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B54" w:rsidRDefault="00372B54" w:rsidP="00372B54">
      <w:pPr>
        <w:rPr>
          <w:rFonts w:ascii="Times New Roman" w:hAnsi="Times New Roman"/>
          <w:u w:val="single"/>
        </w:rPr>
      </w:pPr>
    </w:p>
    <w:p w:rsidR="00372B54" w:rsidRDefault="00372B54" w:rsidP="00372B54">
      <w:pPr>
        <w:rPr>
          <w:rFonts w:ascii="Times New Roman" w:hAnsi="Times New Roman"/>
          <w:u w:val="single"/>
        </w:rPr>
      </w:pPr>
    </w:p>
    <w:p w:rsidR="00372B54" w:rsidRDefault="00372B54" w:rsidP="00372B54">
      <w:pPr>
        <w:rPr>
          <w:rFonts w:ascii="Times New Roman" w:hAnsi="Times New Roman"/>
          <w:u w:val="single"/>
        </w:rPr>
      </w:pPr>
    </w:p>
    <w:p w:rsidR="00372B54" w:rsidRPr="00127044" w:rsidRDefault="00372B54" w:rsidP="00372B54">
      <w:pPr>
        <w:rPr>
          <w:rFonts w:ascii="Times New Roman" w:hAnsi="Times New Roman"/>
          <w:u w:val="single"/>
        </w:rPr>
      </w:pPr>
      <w:r w:rsidRPr="00127044">
        <w:rPr>
          <w:rFonts w:ascii="Times New Roman" w:hAnsi="Times New Roman"/>
          <w:u w:val="single"/>
        </w:rPr>
        <w:t>Mark Emmons</w:t>
      </w:r>
    </w:p>
    <w:p w:rsidR="00372B54" w:rsidRPr="00127044" w:rsidRDefault="00372B54" w:rsidP="00372B54">
      <w:pPr>
        <w:rPr>
          <w:rFonts w:ascii="Times New Roman" w:hAnsi="Times New Roman"/>
          <w:i/>
          <w:sz w:val="14"/>
          <w:szCs w:val="14"/>
        </w:rPr>
      </w:pPr>
      <w:r w:rsidRPr="00127044">
        <w:rPr>
          <w:rFonts w:ascii="Times New Roman" w:hAnsi="Times New Roman"/>
          <w:i/>
          <w:sz w:val="14"/>
          <w:szCs w:val="14"/>
        </w:rPr>
        <w:t>Candidate</w:t>
      </w:r>
    </w:p>
    <w:p w:rsidR="00372B54" w:rsidRPr="00127044" w:rsidRDefault="00372B54" w:rsidP="00372B54">
      <w:pPr>
        <w:jc w:val="center"/>
        <w:rPr>
          <w:rFonts w:ascii="Times New Roman" w:hAnsi="Times New Roman"/>
        </w:rPr>
      </w:pPr>
    </w:p>
    <w:p w:rsidR="00372B54" w:rsidRPr="00127044" w:rsidRDefault="00372B54" w:rsidP="00372B54">
      <w:pPr>
        <w:rPr>
          <w:rFonts w:ascii="Times New Roman" w:hAnsi="Times New Roman"/>
          <w:u w:val="single"/>
        </w:rPr>
      </w:pPr>
      <w:r w:rsidRPr="00127044">
        <w:rPr>
          <w:rFonts w:ascii="Times New Roman" w:hAnsi="Times New Roman"/>
          <w:u w:val="single"/>
        </w:rPr>
        <w:t>Educational Leadership</w:t>
      </w:r>
    </w:p>
    <w:p w:rsidR="00372B54" w:rsidRPr="00127044" w:rsidRDefault="00372B54" w:rsidP="00372B54">
      <w:pPr>
        <w:rPr>
          <w:rFonts w:ascii="Times New Roman" w:hAnsi="Times New Roman"/>
          <w:i/>
          <w:sz w:val="14"/>
          <w:szCs w:val="14"/>
        </w:rPr>
      </w:pPr>
      <w:r w:rsidRPr="00127044">
        <w:rPr>
          <w:rFonts w:ascii="Times New Roman" w:hAnsi="Times New Roman"/>
          <w:i/>
          <w:sz w:val="14"/>
          <w:szCs w:val="14"/>
        </w:rPr>
        <w:t>Department</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rPr>
      </w:pPr>
      <w:r w:rsidRPr="00127044">
        <w:rPr>
          <w:rFonts w:ascii="Times New Roman" w:hAnsi="Times New Roman"/>
        </w:rPr>
        <w:t>This dissertation is approved, and it is acceptable in quality and form for publication:</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i/>
        </w:rPr>
      </w:pPr>
      <w:r w:rsidRPr="00127044">
        <w:rPr>
          <w:rFonts w:ascii="Times New Roman" w:hAnsi="Times New Roman"/>
          <w:i/>
        </w:rPr>
        <w:t>Approved by the Dissertation Committee:</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u w:val="single"/>
        </w:rPr>
      </w:pPr>
      <w:r w:rsidRPr="00127044">
        <w:rPr>
          <w:rFonts w:ascii="Times New Roman" w:hAnsi="Times New Roman"/>
          <w:u w:val="single"/>
        </w:rPr>
        <w:t>Dr. Allison M. Borden, University of New Mexico</w:t>
      </w:r>
    </w:p>
    <w:p w:rsidR="00372B54" w:rsidRPr="00127044" w:rsidRDefault="00372B54" w:rsidP="00372B54">
      <w:pPr>
        <w:rPr>
          <w:rFonts w:ascii="Times New Roman" w:hAnsi="Times New Roman"/>
          <w:u w:val="single"/>
        </w:rPr>
      </w:pPr>
      <w:r w:rsidRPr="00127044">
        <w:rPr>
          <w:rFonts w:ascii="Times New Roman" w:hAnsi="Times New Roman"/>
          <w:i/>
          <w:sz w:val="14"/>
          <w:szCs w:val="14"/>
        </w:rPr>
        <w:t>Chairperson</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u w:val="single"/>
        </w:rPr>
      </w:pPr>
      <w:r w:rsidRPr="00127044">
        <w:rPr>
          <w:rFonts w:ascii="Times New Roman" w:hAnsi="Times New Roman"/>
          <w:u w:val="single"/>
        </w:rPr>
        <w:t>Dr. Alicia F. Chávez, University of New Mexico</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u w:val="single"/>
        </w:rPr>
      </w:pPr>
      <w:r w:rsidRPr="00127044">
        <w:rPr>
          <w:rFonts w:ascii="Times New Roman" w:hAnsi="Times New Roman"/>
          <w:u w:val="single"/>
        </w:rPr>
        <w:t>Dr. Eliseo Torres, University of New Mexico</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u w:val="single"/>
        </w:rPr>
      </w:pPr>
      <w:r w:rsidRPr="00127044">
        <w:rPr>
          <w:rFonts w:ascii="Times New Roman" w:hAnsi="Times New Roman"/>
          <w:u w:val="single"/>
        </w:rPr>
        <w:t>Dr. Ethelene Whitmire, University of Wisconsin</w:t>
      </w:r>
    </w:p>
    <w:p w:rsidR="00372B54" w:rsidRPr="00127044" w:rsidRDefault="00372B54" w:rsidP="00372B54">
      <w:pPr>
        <w:rPr>
          <w:rFonts w:ascii="Times New Roman" w:hAnsi="Times New Roman"/>
        </w:rPr>
      </w:pPr>
    </w:p>
    <w:p w:rsidR="00372B54" w:rsidRPr="00127044" w:rsidRDefault="00372B54" w:rsidP="00372B54">
      <w:pPr>
        <w:rPr>
          <w:rFonts w:ascii="Times New Roman" w:hAnsi="Times New Roman"/>
        </w:rPr>
      </w:pPr>
      <w:r w:rsidRPr="00127044">
        <w:rPr>
          <w:rFonts w:ascii="Times New Roman" w:hAnsi="Times New Roman"/>
        </w:rPr>
        <w:br w:type="page"/>
      </w:r>
    </w:p>
    <w:p w:rsidR="00DA6C92" w:rsidRDefault="00DA6C92">
      <w:pPr>
        <w:rPr>
          <w:rFonts w:ascii="Times New Roman" w:hAnsi="Times New Roman"/>
          <w:b/>
        </w:rPr>
      </w:pPr>
      <w:bookmarkStart w:id="0" w:name="bkPaperTitl"/>
      <w:bookmarkStart w:id="1" w:name="bkAuthor"/>
      <w:bookmarkStart w:id="2" w:name="_Toc279310996"/>
      <w:bookmarkStart w:id="3" w:name="_Toc318374472"/>
      <w:bookmarkStart w:id="4" w:name="_Toc318404356"/>
      <w:bookmarkStart w:id="5" w:name="_Toc318537443"/>
      <w:bookmarkStart w:id="6" w:name="_Toc318670227"/>
      <w:bookmarkStart w:id="7" w:name="_Toc320387042"/>
      <w:bookmarkEnd w:id="0"/>
      <w:bookmarkEnd w:id="1"/>
      <w:r>
        <w:lastRenderedPageBreak/>
        <w:br w:type="page"/>
      </w:r>
    </w:p>
    <w:p w:rsidR="00372B54" w:rsidRPr="00127044" w:rsidRDefault="00372B54" w:rsidP="00372B54">
      <w:pPr>
        <w:pStyle w:val="Heading1fordissertation"/>
      </w:pPr>
    </w:p>
    <w:p w:rsidR="00372B54" w:rsidRPr="00127044" w:rsidRDefault="00372B54" w:rsidP="00372B54">
      <w:pPr>
        <w:pStyle w:val="Heading1fordissertation"/>
        <w:tabs>
          <w:tab w:val="left" w:pos="3540"/>
        </w:tabs>
        <w:jc w:val="left"/>
      </w:pPr>
      <w:r w:rsidRPr="00127044">
        <w:tab/>
      </w:r>
    </w:p>
    <w:p w:rsidR="00372B54" w:rsidRPr="00127044" w:rsidRDefault="00372B54" w:rsidP="00372B54">
      <w:pPr>
        <w:pStyle w:val="Heading1fordissertation"/>
      </w:pPr>
    </w:p>
    <w:p w:rsidR="00372B54" w:rsidRPr="00127044" w:rsidRDefault="00372B54" w:rsidP="00372B54">
      <w:pPr>
        <w:pStyle w:val="Heading1fordissertation"/>
      </w:pPr>
      <w:bookmarkStart w:id="8" w:name="_Toc320475787"/>
      <w:bookmarkStart w:id="9" w:name="_Toc321485821"/>
      <w:bookmarkStart w:id="10" w:name="_Toc321814803"/>
      <w:bookmarkStart w:id="11" w:name="_Toc322177109"/>
      <w:bookmarkStart w:id="12" w:name="_Toc357082329"/>
      <w:r w:rsidRPr="00127044">
        <w:t>THE ACADEMIC LIBRARY IMPACT ON STUDENT PERSISTENCE:</w:t>
      </w:r>
      <w:bookmarkEnd w:id="2"/>
      <w:bookmarkEnd w:id="3"/>
      <w:bookmarkEnd w:id="4"/>
      <w:bookmarkEnd w:id="5"/>
      <w:bookmarkEnd w:id="6"/>
      <w:bookmarkEnd w:id="7"/>
      <w:bookmarkEnd w:id="8"/>
      <w:bookmarkEnd w:id="9"/>
      <w:bookmarkEnd w:id="10"/>
      <w:bookmarkEnd w:id="11"/>
      <w:bookmarkEnd w:id="12"/>
    </w:p>
    <w:p w:rsidR="00372B54" w:rsidRPr="00127044" w:rsidRDefault="00372B54" w:rsidP="00372B54">
      <w:pPr>
        <w:pStyle w:val="Heading1fordissertation"/>
      </w:pPr>
      <w:bookmarkStart w:id="13" w:name="_Toc279310997"/>
      <w:bookmarkStart w:id="14" w:name="_Toc318374473"/>
      <w:bookmarkStart w:id="15" w:name="_Toc318404357"/>
      <w:bookmarkStart w:id="16" w:name="_Toc318537444"/>
      <w:bookmarkStart w:id="17" w:name="_Toc318670228"/>
      <w:bookmarkStart w:id="18" w:name="_Toc320387043"/>
      <w:bookmarkStart w:id="19" w:name="_Toc320475788"/>
      <w:bookmarkStart w:id="20" w:name="_Toc321485822"/>
      <w:bookmarkStart w:id="21" w:name="_Toc321814804"/>
      <w:bookmarkStart w:id="22" w:name="_Toc322177110"/>
      <w:bookmarkStart w:id="23" w:name="_Toc357082330"/>
      <w:r w:rsidRPr="00127044">
        <w:t>TWO MODEL</w:t>
      </w:r>
      <w:bookmarkEnd w:id="13"/>
      <w:bookmarkEnd w:id="14"/>
      <w:bookmarkEnd w:id="15"/>
      <w:bookmarkEnd w:id="16"/>
      <w:bookmarkEnd w:id="17"/>
      <w:bookmarkEnd w:id="18"/>
      <w:bookmarkEnd w:id="19"/>
      <w:r w:rsidRPr="00127044">
        <w:t>S</w:t>
      </w:r>
      <w:bookmarkEnd w:id="20"/>
      <w:bookmarkEnd w:id="21"/>
      <w:bookmarkEnd w:id="22"/>
      <w:bookmarkEnd w:id="23"/>
    </w:p>
    <w:p w:rsidR="00372B54" w:rsidRPr="00127044" w:rsidRDefault="00372B54" w:rsidP="00372B54">
      <w:pPr>
        <w:spacing w:line="480" w:lineRule="auto"/>
        <w:jc w:val="center"/>
        <w:rPr>
          <w:rFonts w:ascii="Times New Roman" w:hAnsi="Times New Roman"/>
          <w:b/>
        </w:rPr>
      </w:pPr>
    </w:p>
    <w:p w:rsidR="00372B54" w:rsidRPr="00127044" w:rsidRDefault="00372B54" w:rsidP="00372B54">
      <w:pPr>
        <w:pStyle w:val="Heading1"/>
        <w:rPr>
          <w:b/>
        </w:rPr>
      </w:pPr>
      <w:r w:rsidRPr="00127044">
        <w:rPr>
          <w:b/>
        </w:rPr>
        <w:t>BY</w:t>
      </w:r>
    </w:p>
    <w:p w:rsidR="00372B54" w:rsidRPr="00127044" w:rsidRDefault="00372B54" w:rsidP="00372B54">
      <w:pPr>
        <w:pStyle w:val="Heading1"/>
        <w:rPr>
          <w:b/>
        </w:rPr>
      </w:pPr>
      <w:bookmarkStart w:id="24" w:name="_Toc278136424"/>
    </w:p>
    <w:p w:rsidR="00372B54" w:rsidRPr="00127044" w:rsidRDefault="00372B54" w:rsidP="00372B54">
      <w:pPr>
        <w:pStyle w:val="Heading1"/>
        <w:rPr>
          <w:b/>
        </w:rPr>
      </w:pPr>
      <w:r w:rsidRPr="00127044">
        <w:rPr>
          <w:b/>
        </w:rPr>
        <w:t>MARK EMMONS</w:t>
      </w:r>
      <w:bookmarkEnd w:id="24"/>
    </w:p>
    <w:p w:rsidR="00372B54" w:rsidRPr="00127044" w:rsidRDefault="00372B54" w:rsidP="00372B54">
      <w:pPr>
        <w:pStyle w:val="Heading1"/>
        <w:spacing w:line="240" w:lineRule="auto"/>
      </w:pPr>
      <w:bookmarkStart w:id="25" w:name="bkAuthorAffil"/>
      <w:bookmarkStart w:id="26" w:name="_Toc278136425"/>
      <w:bookmarkEnd w:id="25"/>
      <w:r w:rsidRPr="00127044">
        <w:t>B.A. Communication Studies, University of California, Los Angeles, 1983</w:t>
      </w:r>
      <w:r w:rsidRPr="00127044">
        <w:br/>
        <w:t>M.L.S. Library &amp; Information Science, University of California, Los Angeles, 1990</w:t>
      </w:r>
      <w:bookmarkEnd w:id="26"/>
    </w:p>
    <w:p w:rsidR="00372B54" w:rsidRPr="00127044" w:rsidRDefault="00372B54" w:rsidP="00372B54">
      <w:pPr>
        <w:pStyle w:val="Heading1"/>
      </w:pPr>
      <w:bookmarkStart w:id="27" w:name="_Toc278136426"/>
    </w:p>
    <w:p w:rsidR="00372B54" w:rsidRPr="00127044" w:rsidRDefault="00372B54" w:rsidP="00372B54">
      <w:pPr>
        <w:pStyle w:val="BodyText"/>
      </w:pPr>
    </w:p>
    <w:p w:rsidR="00372B54" w:rsidRPr="00127044" w:rsidRDefault="00372B54" w:rsidP="00372B54">
      <w:pPr>
        <w:pStyle w:val="BodyText"/>
      </w:pPr>
    </w:p>
    <w:p w:rsidR="00372B54" w:rsidRPr="00127044" w:rsidRDefault="00372B54" w:rsidP="00372B54">
      <w:pPr>
        <w:pStyle w:val="Heading1"/>
      </w:pPr>
    </w:p>
    <w:p w:rsidR="00372B54" w:rsidRPr="00127044" w:rsidRDefault="00372B54" w:rsidP="00372B54">
      <w:pPr>
        <w:pStyle w:val="Heading1"/>
      </w:pPr>
      <w:r w:rsidRPr="00127044">
        <w:t>DISSERTATION</w:t>
      </w:r>
      <w:bookmarkEnd w:id="27"/>
    </w:p>
    <w:p w:rsidR="00372B54" w:rsidRPr="00127044" w:rsidRDefault="00372B54" w:rsidP="00372B54">
      <w:pPr>
        <w:pStyle w:val="Heading1"/>
        <w:spacing w:line="240" w:lineRule="auto"/>
      </w:pPr>
      <w:bookmarkStart w:id="28" w:name="_Toc278136427"/>
      <w:r w:rsidRPr="00127044">
        <w:t>Submitted in Partial Fulfillment of the</w:t>
      </w:r>
      <w:bookmarkEnd w:id="28"/>
    </w:p>
    <w:p w:rsidR="00372B54" w:rsidRPr="00127044" w:rsidRDefault="00372B54" w:rsidP="00372B54">
      <w:pPr>
        <w:pStyle w:val="Heading1"/>
        <w:spacing w:line="240" w:lineRule="auto"/>
      </w:pPr>
      <w:bookmarkStart w:id="29" w:name="_Toc278136428"/>
      <w:r w:rsidRPr="00127044">
        <w:t>Requirements for the Degree of</w:t>
      </w:r>
      <w:bookmarkStart w:id="30" w:name="_Toc278136429"/>
      <w:bookmarkEnd w:id="29"/>
    </w:p>
    <w:p w:rsidR="00372B54" w:rsidRPr="00127044" w:rsidRDefault="00372B54" w:rsidP="00372B54">
      <w:pPr>
        <w:pStyle w:val="Heading1"/>
        <w:spacing w:line="240" w:lineRule="auto"/>
      </w:pPr>
      <w:r w:rsidRPr="00127044">
        <w:t>Doctor of Education</w:t>
      </w:r>
      <w:bookmarkStart w:id="31" w:name="_Toc278136430"/>
      <w:bookmarkEnd w:id="30"/>
    </w:p>
    <w:p w:rsidR="00372B54" w:rsidRPr="00127044" w:rsidRDefault="00372B54" w:rsidP="00372B54">
      <w:pPr>
        <w:pStyle w:val="Heading1"/>
        <w:spacing w:line="240" w:lineRule="auto"/>
      </w:pPr>
    </w:p>
    <w:p w:rsidR="00372B54" w:rsidRPr="00127044" w:rsidRDefault="00372B54" w:rsidP="00372B54">
      <w:pPr>
        <w:pStyle w:val="Heading1"/>
        <w:spacing w:line="240" w:lineRule="auto"/>
      </w:pPr>
      <w:r w:rsidRPr="00127044">
        <w:t>Educational Leadership</w:t>
      </w:r>
      <w:bookmarkEnd w:id="31"/>
    </w:p>
    <w:p w:rsidR="00372B54" w:rsidRPr="00127044" w:rsidRDefault="00372B54" w:rsidP="00372B54">
      <w:pPr>
        <w:pStyle w:val="BodyText"/>
        <w:spacing w:line="240" w:lineRule="auto"/>
        <w:ind w:firstLine="0"/>
        <w:jc w:val="center"/>
      </w:pPr>
    </w:p>
    <w:p w:rsidR="00372B54" w:rsidRPr="00127044" w:rsidRDefault="00372B54" w:rsidP="00372B54">
      <w:pPr>
        <w:pStyle w:val="BodyText"/>
        <w:spacing w:line="240" w:lineRule="auto"/>
        <w:ind w:firstLine="0"/>
        <w:jc w:val="center"/>
      </w:pPr>
      <w:r w:rsidRPr="00127044">
        <w:t>The University of New Mexico</w:t>
      </w:r>
    </w:p>
    <w:p w:rsidR="00372B54" w:rsidRPr="00127044" w:rsidRDefault="00372B54" w:rsidP="00372B54">
      <w:pPr>
        <w:pStyle w:val="BodyText"/>
        <w:spacing w:line="240" w:lineRule="auto"/>
        <w:ind w:firstLine="0"/>
        <w:jc w:val="center"/>
      </w:pPr>
      <w:r w:rsidRPr="00127044">
        <w:t>Albuquerque, New Mexico</w:t>
      </w:r>
    </w:p>
    <w:p w:rsidR="00372B54" w:rsidRPr="00127044" w:rsidRDefault="00372B54" w:rsidP="00372B54">
      <w:pPr>
        <w:pStyle w:val="Heading1"/>
      </w:pPr>
      <w:bookmarkStart w:id="32" w:name="_Toc278136431"/>
    </w:p>
    <w:p w:rsidR="00372B54" w:rsidRPr="00127044" w:rsidRDefault="00372B54" w:rsidP="00372B54">
      <w:pPr>
        <w:pStyle w:val="Heading1"/>
      </w:pPr>
      <w:r w:rsidRPr="00127044">
        <w:t>May 201</w:t>
      </w:r>
      <w:bookmarkEnd w:id="32"/>
      <w:r w:rsidRPr="00127044">
        <w:t>2</w:t>
      </w:r>
    </w:p>
    <w:p w:rsidR="00372B54" w:rsidRPr="00127044" w:rsidRDefault="00372B54" w:rsidP="00372B54">
      <w:pPr>
        <w:pStyle w:val="BodyText"/>
      </w:pPr>
    </w:p>
    <w:p w:rsidR="001A0173" w:rsidRDefault="00372B54">
      <w:pPr>
        <w:rPr>
          <w:rFonts w:ascii="Times New Roman" w:hAnsi="Times New Roman"/>
          <w:b/>
        </w:rPr>
      </w:pPr>
      <w:r w:rsidRPr="00127044">
        <w:rPr>
          <w:rFonts w:ascii="Times New Roman" w:hAnsi="Times New Roman"/>
          <w:b/>
        </w:rPr>
        <w:br w:type="page"/>
      </w:r>
      <w:bookmarkStart w:id="33" w:name="_Toc320475789"/>
      <w:bookmarkStart w:id="34" w:name="_Toc321485823"/>
      <w:bookmarkStart w:id="35" w:name="_Toc321814805"/>
      <w:bookmarkStart w:id="36" w:name="_Toc322177111"/>
      <w:r w:rsidR="001A0173">
        <w:lastRenderedPageBreak/>
        <w:br w:type="page"/>
      </w:r>
    </w:p>
    <w:p w:rsidR="008B7789" w:rsidRDefault="008B7789" w:rsidP="00372B54">
      <w:pPr>
        <w:pStyle w:val="Heading1fordissertation"/>
      </w:pPr>
      <w:bookmarkStart w:id="37" w:name="_Toc357082331"/>
    </w:p>
    <w:p w:rsidR="008B7789" w:rsidRDefault="008B7789" w:rsidP="00372B54">
      <w:pPr>
        <w:pStyle w:val="Heading1fordissertation"/>
      </w:pPr>
    </w:p>
    <w:p w:rsidR="008B7789" w:rsidRDefault="008B7789" w:rsidP="00372B54">
      <w:pPr>
        <w:pStyle w:val="Heading1fordissertation"/>
      </w:pPr>
    </w:p>
    <w:p w:rsidR="00372B54" w:rsidRPr="00127044" w:rsidRDefault="00372B54" w:rsidP="00372B54">
      <w:pPr>
        <w:pStyle w:val="Heading1fordissertation"/>
      </w:pPr>
      <w:r w:rsidRPr="00127044">
        <w:t>DEDICATION</w:t>
      </w:r>
      <w:bookmarkEnd w:id="33"/>
      <w:bookmarkEnd w:id="34"/>
      <w:bookmarkEnd w:id="35"/>
      <w:bookmarkEnd w:id="36"/>
      <w:bookmarkEnd w:id="37"/>
    </w:p>
    <w:p w:rsidR="00372B54" w:rsidRPr="00127044" w:rsidRDefault="00372B54" w:rsidP="00372B54">
      <w:pPr>
        <w:rPr>
          <w:rFonts w:ascii="Times New Roman" w:hAnsi="Times New Roman"/>
        </w:rPr>
      </w:pPr>
      <w:r w:rsidRPr="00127044">
        <w:rPr>
          <w:rFonts w:ascii="Times New Roman" w:hAnsi="Times New Roman"/>
        </w:rPr>
        <w:t>I dedicate my study to every librarian who has made a difference in the life of a student.</w:t>
      </w:r>
    </w:p>
    <w:p w:rsidR="00DA6C92" w:rsidRDefault="00DA6C92">
      <w:pPr>
        <w:rPr>
          <w:rFonts w:ascii="Times New Roman" w:hAnsi="Times New Roman"/>
          <w:b/>
        </w:rPr>
      </w:pPr>
      <w:bookmarkStart w:id="38" w:name="_Toc320475790"/>
      <w:bookmarkStart w:id="39" w:name="_Toc321485824"/>
      <w:bookmarkStart w:id="40" w:name="_Toc321814806"/>
      <w:bookmarkStart w:id="41" w:name="_Toc322177112"/>
      <w:r>
        <w:br w:type="page"/>
      </w:r>
    </w:p>
    <w:p w:rsidR="00D9425C" w:rsidRDefault="00D9425C">
      <w:pPr>
        <w:rPr>
          <w:rFonts w:ascii="Times New Roman" w:hAnsi="Times New Roman"/>
          <w:b/>
        </w:rPr>
      </w:pPr>
      <w:bookmarkStart w:id="42" w:name="_Toc357082332"/>
      <w:r>
        <w:lastRenderedPageBreak/>
        <w:br w:type="page"/>
      </w:r>
    </w:p>
    <w:p w:rsidR="00372B54" w:rsidRPr="00127044" w:rsidRDefault="00372B54" w:rsidP="00372B54">
      <w:pPr>
        <w:pStyle w:val="Heading1fordissertation"/>
      </w:pPr>
      <w:r w:rsidRPr="00127044">
        <w:lastRenderedPageBreak/>
        <w:t>ACKNOWLEDGEMENTS</w:t>
      </w:r>
      <w:bookmarkEnd w:id="38"/>
      <w:bookmarkEnd w:id="39"/>
      <w:bookmarkEnd w:id="40"/>
      <w:bookmarkEnd w:id="41"/>
      <w:bookmarkEnd w:id="42"/>
    </w:p>
    <w:p w:rsidR="00372B54" w:rsidRPr="00127044" w:rsidRDefault="00372B54" w:rsidP="00372B54">
      <w:pPr>
        <w:spacing w:line="480" w:lineRule="auto"/>
        <w:ind w:firstLine="720"/>
        <w:rPr>
          <w:rFonts w:ascii="Times New Roman" w:hAnsi="Times New Roman"/>
        </w:rPr>
      </w:pPr>
      <w:r w:rsidRPr="00127044">
        <w:rPr>
          <w:rFonts w:ascii="Times New Roman" w:hAnsi="Times New Roman"/>
        </w:rPr>
        <w:t>When I first embarked upon my dissertation, I had no idea what a truly solitary activity it could be. I am so grateful that there were so many people who sustained me in my studies. It would have been impossible to complete my research and my writing without guidance from my committee, help from my colleagues, and support from my family and friends.</w:t>
      </w:r>
    </w:p>
    <w:p w:rsidR="00372B54" w:rsidRPr="00127044" w:rsidRDefault="00372B54" w:rsidP="00372B54">
      <w:pPr>
        <w:spacing w:line="480" w:lineRule="auto"/>
        <w:ind w:firstLine="720"/>
        <w:rPr>
          <w:rFonts w:ascii="Times New Roman" w:hAnsi="Times New Roman"/>
        </w:rPr>
      </w:pPr>
      <w:r w:rsidRPr="00127044">
        <w:rPr>
          <w:rFonts w:ascii="Times New Roman" w:hAnsi="Times New Roman"/>
        </w:rPr>
        <w:t>First and foremost, I would like to thank my chairperson, Dr. Allison M. Borden, for her sensible and informed direction and understated counseling. I have learned so much about investigating and expressing my ideas with statistics and translating numbers into words. I enjoyed my meetings with her to discuss my latest additions and my next steps. She truly went beyond the call of duty to make sure that I could graduate with my colleagues. I would also like to thank my original chairperson, Dr. Alicia F. Chávez, in her role as committee member for her encouragement and for keeping me focused on student success. I would like to thank Dr. Ethelene Whitmire for keeping me grounded in librarianship. I would like to thank Dr. Eliseo “Cheo” Torres for his insightful commentary. And I would like to thank Dr. James Selig who stepped in with recommendations on loosening the constraints on my structural equation model when I first realized that it would not fit.</w:t>
      </w:r>
    </w:p>
    <w:p w:rsidR="00372B54" w:rsidRPr="00127044" w:rsidRDefault="00372B54" w:rsidP="00372B54">
      <w:pPr>
        <w:spacing w:line="480" w:lineRule="auto"/>
        <w:ind w:firstLine="720"/>
        <w:rPr>
          <w:rFonts w:ascii="Times New Roman" w:hAnsi="Times New Roman"/>
        </w:rPr>
      </w:pPr>
      <w:r w:rsidRPr="00127044">
        <w:rPr>
          <w:rFonts w:ascii="Times New Roman" w:hAnsi="Times New Roman"/>
        </w:rPr>
        <w:t xml:space="preserve">Members of my Educational Leadership cohort succored me. Fran Wilkinson and I made a pact to enter the program together, work on joint projects when at all possible, and to finish at the same time. Though we could not work on a dissertation together, we agreed to back each other each step of the way. Kathy Alexander joined us and we became a trio, meeting regularly over meals to report our progress, share ideas, and cheer </w:t>
      </w:r>
      <w:r w:rsidRPr="00127044">
        <w:rPr>
          <w:rFonts w:ascii="Times New Roman" w:hAnsi="Times New Roman"/>
        </w:rPr>
        <w:lastRenderedPageBreak/>
        <w:t>each other’s success and spirits. Thanks to each other, we all made it and will be marching forward together.</w:t>
      </w:r>
    </w:p>
    <w:p w:rsidR="00372B54" w:rsidRPr="00127044" w:rsidRDefault="00372B54" w:rsidP="00372B54">
      <w:pPr>
        <w:spacing w:line="480" w:lineRule="auto"/>
        <w:ind w:firstLine="720"/>
        <w:rPr>
          <w:rFonts w:ascii="Times New Roman" w:hAnsi="Times New Roman"/>
        </w:rPr>
      </w:pPr>
      <w:r w:rsidRPr="00127044">
        <w:rPr>
          <w:rFonts w:ascii="Times New Roman" w:hAnsi="Times New Roman"/>
        </w:rPr>
        <w:t xml:space="preserve">No thanks would be complete without my family. My wife Loraine and my daughters Michelle and Natalie put up with me as I abandoned them for many weekends holed up at the formal dining room table that became my office or on the bed in the master bedroom stretched out with my laptop surrounded by books and papers. My neglected chores somehow always got done. But, more important was the encouragement they gave me and the patience they showed as my work on my dissertation stretched on. </w:t>
      </w:r>
    </w:p>
    <w:p w:rsidR="00372B54" w:rsidRPr="00127044" w:rsidRDefault="00372B54" w:rsidP="00372B54">
      <w:pPr>
        <w:spacing w:line="480" w:lineRule="auto"/>
        <w:ind w:firstLine="720"/>
        <w:rPr>
          <w:rFonts w:ascii="Times New Roman" w:hAnsi="Times New Roman"/>
        </w:rPr>
      </w:pPr>
      <w:r w:rsidRPr="00127044">
        <w:rPr>
          <w:rFonts w:ascii="Times New Roman" w:hAnsi="Times New Roman"/>
        </w:rPr>
        <w:t>My parents passed away years before I began the Educational Leadership program at the University of New Mexico, but I wouldn’t be pursuing a doctoral degree unless they had laid the foundations that made me value education. Finally, I would like to thank my grandpa, Frank Bottarini. He dropped out of school after eighth grade to apprentice and work his way up to a career as a master machinist. He always valued “practical” learning and would tease me with a twinkle in his eye about my “book” learning, calling me “perfessor” long before I even considered becoming one. He helped found a union local back in the days of union busting. He was a leader of men and much of what I believe about leadership I learned sitting on the arm of his armchair.</w:t>
      </w:r>
      <w:r w:rsidRPr="00127044">
        <w:rPr>
          <w:rFonts w:ascii="Times New Roman" w:hAnsi="Times New Roman"/>
        </w:rPr>
        <w:br w:type="page"/>
      </w:r>
    </w:p>
    <w:p w:rsidR="00372B54" w:rsidRPr="00127044" w:rsidRDefault="00372B54" w:rsidP="00372B54">
      <w:pPr>
        <w:spacing w:line="480" w:lineRule="auto"/>
        <w:jc w:val="center"/>
        <w:rPr>
          <w:rFonts w:ascii="Times New Roman" w:hAnsi="Times New Roman"/>
          <w:b/>
        </w:rPr>
      </w:pPr>
      <w:r w:rsidRPr="00127044">
        <w:rPr>
          <w:rFonts w:ascii="Times New Roman" w:hAnsi="Times New Roman"/>
          <w:b/>
        </w:rPr>
        <w:lastRenderedPageBreak/>
        <w:t xml:space="preserve">THE ACADEMIC LIBRARY IMPACT ON STUDENT PERSISTENCE: </w:t>
      </w:r>
    </w:p>
    <w:p w:rsidR="00372B54" w:rsidRPr="00127044" w:rsidRDefault="00372B54" w:rsidP="00372B54">
      <w:pPr>
        <w:pStyle w:val="Heading1"/>
        <w:rPr>
          <w:b/>
        </w:rPr>
      </w:pPr>
      <w:bookmarkStart w:id="43" w:name="_Toc278136432"/>
      <w:r w:rsidRPr="00127044">
        <w:rPr>
          <w:b/>
        </w:rPr>
        <w:t>TWO MODEL</w:t>
      </w:r>
      <w:bookmarkEnd w:id="43"/>
      <w:r w:rsidRPr="00127044">
        <w:rPr>
          <w:b/>
        </w:rPr>
        <w:t>S</w:t>
      </w:r>
    </w:p>
    <w:p w:rsidR="00372B54" w:rsidRPr="00127044" w:rsidRDefault="00372B54" w:rsidP="00372B54">
      <w:pPr>
        <w:pStyle w:val="BodyText"/>
      </w:pPr>
    </w:p>
    <w:p w:rsidR="00372B54" w:rsidRPr="00127044" w:rsidRDefault="00372B54" w:rsidP="00372B54">
      <w:pPr>
        <w:pStyle w:val="BodyText"/>
        <w:ind w:firstLine="0"/>
        <w:jc w:val="center"/>
      </w:pPr>
      <w:r w:rsidRPr="00127044">
        <w:t>by</w:t>
      </w:r>
    </w:p>
    <w:p w:rsidR="00372B54" w:rsidRPr="00127044" w:rsidRDefault="00372B54" w:rsidP="00372B54">
      <w:pPr>
        <w:pStyle w:val="Heading1"/>
        <w:spacing w:line="240" w:lineRule="auto"/>
        <w:rPr>
          <w:b/>
        </w:rPr>
      </w:pPr>
      <w:bookmarkStart w:id="44" w:name="_Toc278136433"/>
      <w:r w:rsidRPr="00127044">
        <w:rPr>
          <w:b/>
        </w:rPr>
        <w:t>Mark Emmons</w:t>
      </w:r>
      <w:bookmarkEnd w:id="44"/>
      <w:r w:rsidRPr="00127044">
        <w:rPr>
          <w:b/>
        </w:rPr>
        <w:br/>
      </w:r>
    </w:p>
    <w:p w:rsidR="00372B54" w:rsidRPr="00127044" w:rsidRDefault="00372B54" w:rsidP="00372B54">
      <w:pPr>
        <w:pStyle w:val="Heading1"/>
        <w:spacing w:line="240" w:lineRule="auto"/>
      </w:pPr>
      <w:bookmarkStart w:id="45" w:name="_Toc278136434"/>
      <w:r w:rsidRPr="00127044">
        <w:t>B.A. Communication Studies, University of California, Los Angeles, 1983</w:t>
      </w:r>
      <w:bookmarkEnd w:id="45"/>
    </w:p>
    <w:p w:rsidR="00372B54" w:rsidRPr="00127044" w:rsidRDefault="00372B54" w:rsidP="00372B54">
      <w:pPr>
        <w:pStyle w:val="Heading1"/>
        <w:spacing w:line="240" w:lineRule="auto"/>
      </w:pPr>
      <w:bookmarkStart w:id="46" w:name="_Toc278136435"/>
      <w:r w:rsidRPr="00127044">
        <w:t>M.L.S. Library &amp; Information Science, University of California, Los Angeles, 1990</w:t>
      </w:r>
      <w:bookmarkEnd w:id="46"/>
    </w:p>
    <w:p w:rsidR="00372B54" w:rsidRPr="00127044" w:rsidRDefault="00372B54" w:rsidP="00372B54">
      <w:pPr>
        <w:pStyle w:val="Heading1"/>
        <w:spacing w:line="240" w:lineRule="auto"/>
      </w:pPr>
      <w:bookmarkStart w:id="47" w:name="_Toc278136436"/>
      <w:r w:rsidRPr="00127044">
        <w:t>Ed.D. Educational Leadership, University of New Mexico, 201</w:t>
      </w:r>
      <w:bookmarkEnd w:id="47"/>
      <w:r w:rsidRPr="00127044">
        <w:t>2</w:t>
      </w:r>
    </w:p>
    <w:p w:rsidR="00372B54" w:rsidRPr="00127044" w:rsidRDefault="00372B54" w:rsidP="00372B54">
      <w:pPr>
        <w:pStyle w:val="BodyText"/>
        <w:ind w:firstLine="0"/>
      </w:pPr>
    </w:p>
    <w:p w:rsidR="00372B54" w:rsidRPr="00127044" w:rsidRDefault="00372B54" w:rsidP="00372B54">
      <w:pPr>
        <w:pStyle w:val="Heading1"/>
        <w:jc w:val="left"/>
        <w:rPr>
          <w:b/>
        </w:rPr>
      </w:pPr>
      <w:bookmarkStart w:id="48" w:name="_Toc278136437"/>
    </w:p>
    <w:p w:rsidR="00372B54" w:rsidRPr="00127044" w:rsidRDefault="00372B54" w:rsidP="00372B54">
      <w:pPr>
        <w:pStyle w:val="Heading1fordissertation"/>
      </w:pPr>
      <w:bookmarkStart w:id="49" w:name="_Toc320475791"/>
      <w:bookmarkStart w:id="50" w:name="_Toc321485825"/>
      <w:bookmarkStart w:id="51" w:name="_Toc321814807"/>
      <w:bookmarkStart w:id="52" w:name="_Toc322177113"/>
      <w:bookmarkStart w:id="53" w:name="_Toc357082333"/>
      <w:r w:rsidRPr="00127044">
        <w:t>ABSTRACT</w:t>
      </w:r>
      <w:bookmarkEnd w:id="48"/>
      <w:bookmarkEnd w:id="49"/>
      <w:bookmarkEnd w:id="50"/>
      <w:bookmarkEnd w:id="51"/>
      <w:bookmarkEnd w:id="52"/>
      <w:bookmarkEnd w:id="53"/>
    </w:p>
    <w:p w:rsidR="00372B54" w:rsidRPr="00127044" w:rsidRDefault="00372B54" w:rsidP="00372B54">
      <w:pPr>
        <w:pStyle w:val="Heading1"/>
        <w:jc w:val="left"/>
        <w:rPr>
          <w:color w:val="000000"/>
          <w:szCs w:val="24"/>
        </w:rPr>
      </w:pPr>
      <w:bookmarkStart w:id="54" w:name="bkAbstract"/>
      <w:bookmarkEnd w:id="54"/>
      <w:r w:rsidRPr="00127044">
        <w:t xml:space="preserve">The study assessed the impact the academic library has upon student persistence by analyzing two models: (1) a structural equation model that added a library construct to an existing model of student persistence with constructs for academic performance, academic integration, institutional support, intent to persist, and persistence and (2) a multiple regression model. The measures for the library construct included librarians, expenditures, materials circulated, and instruction. Data from the 2006 Integrated Postsecondary Education Data System, Academic Libraries Survey, and the National Survey of Student Engagement served as variables for the constructs and yielded a sample of 497 institutions. The structural equation model did not fit and did not explain the nature of the relationship between the academic library and student persistence. The taxonomy of multiple regression models analyzing the relationship between graduation and the independent variables from the structural equation model revealed that an increase in the ratio of librarians to students or an increase in library expenditures per </w:t>
      </w:r>
      <w:r w:rsidRPr="00127044">
        <w:lastRenderedPageBreak/>
        <w:t xml:space="preserve">student predict a higher graduation rate. The lack of fit in the structural equation model is </w:t>
      </w:r>
      <w:r w:rsidRPr="00127044">
        <w:rPr>
          <w:szCs w:val="24"/>
        </w:rPr>
        <w:t xml:space="preserve">likely due to the inadequacy of library input and output measures that indicate size more than quality. The results suggest that librarians need to devise outcome and value measures at their local institutions and that national library organizations need to </w:t>
      </w:r>
      <w:r w:rsidRPr="00127044">
        <w:rPr>
          <w:color w:val="000000"/>
          <w:szCs w:val="24"/>
        </w:rPr>
        <w:t xml:space="preserve">develop measures and techniques that can be used by administrators to make decisions when allocating resources and by researchers to demonstrate the academic library’s impact upon student success. </w:t>
      </w:r>
    </w:p>
    <w:p w:rsidR="00372B54" w:rsidRPr="00127044" w:rsidRDefault="00372B54" w:rsidP="00372B54">
      <w:pPr>
        <w:pStyle w:val="BodyText"/>
      </w:pPr>
    </w:p>
    <w:p w:rsidR="00372B54" w:rsidRPr="00127044" w:rsidRDefault="00372B54" w:rsidP="00372B54">
      <w:pPr>
        <w:pStyle w:val="BodyText"/>
        <w:ind w:firstLine="0"/>
      </w:pPr>
      <w:r w:rsidRPr="00127044">
        <w:rPr>
          <w:i/>
        </w:rPr>
        <w:t>Keywords:</w:t>
      </w:r>
      <w:r w:rsidRPr="00127044">
        <w:t xml:space="preserve"> academic libraries, college students, </w:t>
      </w:r>
      <w:r>
        <w:t xml:space="preserve">academic </w:t>
      </w:r>
      <w:r w:rsidRPr="00127044">
        <w:t xml:space="preserve">persistence, </w:t>
      </w:r>
      <w:r>
        <w:t xml:space="preserve">assessment, evaluation, measurement, </w:t>
      </w:r>
      <w:r w:rsidRPr="00127044">
        <w:t>outcomes, impact, value, structural equation modeling, multiple regression</w:t>
      </w:r>
      <w:r>
        <w:t xml:space="preserve"> analysis</w:t>
      </w:r>
    </w:p>
    <w:p w:rsidR="00372B54" w:rsidRPr="00127044" w:rsidRDefault="00372B54" w:rsidP="00372B54">
      <w:pPr>
        <w:pStyle w:val="Heading1fordissertation"/>
      </w:pPr>
      <w:r w:rsidRPr="00127044">
        <w:br w:type="page"/>
      </w:r>
      <w:bookmarkStart w:id="55" w:name="_Toc321485826"/>
      <w:bookmarkStart w:id="56" w:name="_Toc321814808"/>
      <w:bookmarkStart w:id="57" w:name="_Toc322177114"/>
      <w:bookmarkStart w:id="58" w:name="_Toc357082334"/>
      <w:r w:rsidRPr="00127044">
        <w:lastRenderedPageBreak/>
        <w:t>TABLE OF CONTENTS</w:t>
      </w:r>
      <w:bookmarkEnd w:id="55"/>
      <w:bookmarkEnd w:id="56"/>
      <w:bookmarkEnd w:id="57"/>
      <w:bookmarkEnd w:id="58"/>
    </w:p>
    <w:p w:rsidR="00C40C59" w:rsidRDefault="00372B54" w:rsidP="00C40C59">
      <w:pPr>
        <w:pStyle w:val="TOC1"/>
        <w:rPr>
          <w:rFonts w:asciiTheme="minorHAnsi" w:eastAsiaTheme="minorEastAsia" w:hAnsiTheme="minorHAnsi" w:cstheme="minorBidi"/>
          <w:noProof/>
          <w:sz w:val="22"/>
          <w:szCs w:val="22"/>
        </w:rPr>
      </w:pPr>
      <w:r w:rsidRPr="00127044">
        <w:rPr>
          <w:rFonts w:ascii="Times New Roman" w:hAnsi="Times New Roman"/>
        </w:rPr>
        <w:fldChar w:fldCharType="begin"/>
      </w:r>
      <w:r w:rsidRPr="00127044">
        <w:rPr>
          <w:rFonts w:ascii="Times New Roman" w:hAnsi="Times New Roman"/>
        </w:rPr>
        <w:instrText xml:space="preserve"> TOC \h \z \t "Heading 2 for dissertation,2,Heading 1 for dissertation,1,Heading 3 for dissertation,3" </w:instrText>
      </w:r>
      <w:r w:rsidRPr="00127044">
        <w:rPr>
          <w:rFonts w:ascii="Times New Roman" w:hAnsi="Times New Roman"/>
        </w:rPr>
        <w:fldChar w:fldCharType="separate"/>
      </w:r>
      <w:hyperlink w:anchor="_Toc357082337" w:history="1">
        <w:r w:rsidR="00C40C59" w:rsidRPr="00645A6A">
          <w:rPr>
            <w:rStyle w:val="Hyperlink"/>
            <w:noProof/>
          </w:rPr>
          <w:t>CHAPTER 1:</w:t>
        </w:r>
        <w:r w:rsidR="00C40C59">
          <w:rPr>
            <w:rStyle w:val="Hyperlink"/>
            <w:noProof/>
          </w:rPr>
          <w:t xml:space="preserve"> </w:t>
        </w:r>
        <w:r w:rsidR="00C40C59" w:rsidRPr="00C40C59">
          <w:rPr>
            <w:rStyle w:val="Hyperlink"/>
            <w:noProof/>
          </w:rPr>
          <w:t>INTRODUCTION</w:t>
        </w:r>
        <w:r w:rsidR="00C40C59">
          <w:rPr>
            <w:noProof/>
            <w:webHidden/>
          </w:rPr>
          <w:tab/>
        </w:r>
        <w:r w:rsidR="00C40C59">
          <w:rPr>
            <w:noProof/>
            <w:webHidden/>
          </w:rPr>
          <w:fldChar w:fldCharType="begin"/>
        </w:r>
        <w:r w:rsidR="00C40C59">
          <w:rPr>
            <w:noProof/>
            <w:webHidden/>
          </w:rPr>
          <w:instrText xml:space="preserve"> PAGEREF _Toc357082337 \h </w:instrText>
        </w:r>
        <w:r w:rsidR="00C40C59">
          <w:rPr>
            <w:noProof/>
            <w:webHidden/>
          </w:rPr>
        </w:r>
        <w:r w:rsidR="00C40C59">
          <w:rPr>
            <w:noProof/>
            <w:webHidden/>
          </w:rPr>
          <w:fldChar w:fldCharType="separate"/>
        </w:r>
        <w:r w:rsidR="00882568">
          <w:rPr>
            <w:noProof/>
            <w:webHidden/>
          </w:rPr>
          <w:t>1</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39" w:history="1">
        <w:r w:rsidR="00C40C59" w:rsidRPr="00645A6A">
          <w:rPr>
            <w:rStyle w:val="Hyperlink"/>
            <w:noProof/>
          </w:rPr>
          <w:t>Impact and Value Measures in Academic Libraries</w:t>
        </w:r>
        <w:r w:rsidR="00C40C59">
          <w:rPr>
            <w:noProof/>
            <w:webHidden/>
          </w:rPr>
          <w:tab/>
        </w:r>
        <w:r w:rsidR="00C40C59">
          <w:rPr>
            <w:noProof/>
            <w:webHidden/>
          </w:rPr>
          <w:fldChar w:fldCharType="begin"/>
        </w:r>
        <w:r w:rsidR="00C40C59">
          <w:rPr>
            <w:noProof/>
            <w:webHidden/>
          </w:rPr>
          <w:instrText xml:space="preserve"> PAGEREF _Toc357082339 \h </w:instrText>
        </w:r>
        <w:r w:rsidR="00C40C59">
          <w:rPr>
            <w:noProof/>
            <w:webHidden/>
          </w:rPr>
        </w:r>
        <w:r w:rsidR="00C40C59">
          <w:rPr>
            <w:noProof/>
            <w:webHidden/>
          </w:rPr>
          <w:fldChar w:fldCharType="separate"/>
        </w:r>
        <w:r w:rsidR="00882568">
          <w:rPr>
            <w:noProof/>
            <w:webHidden/>
          </w:rPr>
          <w:t>2</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0" w:history="1">
        <w:r w:rsidR="00C40C59" w:rsidRPr="00645A6A">
          <w:rPr>
            <w:rStyle w:val="Hyperlink"/>
            <w:noProof/>
          </w:rPr>
          <w:t>Library Associations</w:t>
        </w:r>
        <w:r w:rsidR="00C40C59">
          <w:rPr>
            <w:noProof/>
            <w:webHidden/>
          </w:rPr>
          <w:tab/>
        </w:r>
        <w:r w:rsidR="00C40C59">
          <w:rPr>
            <w:noProof/>
            <w:webHidden/>
          </w:rPr>
          <w:fldChar w:fldCharType="begin"/>
        </w:r>
        <w:r w:rsidR="00C40C59">
          <w:rPr>
            <w:noProof/>
            <w:webHidden/>
          </w:rPr>
          <w:instrText xml:space="preserve"> PAGEREF _Toc357082340 \h </w:instrText>
        </w:r>
        <w:r w:rsidR="00C40C59">
          <w:rPr>
            <w:noProof/>
            <w:webHidden/>
          </w:rPr>
        </w:r>
        <w:r w:rsidR="00C40C59">
          <w:rPr>
            <w:noProof/>
            <w:webHidden/>
          </w:rPr>
          <w:fldChar w:fldCharType="separate"/>
        </w:r>
        <w:r w:rsidR="00882568">
          <w:rPr>
            <w:noProof/>
            <w:webHidden/>
          </w:rPr>
          <w:t>3</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1" w:history="1">
        <w:r w:rsidR="00C40C59" w:rsidRPr="00645A6A">
          <w:rPr>
            <w:rStyle w:val="Hyperlink"/>
            <w:noProof/>
          </w:rPr>
          <w:t>Accountability in Higher Education</w:t>
        </w:r>
        <w:r w:rsidR="00C40C59">
          <w:rPr>
            <w:noProof/>
            <w:webHidden/>
          </w:rPr>
          <w:tab/>
        </w:r>
        <w:r w:rsidR="00C40C59">
          <w:rPr>
            <w:noProof/>
            <w:webHidden/>
          </w:rPr>
          <w:fldChar w:fldCharType="begin"/>
        </w:r>
        <w:r w:rsidR="00C40C59">
          <w:rPr>
            <w:noProof/>
            <w:webHidden/>
          </w:rPr>
          <w:instrText xml:space="preserve"> PAGEREF _Toc357082341 \h </w:instrText>
        </w:r>
        <w:r w:rsidR="00C40C59">
          <w:rPr>
            <w:noProof/>
            <w:webHidden/>
          </w:rPr>
        </w:r>
        <w:r w:rsidR="00C40C59">
          <w:rPr>
            <w:noProof/>
            <w:webHidden/>
          </w:rPr>
          <w:fldChar w:fldCharType="separate"/>
        </w:r>
        <w:r w:rsidR="00882568">
          <w:rPr>
            <w:noProof/>
            <w:webHidden/>
          </w:rPr>
          <w:t>7</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2" w:history="1">
        <w:r w:rsidR="00C40C59" w:rsidRPr="00645A6A">
          <w:rPr>
            <w:rStyle w:val="Hyperlink"/>
            <w:noProof/>
          </w:rPr>
          <w:t>Additional Factors</w:t>
        </w:r>
        <w:r w:rsidR="00C40C59">
          <w:rPr>
            <w:noProof/>
            <w:webHidden/>
          </w:rPr>
          <w:tab/>
        </w:r>
        <w:r w:rsidR="00C40C59">
          <w:rPr>
            <w:noProof/>
            <w:webHidden/>
          </w:rPr>
          <w:fldChar w:fldCharType="begin"/>
        </w:r>
        <w:r w:rsidR="00C40C59">
          <w:rPr>
            <w:noProof/>
            <w:webHidden/>
          </w:rPr>
          <w:instrText xml:space="preserve"> PAGEREF _Toc357082342 \h </w:instrText>
        </w:r>
        <w:r w:rsidR="00C40C59">
          <w:rPr>
            <w:noProof/>
            <w:webHidden/>
          </w:rPr>
        </w:r>
        <w:r w:rsidR="00C40C59">
          <w:rPr>
            <w:noProof/>
            <w:webHidden/>
          </w:rPr>
          <w:fldChar w:fldCharType="separate"/>
        </w:r>
        <w:r w:rsidR="00882568">
          <w:rPr>
            <w:noProof/>
            <w:webHidden/>
          </w:rPr>
          <w:t>9</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43" w:history="1">
        <w:r w:rsidR="00C40C59" w:rsidRPr="00645A6A">
          <w:rPr>
            <w:rStyle w:val="Hyperlink"/>
            <w:noProof/>
          </w:rPr>
          <w:t>Scarce Resources.</w:t>
        </w:r>
        <w:r w:rsidR="00C40C59">
          <w:rPr>
            <w:noProof/>
            <w:webHidden/>
          </w:rPr>
          <w:tab/>
        </w:r>
        <w:r w:rsidR="00C40C59">
          <w:rPr>
            <w:noProof/>
            <w:webHidden/>
          </w:rPr>
          <w:fldChar w:fldCharType="begin"/>
        </w:r>
        <w:r w:rsidR="00C40C59">
          <w:rPr>
            <w:noProof/>
            <w:webHidden/>
          </w:rPr>
          <w:instrText xml:space="preserve"> PAGEREF _Toc357082343 \h </w:instrText>
        </w:r>
        <w:r w:rsidR="00C40C59">
          <w:rPr>
            <w:noProof/>
            <w:webHidden/>
          </w:rPr>
        </w:r>
        <w:r w:rsidR="00C40C59">
          <w:rPr>
            <w:noProof/>
            <w:webHidden/>
          </w:rPr>
          <w:fldChar w:fldCharType="separate"/>
        </w:r>
        <w:r w:rsidR="00882568">
          <w:rPr>
            <w:noProof/>
            <w:webHidden/>
          </w:rPr>
          <w:t>9</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44" w:history="1">
        <w:r w:rsidR="00C40C59" w:rsidRPr="00645A6A">
          <w:rPr>
            <w:rStyle w:val="Hyperlink"/>
            <w:noProof/>
          </w:rPr>
          <w:t>Competition</w:t>
        </w:r>
        <w:r w:rsidR="00C40C59">
          <w:rPr>
            <w:noProof/>
            <w:webHidden/>
          </w:rPr>
          <w:tab/>
        </w:r>
        <w:r w:rsidR="00C40C59">
          <w:rPr>
            <w:noProof/>
            <w:webHidden/>
          </w:rPr>
          <w:fldChar w:fldCharType="begin"/>
        </w:r>
        <w:r w:rsidR="00C40C59">
          <w:rPr>
            <w:noProof/>
            <w:webHidden/>
          </w:rPr>
          <w:instrText xml:space="preserve"> PAGEREF _Toc357082344 \h </w:instrText>
        </w:r>
        <w:r w:rsidR="00C40C59">
          <w:rPr>
            <w:noProof/>
            <w:webHidden/>
          </w:rPr>
        </w:r>
        <w:r w:rsidR="00C40C59">
          <w:rPr>
            <w:noProof/>
            <w:webHidden/>
          </w:rPr>
          <w:fldChar w:fldCharType="separate"/>
        </w:r>
        <w:r w:rsidR="00882568">
          <w:rPr>
            <w:noProof/>
            <w:webHidden/>
          </w:rPr>
          <w:t>10</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5" w:history="1">
        <w:r w:rsidR="00C40C59" w:rsidRPr="00645A6A">
          <w:rPr>
            <w:rStyle w:val="Hyperlink"/>
            <w:noProof/>
          </w:rPr>
          <w:t>Justification</w:t>
        </w:r>
        <w:r w:rsidR="00C40C59">
          <w:rPr>
            <w:noProof/>
            <w:webHidden/>
          </w:rPr>
          <w:tab/>
        </w:r>
        <w:r w:rsidR="00C40C59">
          <w:rPr>
            <w:noProof/>
            <w:webHidden/>
          </w:rPr>
          <w:fldChar w:fldCharType="begin"/>
        </w:r>
        <w:r w:rsidR="00C40C59">
          <w:rPr>
            <w:noProof/>
            <w:webHidden/>
          </w:rPr>
          <w:instrText xml:space="preserve"> PAGEREF _Toc357082345 \h </w:instrText>
        </w:r>
        <w:r w:rsidR="00C40C59">
          <w:rPr>
            <w:noProof/>
            <w:webHidden/>
          </w:rPr>
        </w:r>
        <w:r w:rsidR="00C40C59">
          <w:rPr>
            <w:noProof/>
            <w:webHidden/>
          </w:rPr>
          <w:fldChar w:fldCharType="separate"/>
        </w:r>
        <w:r w:rsidR="00882568">
          <w:rPr>
            <w:noProof/>
            <w:webHidden/>
          </w:rPr>
          <w:t>10</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6" w:history="1">
        <w:r w:rsidR="00C40C59" w:rsidRPr="00645A6A">
          <w:rPr>
            <w:rStyle w:val="Hyperlink"/>
            <w:noProof/>
          </w:rPr>
          <w:t>Value: Models and Definitions</w:t>
        </w:r>
        <w:r w:rsidR="00C40C59">
          <w:rPr>
            <w:noProof/>
            <w:webHidden/>
          </w:rPr>
          <w:tab/>
        </w:r>
        <w:r w:rsidR="00C40C59">
          <w:rPr>
            <w:noProof/>
            <w:webHidden/>
          </w:rPr>
          <w:fldChar w:fldCharType="begin"/>
        </w:r>
        <w:r w:rsidR="00C40C59">
          <w:rPr>
            <w:noProof/>
            <w:webHidden/>
          </w:rPr>
          <w:instrText xml:space="preserve"> PAGEREF _Toc357082346 \h </w:instrText>
        </w:r>
        <w:r w:rsidR="00C40C59">
          <w:rPr>
            <w:noProof/>
            <w:webHidden/>
          </w:rPr>
        </w:r>
        <w:r w:rsidR="00C40C59">
          <w:rPr>
            <w:noProof/>
            <w:webHidden/>
          </w:rPr>
          <w:fldChar w:fldCharType="separate"/>
        </w:r>
        <w:r w:rsidR="00882568">
          <w:rPr>
            <w:noProof/>
            <w:webHidden/>
          </w:rPr>
          <w:t>11</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7" w:history="1">
        <w:r w:rsidR="00C40C59" w:rsidRPr="00645A6A">
          <w:rPr>
            <w:rStyle w:val="Hyperlink"/>
            <w:noProof/>
          </w:rPr>
          <w:t>Additional Definitions of Value</w:t>
        </w:r>
        <w:r w:rsidR="00C40C59">
          <w:rPr>
            <w:noProof/>
            <w:webHidden/>
          </w:rPr>
          <w:tab/>
        </w:r>
        <w:r w:rsidR="00C40C59">
          <w:rPr>
            <w:noProof/>
            <w:webHidden/>
          </w:rPr>
          <w:fldChar w:fldCharType="begin"/>
        </w:r>
        <w:r w:rsidR="00C40C59">
          <w:rPr>
            <w:noProof/>
            <w:webHidden/>
          </w:rPr>
          <w:instrText xml:space="preserve"> PAGEREF _Toc357082347 \h </w:instrText>
        </w:r>
        <w:r w:rsidR="00C40C59">
          <w:rPr>
            <w:noProof/>
            <w:webHidden/>
          </w:rPr>
        </w:r>
        <w:r w:rsidR="00C40C59">
          <w:rPr>
            <w:noProof/>
            <w:webHidden/>
          </w:rPr>
          <w:fldChar w:fldCharType="separate"/>
        </w:r>
        <w:r w:rsidR="00882568">
          <w:rPr>
            <w:noProof/>
            <w:webHidden/>
          </w:rPr>
          <w:t>16</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48" w:history="1">
        <w:r w:rsidR="00C40C59" w:rsidRPr="00645A6A">
          <w:rPr>
            <w:rStyle w:val="Hyperlink"/>
            <w:noProof/>
          </w:rPr>
          <w:t>Persistence</w:t>
        </w:r>
        <w:r w:rsidR="00C40C59">
          <w:rPr>
            <w:noProof/>
            <w:webHidden/>
          </w:rPr>
          <w:tab/>
        </w:r>
        <w:r w:rsidR="00C40C59">
          <w:rPr>
            <w:noProof/>
            <w:webHidden/>
          </w:rPr>
          <w:fldChar w:fldCharType="begin"/>
        </w:r>
        <w:r w:rsidR="00C40C59">
          <w:rPr>
            <w:noProof/>
            <w:webHidden/>
          </w:rPr>
          <w:instrText xml:space="preserve"> PAGEREF _Toc357082348 \h </w:instrText>
        </w:r>
        <w:r w:rsidR="00C40C59">
          <w:rPr>
            <w:noProof/>
            <w:webHidden/>
          </w:rPr>
        </w:r>
        <w:r w:rsidR="00C40C59">
          <w:rPr>
            <w:noProof/>
            <w:webHidden/>
          </w:rPr>
          <w:fldChar w:fldCharType="separate"/>
        </w:r>
        <w:r w:rsidR="00882568">
          <w:rPr>
            <w:noProof/>
            <w:webHidden/>
          </w:rPr>
          <w:t>17</w:t>
        </w:r>
        <w:r w:rsidR="00C40C59">
          <w:rPr>
            <w:noProof/>
            <w:webHidden/>
          </w:rPr>
          <w:fldChar w:fldCharType="end"/>
        </w:r>
      </w:hyperlink>
    </w:p>
    <w:p w:rsidR="00C40C59" w:rsidRDefault="000A5C52" w:rsidP="00C40C59">
      <w:pPr>
        <w:pStyle w:val="TOC2"/>
        <w:tabs>
          <w:tab w:val="right" w:leader="dot" w:pos="8630"/>
        </w:tabs>
        <w:spacing w:line="480" w:lineRule="auto"/>
        <w:rPr>
          <w:rStyle w:val="Hyperlink"/>
          <w:noProof/>
        </w:rPr>
      </w:pPr>
      <w:hyperlink w:anchor="_Toc357082349" w:history="1">
        <w:r w:rsidR="00C40C59" w:rsidRPr="00645A6A">
          <w:rPr>
            <w:rStyle w:val="Hyperlink"/>
            <w:noProof/>
          </w:rPr>
          <w:t>Research Question and Hypothesized Model</w:t>
        </w:r>
        <w:r w:rsidR="00C40C59">
          <w:rPr>
            <w:noProof/>
            <w:webHidden/>
          </w:rPr>
          <w:tab/>
        </w:r>
        <w:r w:rsidR="00C40C59">
          <w:rPr>
            <w:noProof/>
            <w:webHidden/>
          </w:rPr>
          <w:fldChar w:fldCharType="begin"/>
        </w:r>
        <w:r w:rsidR="00C40C59">
          <w:rPr>
            <w:noProof/>
            <w:webHidden/>
          </w:rPr>
          <w:instrText xml:space="preserve"> PAGEREF _Toc357082349 \h </w:instrText>
        </w:r>
        <w:r w:rsidR="00C40C59">
          <w:rPr>
            <w:noProof/>
            <w:webHidden/>
          </w:rPr>
        </w:r>
        <w:r w:rsidR="00C40C59">
          <w:rPr>
            <w:noProof/>
            <w:webHidden/>
          </w:rPr>
          <w:fldChar w:fldCharType="separate"/>
        </w:r>
        <w:r w:rsidR="00882568">
          <w:rPr>
            <w:noProof/>
            <w:webHidden/>
          </w:rPr>
          <w:t>18</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350" w:history="1">
        <w:r w:rsidR="00C40C59" w:rsidRPr="00645A6A">
          <w:rPr>
            <w:rStyle w:val="Hyperlink"/>
            <w:noProof/>
          </w:rPr>
          <w:t>CHAPTER 2:</w:t>
        </w:r>
        <w:r w:rsidR="00C40C59">
          <w:rPr>
            <w:rStyle w:val="Hyperlink"/>
            <w:noProof/>
          </w:rPr>
          <w:t xml:space="preserve"> </w:t>
        </w:r>
        <w:r w:rsidR="00C40C59" w:rsidRPr="00C40C59">
          <w:rPr>
            <w:rStyle w:val="Hyperlink"/>
            <w:noProof/>
          </w:rPr>
          <w:t>LITERATURE REVIEW</w:t>
        </w:r>
        <w:r w:rsidR="00C40C59">
          <w:rPr>
            <w:noProof/>
            <w:webHidden/>
          </w:rPr>
          <w:tab/>
        </w:r>
        <w:r w:rsidR="00C40C59">
          <w:rPr>
            <w:noProof/>
            <w:webHidden/>
          </w:rPr>
          <w:fldChar w:fldCharType="begin"/>
        </w:r>
        <w:r w:rsidR="00C40C59">
          <w:rPr>
            <w:noProof/>
            <w:webHidden/>
          </w:rPr>
          <w:instrText xml:space="preserve"> PAGEREF _Toc357082350 \h </w:instrText>
        </w:r>
        <w:r w:rsidR="00C40C59">
          <w:rPr>
            <w:noProof/>
            <w:webHidden/>
          </w:rPr>
        </w:r>
        <w:r w:rsidR="00C40C59">
          <w:rPr>
            <w:noProof/>
            <w:webHidden/>
          </w:rPr>
          <w:fldChar w:fldCharType="separate"/>
        </w:r>
        <w:r w:rsidR="00882568">
          <w:rPr>
            <w:noProof/>
            <w:webHidden/>
          </w:rPr>
          <w:t>21</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52" w:history="1">
        <w:r w:rsidR="00C40C59" w:rsidRPr="00645A6A">
          <w:rPr>
            <w:rStyle w:val="Hyperlink"/>
            <w:noProof/>
          </w:rPr>
          <w:t>The Academic Library and Student Academic Performance</w:t>
        </w:r>
        <w:r w:rsidR="00C40C59">
          <w:rPr>
            <w:noProof/>
            <w:webHidden/>
          </w:rPr>
          <w:tab/>
        </w:r>
        <w:r w:rsidR="00C40C59">
          <w:rPr>
            <w:noProof/>
            <w:webHidden/>
          </w:rPr>
          <w:fldChar w:fldCharType="begin"/>
        </w:r>
        <w:r w:rsidR="00C40C59">
          <w:rPr>
            <w:noProof/>
            <w:webHidden/>
          </w:rPr>
          <w:instrText xml:space="preserve"> PAGEREF _Toc357082352 \h </w:instrText>
        </w:r>
        <w:r w:rsidR="00C40C59">
          <w:rPr>
            <w:noProof/>
            <w:webHidden/>
          </w:rPr>
        </w:r>
        <w:r w:rsidR="00C40C59">
          <w:rPr>
            <w:noProof/>
            <w:webHidden/>
          </w:rPr>
          <w:fldChar w:fldCharType="separate"/>
        </w:r>
        <w:r w:rsidR="00882568">
          <w:rPr>
            <w:noProof/>
            <w:webHidden/>
          </w:rPr>
          <w:t>25</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53" w:history="1">
        <w:r w:rsidR="00C40C59" w:rsidRPr="00645A6A">
          <w:rPr>
            <w:rStyle w:val="Hyperlink"/>
            <w:noProof/>
          </w:rPr>
          <w:t>The Academic Library and Academic Integration</w:t>
        </w:r>
        <w:r w:rsidR="00C40C59">
          <w:rPr>
            <w:noProof/>
            <w:webHidden/>
          </w:rPr>
          <w:tab/>
        </w:r>
        <w:r w:rsidR="00C40C59">
          <w:rPr>
            <w:noProof/>
            <w:webHidden/>
          </w:rPr>
          <w:fldChar w:fldCharType="begin"/>
        </w:r>
        <w:r w:rsidR="00C40C59">
          <w:rPr>
            <w:noProof/>
            <w:webHidden/>
          </w:rPr>
          <w:instrText xml:space="preserve"> PAGEREF _Toc357082353 \h </w:instrText>
        </w:r>
        <w:r w:rsidR="00C40C59">
          <w:rPr>
            <w:noProof/>
            <w:webHidden/>
          </w:rPr>
        </w:r>
        <w:r w:rsidR="00C40C59">
          <w:rPr>
            <w:noProof/>
            <w:webHidden/>
          </w:rPr>
          <w:fldChar w:fldCharType="separate"/>
        </w:r>
        <w:r w:rsidR="00882568">
          <w:rPr>
            <w:noProof/>
            <w:webHidden/>
          </w:rPr>
          <w:t>28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54" w:history="1">
        <w:r w:rsidR="00C40C59" w:rsidRPr="00645A6A">
          <w:rPr>
            <w:rStyle w:val="Hyperlink"/>
            <w:noProof/>
          </w:rPr>
          <w:t>Persistence and Higher Education</w:t>
        </w:r>
        <w:r w:rsidR="00C40C59">
          <w:rPr>
            <w:noProof/>
            <w:webHidden/>
          </w:rPr>
          <w:tab/>
        </w:r>
        <w:r w:rsidR="00C40C59">
          <w:rPr>
            <w:noProof/>
            <w:webHidden/>
          </w:rPr>
          <w:fldChar w:fldCharType="begin"/>
        </w:r>
        <w:r w:rsidR="00C40C59">
          <w:rPr>
            <w:noProof/>
            <w:webHidden/>
          </w:rPr>
          <w:instrText xml:space="preserve"> PAGEREF _Toc357082354 \h </w:instrText>
        </w:r>
        <w:r w:rsidR="00C40C59">
          <w:rPr>
            <w:noProof/>
            <w:webHidden/>
          </w:rPr>
        </w:r>
        <w:r w:rsidR="00C40C59">
          <w:rPr>
            <w:noProof/>
            <w:webHidden/>
          </w:rPr>
          <w:fldChar w:fldCharType="separate"/>
        </w:r>
        <w:r w:rsidR="00882568">
          <w:rPr>
            <w:noProof/>
            <w:webHidden/>
          </w:rPr>
          <w:t>30</w:t>
        </w:r>
        <w:r w:rsidR="00C40C59">
          <w:rPr>
            <w:noProof/>
            <w:webHidden/>
          </w:rPr>
          <w:fldChar w:fldCharType="end"/>
        </w:r>
      </w:hyperlink>
    </w:p>
    <w:p w:rsidR="00C40C59" w:rsidRDefault="000A5C52" w:rsidP="00C40C59">
      <w:pPr>
        <w:pStyle w:val="TOC2"/>
        <w:tabs>
          <w:tab w:val="right" w:leader="dot" w:pos="8630"/>
        </w:tabs>
        <w:spacing w:line="480" w:lineRule="auto"/>
        <w:rPr>
          <w:rStyle w:val="Hyperlink"/>
          <w:noProof/>
        </w:rPr>
      </w:pPr>
      <w:hyperlink w:anchor="_Toc357082355" w:history="1">
        <w:r w:rsidR="00C40C59" w:rsidRPr="00645A6A">
          <w:rPr>
            <w:rStyle w:val="Hyperlink"/>
            <w:noProof/>
          </w:rPr>
          <w:t>Persistence Theories and Models</w:t>
        </w:r>
        <w:r w:rsidR="00C40C59">
          <w:rPr>
            <w:noProof/>
            <w:webHidden/>
          </w:rPr>
          <w:tab/>
        </w:r>
        <w:r w:rsidR="00C40C59">
          <w:rPr>
            <w:noProof/>
            <w:webHidden/>
          </w:rPr>
          <w:fldChar w:fldCharType="begin"/>
        </w:r>
        <w:r w:rsidR="00C40C59">
          <w:rPr>
            <w:noProof/>
            <w:webHidden/>
          </w:rPr>
          <w:instrText xml:space="preserve"> PAGEREF _Toc357082355 \h </w:instrText>
        </w:r>
        <w:r w:rsidR="00C40C59">
          <w:rPr>
            <w:noProof/>
            <w:webHidden/>
          </w:rPr>
        </w:r>
        <w:r w:rsidR="00C40C59">
          <w:rPr>
            <w:noProof/>
            <w:webHidden/>
          </w:rPr>
          <w:fldChar w:fldCharType="separate"/>
        </w:r>
        <w:r w:rsidR="00882568">
          <w:rPr>
            <w:noProof/>
            <w:webHidden/>
          </w:rPr>
          <w:t>32</w:t>
        </w:r>
        <w:r w:rsidR="00C40C59">
          <w:rPr>
            <w:noProof/>
            <w:webHidden/>
          </w:rPr>
          <w:fldChar w:fldCharType="end"/>
        </w:r>
      </w:hyperlink>
    </w:p>
    <w:p w:rsidR="00C40C59" w:rsidRDefault="00C40C59" w:rsidP="00C40C59">
      <w:pPr>
        <w:spacing w:line="480" w:lineRule="auto"/>
        <w:rPr>
          <w:rFonts w:eastAsiaTheme="minorEastAsia"/>
          <w:noProof/>
        </w:rPr>
      </w:pPr>
    </w:p>
    <w:p w:rsidR="00C40C59" w:rsidRPr="00C40C59" w:rsidRDefault="00C40C59" w:rsidP="00C40C59">
      <w:pPr>
        <w:spacing w:line="480" w:lineRule="auto"/>
        <w:rPr>
          <w:rFonts w:eastAsiaTheme="minorEastAsia"/>
          <w:noProof/>
        </w:rPr>
      </w:pPr>
    </w:p>
    <w:p w:rsidR="00C40C59" w:rsidRDefault="000A5C52" w:rsidP="00C40C59">
      <w:pPr>
        <w:pStyle w:val="TOC1"/>
        <w:rPr>
          <w:rFonts w:asciiTheme="minorHAnsi" w:eastAsiaTheme="minorEastAsia" w:hAnsiTheme="minorHAnsi" w:cstheme="minorBidi"/>
          <w:noProof/>
          <w:sz w:val="22"/>
          <w:szCs w:val="22"/>
        </w:rPr>
      </w:pPr>
      <w:hyperlink w:anchor="_Toc357082356" w:history="1">
        <w:r w:rsidR="00C40C59" w:rsidRPr="00645A6A">
          <w:rPr>
            <w:rStyle w:val="Hyperlink"/>
            <w:noProof/>
          </w:rPr>
          <w:t>CHAPTER 3: RESEARCH DESIGN</w:t>
        </w:r>
        <w:r w:rsidR="00C40C59">
          <w:rPr>
            <w:noProof/>
            <w:webHidden/>
          </w:rPr>
          <w:tab/>
        </w:r>
        <w:r w:rsidR="00C40C59">
          <w:rPr>
            <w:noProof/>
            <w:webHidden/>
          </w:rPr>
          <w:fldChar w:fldCharType="begin"/>
        </w:r>
        <w:r w:rsidR="00C40C59">
          <w:rPr>
            <w:noProof/>
            <w:webHidden/>
          </w:rPr>
          <w:instrText xml:space="preserve"> PAGEREF _Toc357082356 \h </w:instrText>
        </w:r>
        <w:r w:rsidR="00C40C59">
          <w:rPr>
            <w:noProof/>
            <w:webHidden/>
          </w:rPr>
        </w:r>
        <w:r w:rsidR="00C40C59">
          <w:rPr>
            <w:noProof/>
            <w:webHidden/>
          </w:rPr>
          <w:fldChar w:fldCharType="separate"/>
        </w:r>
        <w:r w:rsidR="00882568">
          <w:rPr>
            <w:noProof/>
            <w:webHidden/>
          </w:rPr>
          <w:t>35</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57" w:history="1">
        <w:r w:rsidR="00C40C59" w:rsidRPr="00645A6A">
          <w:rPr>
            <w:rStyle w:val="Hyperlink"/>
            <w:noProof/>
          </w:rPr>
          <w:t>Instruments</w:t>
        </w:r>
        <w:r w:rsidR="00C40C59">
          <w:rPr>
            <w:noProof/>
            <w:webHidden/>
          </w:rPr>
          <w:tab/>
        </w:r>
        <w:r w:rsidR="00C40C59">
          <w:rPr>
            <w:noProof/>
            <w:webHidden/>
          </w:rPr>
          <w:fldChar w:fldCharType="begin"/>
        </w:r>
        <w:r w:rsidR="00C40C59">
          <w:rPr>
            <w:noProof/>
            <w:webHidden/>
          </w:rPr>
          <w:instrText xml:space="preserve"> PAGEREF _Toc357082357 \h </w:instrText>
        </w:r>
        <w:r w:rsidR="00C40C59">
          <w:rPr>
            <w:noProof/>
            <w:webHidden/>
          </w:rPr>
        </w:r>
        <w:r w:rsidR="00C40C59">
          <w:rPr>
            <w:noProof/>
            <w:webHidden/>
          </w:rPr>
          <w:fldChar w:fldCharType="separate"/>
        </w:r>
        <w:r w:rsidR="00882568">
          <w:rPr>
            <w:noProof/>
            <w:webHidden/>
          </w:rPr>
          <w:t>36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58" w:history="1">
        <w:r w:rsidR="00C40C59" w:rsidRPr="00645A6A">
          <w:rPr>
            <w:rStyle w:val="Hyperlink"/>
            <w:noProof/>
          </w:rPr>
          <w:t>IPEDS: Integrated Postsecondary Education Data System</w:t>
        </w:r>
        <w:r w:rsidR="00C40C59">
          <w:rPr>
            <w:noProof/>
            <w:webHidden/>
          </w:rPr>
          <w:tab/>
        </w:r>
        <w:r w:rsidR="00C40C59">
          <w:rPr>
            <w:noProof/>
            <w:webHidden/>
          </w:rPr>
          <w:fldChar w:fldCharType="begin"/>
        </w:r>
        <w:r w:rsidR="00C40C59">
          <w:rPr>
            <w:noProof/>
            <w:webHidden/>
          </w:rPr>
          <w:instrText xml:space="preserve"> PAGEREF _Toc357082358 \h </w:instrText>
        </w:r>
        <w:r w:rsidR="00C40C59">
          <w:rPr>
            <w:noProof/>
            <w:webHidden/>
          </w:rPr>
        </w:r>
        <w:r w:rsidR="00C40C59">
          <w:rPr>
            <w:noProof/>
            <w:webHidden/>
          </w:rPr>
          <w:fldChar w:fldCharType="separate"/>
        </w:r>
        <w:r w:rsidR="00882568">
          <w:rPr>
            <w:noProof/>
            <w:webHidden/>
          </w:rPr>
          <w:t>36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59" w:history="1">
        <w:r w:rsidR="00C40C59" w:rsidRPr="00645A6A">
          <w:rPr>
            <w:rStyle w:val="Hyperlink"/>
            <w:noProof/>
          </w:rPr>
          <w:t>ALS: Academic Libraries Survey</w:t>
        </w:r>
        <w:r w:rsidR="00C40C59">
          <w:rPr>
            <w:noProof/>
            <w:webHidden/>
          </w:rPr>
          <w:tab/>
        </w:r>
        <w:r w:rsidR="00C40C59">
          <w:rPr>
            <w:noProof/>
            <w:webHidden/>
          </w:rPr>
          <w:fldChar w:fldCharType="begin"/>
        </w:r>
        <w:r w:rsidR="00C40C59">
          <w:rPr>
            <w:noProof/>
            <w:webHidden/>
          </w:rPr>
          <w:instrText xml:space="preserve"> PAGEREF _Toc357082359 \h </w:instrText>
        </w:r>
        <w:r w:rsidR="00C40C59">
          <w:rPr>
            <w:noProof/>
            <w:webHidden/>
          </w:rPr>
        </w:r>
        <w:r w:rsidR="00C40C59">
          <w:rPr>
            <w:noProof/>
            <w:webHidden/>
          </w:rPr>
          <w:fldChar w:fldCharType="separate"/>
        </w:r>
        <w:r w:rsidR="00882568">
          <w:rPr>
            <w:noProof/>
            <w:webHidden/>
          </w:rPr>
          <w:t>37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0" w:history="1">
        <w:r w:rsidR="00C40C59" w:rsidRPr="00645A6A">
          <w:rPr>
            <w:rStyle w:val="Hyperlink"/>
            <w:noProof/>
          </w:rPr>
          <w:t>NSSE: National Survey of Student Engagement</w:t>
        </w:r>
        <w:r w:rsidR="00C40C59">
          <w:rPr>
            <w:noProof/>
            <w:webHidden/>
          </w:rPr>
          <w:tab/>
        </w:r>
        <w:r w:rsidR="00C40C59">
          <w:rPr>
            <w:noProof/>
            <w:webHidden/>
          </w:rPr>
          <w:fldChar w:fldCharType="begin"/>
        </w:r>
        <w:r w:rsidR="00C40C59">
          <w:rPr>
            <w:noProof/>
            <w:webHidden/>
          </w:rPr>
          <w:instrText xml:space="preserve"> PAGEREF _Toc357082360 \h </w:instrText>
        </w:r>
        <w:r w:rsidR="00C40C59">
          <w:rPr>
            <w:noProof/>
            <w:webHidden/>
          </w:rPr>
        </w:r>
        <w:r w:rsidR="00C40C59">
          <w:rPr>
            <w:noProof/>
            <w:webHidden/>
          </w:rPr>
          <w:fldChar w:fldCharType="separate"/>
        </w:r>
        <w:r w:rsidR="00882568">
          <w:rPr>
            <w:noProof/>
            <w:webHidden/>
          </w:rPr>
          <w:t>38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61" w:history="1">
        <w:r w:rsidR="00C40C59" w:rsidRPr="00645A6A">
          <w:rPr>
            <w:rStyle w:val="Hyperlink"/>
            <w:noProof/>
          </w:rPr>
          <w:t>Constructs and Indicators</w:t>
        </w:r>
        <w:r w:rsidR="00C40C59">
          <w:rPr>
            <w:noProof/>
            <w:webHidden/>
          </w:rPr>
          <w:tab/>
        </w:r>
        <w:r w:rsidR="00C40C59">
          <w:rPr>
            <w:noProof/>
            <w:webHidden/>
          </w:rPr>
          <w:fldChar w:fldCharType="begin"/>
        </w:r>
        <w:r w:rsidR="00C40C59">
          <w:rPr>
            <w:noProof/>
            <w:webHidden/>
          </w:rPr>
          <w:instrText xml:space="preserve"> PAGEREF _Toc357082361 \h </w:instrText>
        </w:r>
        <w:r w:rsidR="00C40C59">
          <w:rPr>
            <w:noProof/>
            <w:webHidden/>
          </w:rPr>
        </w:r>
        <w:r w:rsidR="00C40C59">
          <w:rPr>
            <w:noProof/>
            <w:webHidden/>
          </w:rPr>
          <w:fldChar w:fldCharType="separate"/>
        </w:r>
        <w:r w:rsidR="00882568">
          <w:rPr>
            <w:noProof/>
            <w:webHidden/>
          </w:rPr>
          <w:t>44</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2" w:history="1">
        <w:r w:rsidR="00C40C59" w:rsidRPr="00645A6A">
          <w:rPr>
            <w:rStyle w:val="Hyperlink"/>
            <w:noProof/>
          </w:rPr>
          <w:t>Library</w:t>
        </w:r>
        <w:r w:rsidR="00C40C59">
          <w:rPr>
            <w:noProof/>
            <w:webHidden/>
          </w:rPr>
          <w:tab/>
        </w:r>
        <w:r w:rsidR="00C40C59">
          <w:rPr>
            <w:noProof/>
            <w:webHidden/>
          </w:rPr>
          <w:fldChar w:fldCharType="begin"/>
        </w:r>
        <w:r w:rsidR="00C40C59">
          <w:rPr>
            <w:noProof/>
            <w:webHidden/>
          </w:rPr>
          <w:instrText xml:space="preserve"> PAGEREF _Toc357082362 \h </w:instrText>
        </w:r>
        <w:r w:rsidR="00C40C59">
          <w:rPr>
            <w:noProof/>
            <w:webHidden/>
          </w:rPr>
        </w:r>
        <w:r w:rsidR="00C40C59">
          <w:rPr>
            <w:noProof/>
            <w:webHidden/>
          </w:rPr>
          <w:fldChar w:fldCharType="separate"/>
        </w:r>
        <w:r w:rsidR="00882568">
          <w:rPr>
            <w:noProof/>
            <w:webHidden/>
          </w:rPr>
          <w:t>44</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3" w:history="1">
        <w:r w:rsidR="00C40C59" w:rsidRPr="00645A6A">
          <w:rPr>
            <w:rStyle w:val="Hyperlink"/>
            <w:noProof/>
          </w:rPr>
          <w:t>Library Engagement</w:t>
        </w:r>
        <w:r w:rsidR="00C40C59">
          <w:rPr>
            <w:noProof/>
            <w:webHidden/>
          </w:rPr>
          <w:tab/>
        </w:r>
        <w:r w:rsidR="00C40C59">
          <w:rPr>
            <w:noProof/>
            <w:webHidden/>
          </w:rPr>
          <w:fldChar w:fldCharType="begin"/>
        </w:r>
        <w:r w:rsidR="00C40C59">
          <w:rPr>
            <w:noProof/>
            <w:webHidden/>
          </w:rPr>
          <w:instrText xml:space="preserve"> PAGEREF _Toc357082363 \h </w:instrText>
        </w:r>
        <w:r w:rsidR="00C40C59">
          <w:rPr>
            <w:noProof/>
            <w:webHidden/>
          </w:rPr>
        </w:r>
        <w:r w:rsidR="00C40C59">
          <w:rPr>
            <w:noProof/>
            <w:webHidden/>
          </w:rPr>
          <w:fldChar w:fldCharType="separate"/>
        </w:r>
        <w:r w:rsidR="00882568">
          <w:rPr>
            <w:noProof/>
            <w:webHidden/>
          </w:rPr>
          <w:t>45</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4" w:history="1">
        <w:r w:rsidR="00C40C59" w:rsidRPr="00645A6A">
          <w:rPr>
            <w:rStyle w:val="Hyperlink"/>
            <w:noProof/>
          </w:rPr>
          <w:t>Academic Performance</w:t>
        </w:r>
        <w:r w:rsidR="00C40C59">
          <w:rPr>
            <w:noProof/>
            <w:webHidden/>
          </w:rPr>
          <w:tab/>
        </w:r>
        <w:r w:rsidR="00C40C59">
          <w:rPr>
            <w:noProof/>
            <w:webHidden/>
          </w:rPr>
          <w:fldChar w:fldCharType="begin"/>
        </w:r>
        <w:r w:rsidR="00C40C59">
          <w:rPr>
            <w:noProof/>
            <w:webHidden/>
          </w:rPr>
          <w:instrText xml:space="preserve"> PAGEREF _Toc357082364 \h </w:instrText>
        </w:r>
        <w:r w:rsidR="00C40C59">
          <w:rPr>
            <w:noProof/>
            <w:webHidden/>
          </w:rPr>
        </w:r>
        <w:r w:rsidR="00C40C59">
          <w:rPr>
            <w:noProof/>
            <w:webHidden/>
          </w:rPr>
          <w:fldChar w:fldCharType="separate"/>
        </w:r>
        <w:r w:rsidR="00882568">
          <w:rPr>
            <w:noProof/>
            <w:webHidden/>
          </w:rPr>
          <w:t>46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5" w:history="1">
        <w:r w:rsidR="00C40C59" w:rsidRPr="00645A6A">
          <w:rPr>
            <w:rStyle w:val="Hyperlink"/>
            <w:noProof/>
          </w:rPr>
          <w:t>Academic Integration</w:t>
        </w:r>
        <w:r w:rsidR="00C40C59">
          <w:rPr>
            <w:noProof/>
            <w:webHidden/>
          </w:rPr>
          <w:tab/>
        </w:r>
        <w:r w:rsidR="00C40C59">
          <w:rPr>
            <w:noProof/>
            <w:webHidden/>
          </w:rPr>
          <w:fldChar w:fldCharType="begin"/>
        </w:r>
        <w:r w:rsidR="00C40C59">
          <w:rPr>
            <w:noProof/>
            <w:webHidden/>
          </w:rPr>
          <w:instrText xml:space="preserve"> PAGEREF _Toc357082365 \h </w:instrText>
        </w:r>
        <w:r w:rsidR="00C40C59">
          <w:rPr>
            <w:noProof/>
            <w:webHidden/>
          </w:rPr>
        </w:r>
        <w:r w:rsidR="00C40C59">
          <w:rPr>
            <w:noProof/>
            <w:webHidden/>
          </w:rPr>
          <w:fldChar w:fldCharType="separate"/>
        </w:r>
        <w:r w:rsidR="00882568">
          <w:rPr>
            <w:noProof/>
            <w:webHidden/>
          </w:rPr>
          <w:t>47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6" w:history="1">
        <w:r w:rsidR="00C40C59" w:rsidRPr="00645A6A">
          <w:rPr>
            <w:rStyle w:val="Hyperlink"/>
            <w:noProof/>
          </w:rPr>
          <w:t>Institutional Commitment</w:t>
        </w:r>
        <w:r w:rsidR="00C40C59">
          <w:rPr>
            <w:noProof/>
            <w:webHidden/>
          </w:rPr>
          <w:tab/>
        </w:r>
        <w:r w:rsidR="00C40C59">
          <w:rPr>
            <w:noProof/>
            <w:webHidden/>
          </w:rPr>
          <w:fldChar w:fldCharType="begin"/>
        </w:r>
        <w:r w:rsidR="00C40C59">
          <w:rPr>
            <w:noProof/>
            <w:webHidden/>
          </w:rPr>
          <w:instrText xml:space="preserve"> PAGEREF _Toc357082366 \h </w:instrText>
        </w:r>
        <w:r w:rsidR="00C40C59">
          <w:rPr>
            <w:noProof/>
            <w:webHidden/>
          </w:rPr>
        </w:r>
        <w:r w:rsidR="00C40C59">
          <w:rPr>
            <w:noProof/>
            <w:webHidden/>
          </w:rPr>
          <w:fldChar w:fldCharType="separate"/>
        </w:r>
        <w:r w:rsidR="00882568">
          <w:rPr>
            <w:noProof/>
            <w:webHidden/>
          </w:rPr>
          <w:t>47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7" w:history="1">
        <w:r w:rsidR="00C40C59" w:rsidRPr="00645A6A">
          <w:rPr>
            <w:rStyle w:val="Hyperlink"/>
            <w:noProof/>
          </w:rPr>
          <w:t>Intent to Persist</w:t>
        </w:r>
        <w:r w:rsidR="00C40C59">
          <w:rPr>
            <w:noProof/>
            <w:webHidden/>
          </w:rPr>
          <w:tab/>
        </w:r>
        <w:r w:rsidR="00C40C59">
          <w:rPr>
            <w:noProof/>
            <w:webHidden/>
          </w:rPr>
          <w:fldChar w:fldCharType="begin"/>
        </w:r>
        <w:r w:rsidR="00C40C59">
          <w:rPr>
            <w:noProof/>
            <w:webHidden/>
          </w:rPr>
          <w:instrText xml:space="preserve"> PAGEREF _Toc357082367 \h </w:instrText>
        </w:r>
        <w:r w:rsidR="00C40C59">
          <w:rPr>
            <w:noProof/>
            <w:webHidden/>
          </w:rPr>
        </w:r>
        <w:r w:rsidR="00C40C59">
          <w:rPr>
            <w:noProof/>
            <w:webHidden/>
          </w:rPr>
          <w:fldChar w:fldCharType="separate"/>
        </w:r>
        <w:r w:rsidR="00882568">
          <w:rPr>
            <w:noProof/>
            <w:webHidden/>
          </w:rPr>
          <w:t>48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68" w:history="1">
        <w:r w:rsidR="00C40C59" w:rsidRPr="00645A6A">
          <w:rPr>
            <w:rStyle w:val="Hyperlink"/>
            <w:noProof/>
          </w:rPr>
          <w:t>Persistence</w:t>
        </w:r>
        <w:r w:rsidR="00C40C59">
          <w:rPr>
            <w:noProof/>
            <w:webHidden/>
          </w:rPr>
          <w:tab/>
        </w:r>
        <w:r w:rsidR="00C40C59">
          <w:rPr>
            <w:noProof/>
            <w:webHidden/>
          </w:rPr>
          <w:fldChar w:fldCharType="begin"/>
        </w:r>
        <w:r w:rsidR="00C40C59">
          <w:rPr>
            <w:noProof/>
            <w:webHidden/>
          </w:rPr>
          <w:instrText xml:space="preserve"> PAGEREF _Toc357082368 \h </w:instrText>
        </w:r>
        <w:r w:rsidR="00C40C59">
          <w:rPr>
            <w:noProof/>
            <w:webHidden/>
          </w:rPr>
        </w:r>
        <w:r w:rsidR="00C40C59">
          <w:rPr>
            <w:noProof/>
            <w:webHidden/>
          </w:rPr>
          <w:fldChar w:fldCharType="separate"/>
        </w:r>
        <w:r w:rsidR="00882568">
          <w:rPr>
            <w:noProof/>
            <w:webHidden/>
          </w:rPr>
          <w:t>48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69" w:history="1">
        <w:r w:rsidR="00C40C59" w:rsidRPr="00645A6A">
          <w:rPr>
            <w:rStyle w:val="Hyperlink"/>
            <w:noProof/>
          </w:rPr>
          <w:t>Limitations of the Study</w:t>
        </w:r>
        <w:r w:rsidR="00C40C59">
          <w:rPr>
            <w:noProof/>
            <w:webHidden/>
          </w:rPr>
          <w:tab/>
        </w:r>
        <w:r w:rsidR="00C40C59">
          <w:rPr>
            <w:noProof/>
            <w:webHidden/>
          </w:rPr>
          <w:fldChar w:fldCharType="begin"/>
        </w:r>
        <w:r w:rsidR="00C40C59">
          <w:rPr>
            <w:noProof/>
            <w:webHidden/>
          </w:rPr>
          <w:instrText xml:space="preserve"> PAGEREF _Toc357082369 \h </w:instrText>
        </w:r>
        <w:r w:rsidR="00C40C59">
          <w:rPr>
            <w:noProof/>
            <w:webHidden/>
          </w:rPr>
        </w:r>
        <w:r w:rsidR="00C40C59">
          <w:rPr>
            <w:noProof/>
            <w:webHidden/>
          </w:rPr>
          <w:fldChar w:fldCharType="separate"/>
        </w:r>
        <w:r w:rsidR="00882568">
          <w:rPr>
            <w:noProof/>
            <w:webHidden/>
          </w:rPr>
          <w:t>48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0" w:history="1">
        <w:r w:rsidR="00C40C59" w:rsidRPr="00645A6A">
          <w:rPr>
            <w:rStyle w:val="Hyperlink"/>
            <w:noProof/>
          </w:rPr>
          <w:t>Sample</w:t>
        </w:r>
        <w:r w:rsidR="00C40C59">
          <w:rPr>
            <w:noProof/>
            <w:webHidden/>
          </w:rPr>
          <w:tab/>
        </w:r>
        <w:r w:rsidR="00C40C59">
          <w:rPr>
            <w:noProof/>
            <w:webHidden/>
          </w:rPr>
          <w:fldChar w:fldCharType="begin"/>
        </w:r>
        <w:r w:rsidR="00C40C59">
          <w:rPr>
            <w:noProof/>
            <w:webHidden/>
          </w:rPr>
          <w:instrText xml:space="preserve"> PAGEREF _Toc357082370 \h </w:instrText>
        </w:r>
        <w:r w:rsidR="00C40C59">
          <w:rPr>
            <w:noProof/>
            <w:webHidden/>
          </w:rPr>
        </w:r>
        <w:r w:rsidR="00C40C59">
          <w:rPr>
            <w:noProof/>
            <w:webHidden/>
          </w:rPr>
          <w:fldChar w:fldCharType="separate"/>
        </w:r>
        <w:r w:rsidR="00882568">
          <w:rPr>
            <w:noProof/>
            <w:webHidden/>
          </w:rPr>
          <w:t>49</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1" w:history="1">
        <w:r w:rsidR="00C40C59" w:rsidRPr="00645A6A">
          <w:rPr>
            <w:rStyle w:val="Hyperlink"/>
            <w:noProof/>
          </w:rPr>
          <w:t>Data Collection</w:t>
        </w:r>
        <w:r w:rsidR="00C40C59">
          <w:rPr>
            <w:noProof/>
            <w:webHidden/>
          </w:rPr>
          <w:tab/>
        </w:r>
        <w:r w:rsidR="00C40C59">
          <w:rPr>
            <w:noProof/>
            <w:webHidden/>
          </w:rPr>
          <w:fldChar w:fldCharType="begin"/>
        </w:r>
        <w:r w:rsidR="00C40C59">
          <w:rPr>
            <w:noProof/>
            <w:webHidden/>
          </w:rPr>
          <w:instrText xml:space="preserve"> PAGEREF _Toc357082371 \h </w:instrText>
        </w:r>
        <w:r w:rsidR="00C40C59">
          <w:rPr>
            <w:noProof/>
            <w:webHidden/>
          </w:rPr>
        </w:r>
        <w:r w:rsidR="00C40C59">
          <w:rPr>
            <w:noProof/>
            <w:webHidden/>
          </w:rPr>
          <w:fldChar w:fldCharType="separate"/>
        </w:r>
        <w:r w:rsidR="00882568">
          <w:rPr>
            <w:noProof/>
            <w:webHidden/>
          </w:rPr>
          <w:t>49</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2" w:history="1">
        <w:r w:rsidR="00C40C59" w:rsidRPr="00645A6A">
          <w:rPr>
            <w:rStyle w:val="Hyperlink"/>
            <w:noProof/>
          </w:rPr>
          <w:t>Data Analysis</w:t>
        </w:r>
        <w:r w:rsidR="00C40C59">
          <w:rPr>
            <w:noProof/>
            <w:webHidden/>
          </w:rPr>
          <w:tab/>
        </w:r>
        <w:r w:rsidR="00C40C59">
          <w:rPr>
            <w:noProof/>
            <w:webHidden/>
          </w:rPr>
          <w:fldChar w:fldCharType="begin"/>
        </w:r>
        <w:r w:rsidR="00C40C59">
          <w:rPr>
            <w:noProof/>
            <w:webHidden/>
          </w:rPr>
          <w:instrText xml:space="preserve"> PAGEREF _Toc357082372 \h </w:instrText>
        </w:r>
        <w:r w:rsidR="00C40C59">
          <w:rPr>
            <w:noProof/>
            <w:webHidden/>
          </w:rPr>
        </w:r>
        <w:r w:rsidR="00C40C59">
          <w:rPr>
            <w:noProof/>
            <w:webHidden/>
          </w:rPr>
          <w:fldChar w:fldCharType="separate"/>
        </w:r>
        <w:r w:rsidR="00882568">
          <w:rPr>
            <w:noProof/>
            <w:webHidden/>
          </w:rPr>
          <w:t>50</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3" w:history="1">
        <w:r w:rsidR="00C40C59" w:rsidRPr="00645A6A">
          <w:rPr>
            <w:rStyle w:val="Hyperlink"/>
            <w:noProof/>
          </w:rPr>
          <w:t>Structural Equation Modeling</w:t>
        </w:r>
        <w:r w:rsidR="00C40C59">
          <w:rPr>
            <w:noProof/>
            <w:webHidden/>
          </w:rPr>
          <w:tab/>
        </w:r>
        <w:r w:rsidR="00C40C59">
          <w:rPr>
            <w:noProof/>
            <w:webHidden/>
          </w:rPr>
          <w:fldChar w:fldCharType="begin"/>
        </w:r>
        <w:r w:rsidR="00C40C59">
          <w:rPr>
            <w:noProof/>
            <w:webHidden/>
          </w:rPr>
          <w:instrText xml:space="preserve"> PAGEREF _Toc357082373 \h </w:instrText>
        </w:r>
        <w:r w:rsidR="00C40C59">
          <w:rPr>
            <w:noProof/>
            <w:webHidden/>
          </w:rPr>
        </w:r>
        <w:r w:rsidR="00C40C59">
          <w:rPr>
            <w:noProof/>
            <w:webHidden/>
          </w:rPr>
          <w:fldChar w:fldCharType="separate"/>
        </w:r>
        <w:r w:rsidR="00882568">
          <w:rPr>
            <w:noProof/>
            <w:webHidden/>
          </w:rPr>
          <w:t>51</w:t>
        </w:r>
        <w:r w:rsidR="00C40C59">
          <w:rPr>
            <w:noProof/>
            <w:webHidden/>
          </w:rPr>
          <w:fldChar w:fldCharType="end"/>
        </w:r>
      </w:hyperlink>
    </w:p>
    <w:p w:rsidR="00C40C59" w:rsidRDefault="000A5C52" w:rsidP="00C40C59">
      <w:pPr>
        <w:pStyle w:val="TOC2"/>
        <w:tabs>
          <w:tab w:val="right" w:leader="dot" w:pos="8630"/>
        </w:tabs>
        <w:spacing w:line="480" w:lineRule="auto"/>
        <w:rPr>
          <w:rStyle w:val="Hyperlink"/>
          <w:noProof/>
        </w:rPr>
      </w:pPr>
      <w:hyperlink w:anchor="_Toc357082374" w:history="1">
        <w:r w:rsidR="00C40C59" w:rsidRPr="00645A6A">
          <w:rPr>
            <w:rStyle w:val="Hyperlink"/>
            <w:noProof/>
          </w:rPr>
          <w:t>Multiple Linear Regression</w:t>
        </w:r>
        <w:r w:rsidR="00C40C59">
          <w:rPr>
            <w:noProof/>
            <w:webHidden/>
          </w:rPr>
          <w:tab/>
        </w:r>
        <w:r w:rsidR="00C40C59">
          <w:rPr>
            <w:noProof/>
            <w:webHidden/>
          </w:rPr>
          <w:fldChar w:fldCharType="begin"/>
        </w:r>
        <w:r w:rsidR="00C40C59">
          <w:rPr>
            <w:noProof/>
            <w:webHidden/>
          </w:rPr>
          <w:instrText xml:space="preserve"> PAGEREF _Toc357082374 \h </w:instrText>
        </w:r>
        <w:r w:rsidR="00C40C59">
          <w:rPr>
            <w:noProof/>
            <w:webHidden/>
          </w:rPr>
        </w:r>
        <w:r w:rsidR="00C40C59">
          <w:rPr>
            <w:noProof/>
            <w:webHidden/>
          </w:rPr>
          <w:fldChar w:fldCharType="separate"/>
        </w:r>
        <w:r w:rsidR="00882568">
          <w:rPr>
            <w:noProof/>
            <w:webHidden/>
          </w:rPr>
          <w:t>52</w:t>
        </w:r>
        <w:r w:rsidR="00C40C59">
          <w:rPr>
            <w:noProof/>
            <w:webHidden/>
          </w:rPr>
          <w:fldChar w:fldCharType="end"/>
        </w:r>
      </w:hyperlink>
    </w:p>
    <w:p w:rsidR="00E402A0" w:rsidRDefault="00E402A0" w:rsidP="00C40C59">
      <w:pPr>
        <w:pStyle w:val="TOC1"/>
        <w:rPr>
          <w:rStyle w:val="Hyperlink"/>
          <w:noProof/>
        </w:rPr>
      </w:pPr>
    </w:p>
    <w:p w:rsidR="00C40C59" w:rsidRDefault="000A5C52" w:rsidP="00C40C59">
      <w:pPr>
        <w:pStyle w:val="TOC1"/>
        <w:rPr>
          <w:rFonts w:asciiTheme="minorHAnsi" w:eastAsiaTheme="minorEastAsia" w:hAnsiTheme="minorHAnsi" w:cstheme="minorBidi"/>
          <w:noProof/>
          <w:sz w:val="22"/>
          <w:szCs w:val="22"/>
        </w:rPr>
      </w:pPr>
      <w:hyperlink w:anchor="_Toc357082375" w:history="1">
        <w:r w:rsidR="00C40C59" w:rsidRPr="00645A6A">
          <w:rPr>
            <w:rStyle w:val="Hyperlink"/>
            <w:noProof/>
          </w:rPr>
          <w:t>CHAPTER 4:</w:t>
        </w:r>
        <w:r w:rsidR="00C40C59">
          <w:rPr>
            <w:rStyle w:val="Hyperlink"/>
            <w:noProof/>
          </w:rPr>
          <w:t xml:space="preserve"> </w:t>
        </w:r>
        <w:r w:rsidR="00C40C59" w:rsidRPr="00C40C59">
          <w:rPr>
            <w:rStyle w:val="Hyperlink"/>
            <w:noProof/>
          </w:rPr>
          <w:t>FINDINGS</w:t>
        </w:r>
        <w:r w:rsidR="00C40C59">
          <w:rPr>
            <w:noProof/>
            <w:webHidden/>
          </w:rPr>
          <w:tab/>
        </w:r>
        <w:r w:rsidR="00C40C59">
          <w:rPr>
            <w:noProof/>
            <w:webHidden/>
          </w:rPr>
          <w:fldChar w:fldCharType="begin"/>
        </w:r>
        <w:r w:rsidR="00C40C59">
          <w:rPr>
            <w:noProof/>
            <w:webHidden/>
          </w:rPr>
          <w:instrText xml:space="preserve"> PAGEREF _Toc357082375 \h </w:instrText>
        </w:r>
        <w:r w:rsidR="00C40C59">
          <w:rPr>
            <w:noProof/>
            <w:webHidden/>
          </w:rPr>
        </w:r>
        <w:r w:rsidR="00C40C59">
          <w:rPr>
            <w:noProof/>
            <w:webHidden/>
          </w:rPr>
          <w:fldChar w:fldCharType="separate"/>
        </w:r>
        <w:r w:rsidR="00882568">
          <w:rPr>
            <w:noProof/>
            <w:webHidden/>
          </w:rPr>
          <w:t>53</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7" w:history="1">
        <w:r w:rsidR="00C40C59" w:rsidRPr="00645A6A">
          <w:rPr>
            <w:rStyle w:val="Hyperlink"/>
            <w:noProof/>
          </w:rPr>
          <w:t>Sample</w:t>
        </w:r>
        <w:r w:rsidR="00C40C59">
          <w:rPr>
            <w:noProof/>
            <w:webHidden/>
          </w:rPr>
          <w:tab/>
        </w:r>
        <w:r w:rsidR="00C40C59">
          <w:rPr>
            <w:noProof/>
            <w:webHidden/>
          </w:rPr>
          <w:fldChar w:fldCharType="begin"/>
        </w:r>
        <w:r w:rsidR="00C40C59">
          <w:rPr>
            <w:noProof/>
            <w:webHidden/>
          </w:rPr>
          <w:instrText xml:space="preserve"> PAGEREF _Toc357082377 \h </w:instrText>
        </w:r>
        <w:r w:rsidR="00C40C59">
          <w:rPr>
            <w:noProof/>
            <w:webHidden/>
          </w:rPr>
        </w:r>
        <w:r w:rsidR="00C40C59">
          <w:rPr>
            <w:noProof/>
            <w:webHidden/>
          </w:rPr>
          <w:fldChar w:fldCharType="separate"/>
        </w:r>
        <w:r w:rsidR="00882568">
          <w:rPr>
            <w:noProof/>
            <w:webHidden/>
          </w:rPr>
          <w:t>54</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8" w:history="1">
        <w:r w:rsidR="00C40C59" w:rsidRPr="00645A6A">
          <w:rPr>
            <w:rStyle w:val="Hyperlink"/>
            <w:noProof/>
          </w:rPr>
          <w:t>Descriptive Statistics</w:t>
        </w:r>
        <w:r w:rsidR="00C40C59">
          <w:rPr>
            <w:noProof/>
            <w:webHidden/>
          </w:rPr>
          <w:tab/>
        </w:r>
        <w:r w:rsidR="00C40C59">
          <w:rPr>
            <w:noProof/>
            <w:webHidden/>
          </w:rPr>
          <w:fldChar w:fldCharType="begin"/>
        </w:r>
        <w:r w:rsidR="00C40C59">
          <w:rPr>
            <w:noProof/>
            <w:webHidden/>
          </w:rPr>
          <w:instrText xml:space="preserve"> PAGEREF _Toc357082378 \h </w:instrText>
        </w:r>
        <w:r w:rsidR="00C40C59">
          <w:rPr>
            <w:noProof/>
            <w:webHidden/>
          </w:rPr>
        </w:r>
        <w:r w:rsidR="00C40C59">
          <w:rPr>
            <w:noProof/>
            <w:webHidden/>
          </w:rPr>
          <w:fldChar w:fldCharType="separate"/>
        </w:r>
        <w:r w:rsidR="00882568">
          <w:rPr>
            <w:noProof/>
            <w:webHidden/>
          </w:rPr>
          <w:t>54</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79" w:history="1">
        <w:r w:rsidR="00C40C59" w:rsidRPr="00645A6A">
          <w:rPr>
            <w:rStyle w:val="Hyperlink"/>
            <w:noProof/>
          </w:rPr>
          <w:t>Library Construct</w:t>
        </w:r>
        <w:r w:rsidR="00C40C59">
          <w:rPr>
            <w:noProof/>
            <w:webHidden/>
          </w:rPr>
          <w:tab/>
        </w:r>
        <w:r w:rsidR="00C40C59">
          <w:rPr>
            <w:noProof/>
            <w:webHidden/>
          </w:rPr>
          <w:fldChar w:fldCharType="begin"/>
        </w:r>
        <w:r w:rsidR="00C40C59">
          <w:rPr>
            <w:noProof/>
            <w:webHidden/>
          </w:rPr>
          <w:instrText xml:space="preserve"> PAGEREF _Toc357082379 \h </w:instrText>
        </w:r>
        <w:r w:rsidR="00C40C59">
          <w:rPr>
            <w:noProof/>
            <w:webHidden/>
          </w:rPr>
        </w:r>
        <w:r w:rsidR="00C40C59">
          <w:rPr>
            <w:noProof/>
            <w:webHidden/>
          </w:rPr>
          <w:fldChar w:fldCharType="separate"/>
        </w:r>
        <w:r w:rsidR="00882568">
          <w:rPr>
            <w:noProof/>
            <w:webHidden/>
          </w:rPr>
          <w:t>55</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80" w:history="1">
        <w:r w:rsidR="00C40C59" w:rsidRPr="00645A6A">
          <w:rPr>
            <w:rStyle w:val="Hyperlink"/>
            <w:noProof/>
          </w:rPr>
          <w:t>Normality</w:t>
        </w:r>
        <w:r w:rsidR="00C40C59">
          <w:rPr>
            <w:noProof/>
            <w:webHidden/>
          </w:rPr>
          <w:tab/>
        </w:r>
        <w:r w:rsidR="00C40C59">
          <w:rPr>
            <w:noProof/>
            <w:webHidden/>
          </w:rPr>
          <w:fldChar w:fldCharType="begin"/>
        </w:r>
        <w:r w:rsidR="00C40C59">
          <w:rPr>
            <w:noProof/>
            <w:webHidden/>
          </w:rPr>
          <w:instrText xml:space="preserve"> PAGEREF _Toc357082380 \h </w:instrText>
        </w:r>
        <w:r w:rsidR="00C40C59">
          <w:rPr>
            <w:noProof/>
            <w:webHidden/>
          </w:rPr>
        </w:r>
        <w:r w:rsidR="00C40C59">
          <w:rPr>
            <w:noProof/>
            <w:webHidden/>
          </w:rPr>
          <w:fldChar w:fldCharType="separate"/>
        </w:r>
        <w:r w:rsidR="00882568">
          <w:rPr>
            <w:noProof/>
            <w:webHidden/>
          </w:rPr>
          <w:t>57</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81" w:history="1">
        <w:r w:rsidR="00C40C59" w:rsidRPr="00645A6A">
          <w:rPr>
            <w:rStyle w:val="Hyperlink"/>
            <w:noProof/>
          </w:rPr>
          <w:t>Library Construct with Alternate Measures</w:t>
        </w:r>
        <w:r w:rsidR="00C40C59">
          <w:rPr>
            <w:noProof/>
            <w:webHidden/>
          </w:rPr>
          <w:tab/>
        </w:r>
        <w:r w:rsidR="00C40C59">
          <w:rPr>
            <w:noProof/>
            <w:webHidden/>
          </w:rPr>
          <w:fldChar w:fldCharType="begin"/>
        </w:r>
        <w:r w:rsidR="00C40C59">
          <w:rPr>
            <w:noProof/>
            <w:webHidden/>
          </w:rPr>
          <w:instrText xml:space="preserve"> PAGEREF _Toc357082381 \h </w:instrText>
        </w:r>
        <w:r w:rsidR="00C40C59">
          <w:rPr>
            <w:noProof/>
            <w:webHidden/>
          </w:rPr>
        </w:r>
        <w:r w:rsidR="00C40C59">
          <w:rPr>
            <w:noProof/>
            <w:webHidden/>
          </w:rPr>
          <w:fldChar w:fldCharType="separate"/>
        </w:r>
        <w:r w:rsidR="00882568">
          <w:rPr>
            <w:noProof/>
            <w:webHidden/>
          </w:rPr>
          <w:t>59</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82" w:history="1">
        <w:r w:rsidR="00C40C59" w:rsidRPr="00645A6A">
          <w:rPr>
            <w:rStyle w:val="Hyperlink"/>
            <w:noProof/>
          </w:rPr>
          <w:t>Academic Performance Construct</w:t>
        </w:r>
        <w:r w:rsidR="00C40C59">
          <w:rPr>
            <w:noProof/>
            <w:webHidden/>
          </w:rPr>
          <w:tab/>
        </w:r>
        <w:r w:rsidR="00C40C59">
          <w:rPr>
            <w:noProof/>
            <w:webHidden/>
          </w:rPr>
          <w:fldChar w:fldCharType="begin"/>
        </w:r>
        <w:r w:rsidR="00C40C59">
          <w:rPr>
            <w:noProof/>
            <w:webHidden/>
          </w:rPr>
          <w:instrText xml:space="preserve"> PAGEREF _Toc357082382 \h </w:instrText>
        </w:r>
        <w:r w:rsidR="00C40C59">
          <w:rPr>
            <w:noProof/>
            <w:webHidden/>
          </w:rPr>
        </w:r>
        <w:r w:rsidR="00C40C59">
          <w:rPr>
            <w:noProof/>
            <w:webHidden/>
          </w:rPr>
          <w:fldChar w:fldCharType="separate"/>
        </w:r>
        <w:r w:rsidR="00882568">
          <w:rPr>
            <w:noProof/>
            <w:webHidden/>
          </w:rPr>
          <w:t>62</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3" w:history="1">
        <w:r w:rsidR="00C40C59" w:rsidRPr="00645A6A">
          <w:rPr>
            <w:rStyle w:val="Hyperlink"/>
            <w:noProof/>
          </w:rPr>
          <w:t>Bloom’s Taxonomy</w:t>
        </w:r>
        <w:r w:rsidR="00C40C59">
          <w:rPr>
            <w:noProof/>
            <w:webHidden/>
          </w:rPr>
          <w:tab/>
        </w:r>
        <w:r w:rsidR="00C40C59">
          <w:rPr>
            <w:noProof/>
            <w:webHidden/>
          </w:rPr>
          <w:fldChar w:fldCharType="begin"/>
        </w:r>
        <w:r w:rsidR="00C40C59">
          <w:rPr>
            <w:noProof/>
            <w:webHidden/>
          </w:rPr>
          <w:instrText xml:space="preserve"> PAGEREF _Toc357082383 \h </w:instrText>
        </w:r>
        <w:r w:rsidR="00C40C59">
          <w:rPr>
            <w:noProof/>
            <w:webHidden/>
          </w:rPr>
        </w:r>
        <w:r w:rsidR="00C40C59">
          <w:rPr>
            <w:noProof/>
            <w:webHidden/>
          </w:rPr>
          <w:fldChar w:fldCharType="separate"/>
        </w:r>
        <w:r w:rsidR="00882568">
          <w:rPr>
            <w:noProof/>
            <w:webHidden/>
          </w:rPr>
          <w:t>63</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4" w:history="1">
        <w:r w:rsidR="00C40C59" w:rsidRPr="00645A6A">
          <w:rPr>
            <w:rStyle w:val="Hyperlink"/>
            <w:noProof/>
          </w:rPr>
          <w:t>Bloom’s Taxonomy scale</w:t>
        </w:r>
        <w:r w:rsidR="00C40C59">
          <w:rPr>
            <w:noProof/>
            <w:webHidden/>
          </w:rPr>
          <w:tab/>
        </w:r>
        <w:r w:rsidR="00C40C59">
          <w:rPr>
            <w:noProof/>
            <w:webHidden/>
          </w:rPr>
          <w:fldChar w:fldCharType="begin"/>
        </w:r>
        <w:r w:rsidR="00C40C59">
          <w:rPr>
            <w:noProof/>
            <w:webHidden/>
          </w:rPr>
          <w:instrText xml:space="preserve"> PAGEREF _Toc357082384 \h </w:instrText>
        </w:r>
        <w:r w:rsidR="00C40C59">
          <w:rPr>
            <w:noProof/>
            <w:webHidden/>
          </w:rPr>
        </w:r>
        <w:r w:rsidR="00C40C59">
          <w:rPr>
            <w:noProof/>
            <w:webHidden/>
          </w:rPr>
          <w:fldChar w:fldCharType="separate"/>
        </w:r>
        <w:r w:rsidR="00882568">
          <w:rPr>
            <w:noProof/>
            <w:webHidden/>
          </w:rPr>
          <w:t>65</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5" w:history="1">
        <w:r w:rsidR="00C40C59" w:rsidRPr="00645A6A">
          <w:rPr>
            <w:rStyle w:val="Hyperlink"/>
            <w:noProof/>
          </w:rPr>
          <w:t>Critical Thinking</w:t>
        </w:r>
        <w:r w:rsidR="00C40C59">
          <w:rPr>
            <w:noProof/>
            <w:webHidden/>
          </w:rPr>
          <w:tab/>
        </w:r>
        <w:r w:rsidR="00C40C59">
          <w:rPr>
            <w:noProof/>
            <w:webHidden/>
          </w:rPr>
          <w:fldChar w:fldCharType="begin"/>
        </w:r>
        <w:r w:rsidR="00C40C59">
          <w:rPr>
            <w:noProof/>
            <w:webHidden/>
          </w:rPr>
          <w:instrText xml:space="preserve"> PAGEREF _Toc357082385 \h </w:instrText>
        </w:r>
        <w:r w:rsidR="00C40C59">
          <w:rPr>
            <w:noProof/>
            <w:webHidden/>
          </w:rPr>
        </w:r>
        <w:r w:rsidR="00C40C59">
          <w:rPr>
            <w:noProof/>
            <w:webHidden/>
          </w:rPr>
          <w:fldChar w:fldCharType="separate"/>
        </w:r>
        <w:r w:rsidR="00882568">
          <w:rPr>
            <w:noProof/>
            <w:webHidden/>
          </w:rPr>
          <w:t>66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6" w:history="1">
        <w:r w:rsidR="00C40C59" w:rsidRPr="00645A6A">
          <w:rPr>
            <w:rStyle w:val="Hyperlink"/>
            <w:noProof/>
          </w:rPr>
          <w:t>Lifelong Learning</w:t>
        </w:r>
        <w:r w:rsidR="00C40C59">
          <w:rPr>
            <w:noProof/>
            <w:webHidden/>
          </w:rPr>
          <w:tab/>
        </w:r>
        <w:r w:rsidR="00C40C59">
          <w:rPr>
            <w:noProof/>
            <w:webHidden/>
          </w:rPr>
          <w:fldChar w:fldCharType="begin"/>
        </w:r>
        <w:r w:rsidR="00C40C59">
          <w:rPr>
            <w:noProof/>
            <w:webHidden/>
          </w:rPr>
          <w:instrText xml:space="preserve"> PAGEREF _Toc357082386 \h </w:instrText>
        </w:r>
        <w:r w:rsidR="00C40C59">
          <w:rPr>
            <w:noProof/>
            <w:webHidden/>
          </w:rPr>
        </w:r>
        <w:r w:rsidR="00C40C59">
          <w:rPr>
            <w:noProof/>
            <w:webHidden/>
          </w:rPr>
          <w:fldChar w:fldCharType="separate"/>
        </w:r>
        <w:r w:rsidR="00882568">
          <w:rPr>
            <w:noProof/>
            <w:webHidden/>
          </w:rPr>
          <w:t>66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7" w:history="1">
        <w:r w:rsidR="00C40C59" w:rsidRPr="00645A6A">
          <w:rPr>
            <w:rStyle w:val="Hyperlink"/>
            <w:noProof/>
          </w:rPr>
          <w:t>Grades</w:t>
        </w:r>
        <w:r w:rsidR="00C40C59">
          <w:rPr>
            <w:noProof/>
            <w:webHidden/>
          </w:rPr>
          <w:tab/>
        </w:r>
        <w:r w:rsidR="00C40C59">
          <w:rPr>
            <w:noProof/>
            <w:webHidden/>
          </w:rPr>
          <w:fldChar w:fldCharType="begin"/>
        </w:r>
        <w:r w:rsidR="00C40C59">
          <w:rPr>
            <w:noProof/>
            <w:webHidden/>
          </w:rPr>
          <w:instrText xml:space="preserve"> PAGEREF _Toc357082387 \h </w:instrText>
        </w:r>
        <w:r w:rsidR="00C40C59">
          <w:rPr>
            <w:noProof/>
            <w:webHidden/>
          </w:rPr>
        </w:r>
        <w:r w:rsidR="00C40C59">
          <w:rPr>
            <w:noProof/>
            <w:webHidden/>
          </w:rPr>
          <w:fldChar w:fldCharType="separate"/>
        </w:r>
        <w:r w:rsidR="00882568">
          <w:rPr>
            <w:noProof/>
            <w:webHidden/>
          </w:rPr>
          <w:t>67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88" w:history="1">
        <w:r w:rsidR="00C40C59" w:rsidRPr="00645A6A">
          <w:rPr>
            <w:rStyle w:val="Hyperlink"/>
            <w:noProof/>
          </w:rPr>
          <w:t>Summary of Academic Performance Indicators</w:t>
        </w:r>
        <w:r w:rsidR="00C40C59">
          <w:rPr>
            <w:noProof/>
            <w:webHidden/>
          </w:rPr>
          <w:tab/>
        </w:r>
        <w:r w:rsidR="00C40C59">
          <w:rPr>
            <w:noProof/>
            <w:webHidden/>
          </w:rPr>
          <w:fldChar w:fldCharType="begin"/>
        </w:r>
        <w:r w:rsidR="00C40C59">
          <w:rPr>
            <w:noProof/>
            <w:webHidden/>
          </w:rPr>
          <w:instrText xml:space="preserve"> PAGEREF _Toc357082388 \h </w:instrText>
        </w:r>
        <w:r w:rsidR="00C40C59">
          <w:rPr>
            <w:noProof/>
            <w:webHidden/>
          </w:rPr>
        </w:r>
        <w:r w:rsidR="00C40C59">
          <w:rPr>
            <w:noProof/>
            <w:webHidden/>
          </w:rPr>
          <w:fldChar w:fldCharType="separate"/>
        </w:r>
        <w:r w:rsidR="00882568">
          <w:rPr>
            <w:noProof/>
            <w:webHidden/>
          </w:rPr>
          <w:t>68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89" w:history="1">
        <w:r w:rsidR="00C40C59" w:rsidRPr="00645A6A">
          <w:rPr>
            <w:rStyle w:val="Hyperlink"/>
            <w:noProof/>
          </w:rPr>
          <w:t>Academic Integration Construct</w:t>
        </w:r>
        <w:r w:rsidR="00C40C59">
          <w:rPr>
            <w:noProof/>
            <w:webHidden/>
          </w:rPr>
          <w:tab/>
        </w:r>
        <w:r w:rsidR="00C40C59">
          <w:rPr>
            <w:noProof/>
            <w:webHidden/>
          </w:rPr>
          <w:fldChar w:fldCharType="begin"/>
        </w:r>
        <w:r w:rsidR="00C40C59">
          <w:rPr>
            <w:noProof/>
            <w:webHidden/>
          </w:rPr>
          <w:instrText xml:space="preserve"> PAGEREF _Toc357082389 \h </w:instrText>
        </w:r>
        <w:r w:rsidR="00C40C59">
          <w:rPr>
            <w:noProof/>
            <w:webHidden/>
          </w:rPr>
        </w:r>
        <w:r w:rsidR="00C40C59">
          <w:rPr>
            <w:noProof/>
            <w:webHidden/>
          </w:rPr>
          <w:fldChar w:fldCharType="separate"/>
        </w:r>
        <w:r w:rsidR="00882568">
          <w:rPr>
            <w:noProof/>
            <w:webHidden/>
          </w:rPr>
          <w:t>68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0" w:history="1">
        <w:r w:rsidR="00C40C59" w:rsidRPr="00645A6A">
          <w:rPr>
            <w:rStyle w:val="Hyperlink"/>
            <w:noProof/>
          </w:rPr>
          <w:t>Pike’s Scalelets</w:t>
        </w:r>
        <w:r w:rsidR="00C40C59">
          <w:rPr>
            <w:noProof/>
            <w:webHidden/>
          </w:rPr>
          <w:tab/>
        </w:r>
        <w:r w:rsidR="00C40C59">
          <w:rPr>
            <w:noProof/>
            <w:webHidden/>
          </w:rPr>
          <w:fldChar w:fldCharType="begin"/>
        </w:r>
        <w:r w:rsidR="00C40C59">
          <w:rPr>
            <w:noProof/>
            <w:webHidden/>
          </w:rPr>
          <w:instrText xml:space="preserve"> PAGEREF _Toc357082390 \h </w:instrText>
        </w:r>
        <w:r w:rsidR="00C40C59">
          <w:rPr>
            <w:noProof/>
            <w:webHidden/>
          </w:rPr>
        </w:r>
        <w:r w:rsidR="00C40C59">
          <w:rPr>
            <w:noProof/>
            <w:webHidden/>
          </w:rPr>
          <w:fldChar w:fldCharType="separate"/>
        </w:r>
        <w:r w:rsidR="00882568">
          <w:rPr>
            <w:noProof/>
            <w:webHidden/>
          </w:rPr>
          <w:t>68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1" w:history="1">
        <w:r w:rsidR="00C40C59" w:rsidRPr="00645A6A">
          <w:rPr>
            <w:rStyle w:val="Hyperlink"/>
            <w:noProof/>
          </w:rPr>
          <w:t>Pike’s Active Learning scalelet</w:t>
        </w:r>
        <w:r w:rsidR="00C40C59">
          <w:rPr>
            <w:noProof/>
            <w:webHidden/>
          </w:rPr>
          <w:tab/>
        </w:r>
        <w:r w:rsidR="00C40C59">
          <w:rPr>
            <w:noProof/>
            <w:webHidden/>
          </w:rPr>
          <w:fldChar w:fldCharType="begin"/>
        </w:r>
        <w:r w:rsidR="00C40C59">
          <w:rPr>
            <w:noProof/>
            <w:webHidden/>
          </w:rPr>
          <w:instrText xml:space="preserve"> PAGEREF _Toc357082391 \h </w:instrText>
        </w:r>
        <w:r w:rsidR="00C40C59">
          <w:rPr>
            <w:noProof/>
            <w:webHidden/>
          </w:rPr>
        </w:r>
        <w:r w:rsidR="00C40C59">
          <w:rPr>
            <w:noProof/>
            <w:webHidden/>
          </w:rPr>
          <w:fldChar w:fldCharType="separate"/>
        </w:r>
        <w:r w:rsidR="00882568">
          <w:rPr>
            <w:noProof/>
            <w:webHidden/>
          </w:rPr>
          <w:t>69</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2" w:history="1">
        <w:r w:rsidR="00C40C59" w:rsidRPr="00645A6A">
          <w:rPr>
            <w:rStyle w:val="Hyperlink"/>
            <w:noProof/>
          </w:rPr>
          <w:t>Reliability of Pike’s Active Learning scalelet</w:t>
        </w:r>
        <w:r w:rsidR="00C40C59">
          <w:rPr>
            <w:noProof/>
            <w:webHidden/>
          </w:rPr>
          <w:tab/>
        </w:r>
        <w:r w:rsidR="00C40C59">
          <w:rPr>
            <w:noProof/>
            <w:webHidden/>
          </w:rPr>
          <w:fldChar w:fldCharType="begin"/>
        </w:r>
        <w:r w:rsidR="00C40C59">
          <w:rPr>
            <w:noProof/>
            <w:webHidden/>
          </w:rPr>
          <w:instrText xml:space="preserve"> PAGEREF _Toc357082392 \h </w:instrText>
        </w:r>
        <w:r w:rsidR="00C40C59">
          <w:rPr>
            <w:noProof/>
            <w:webHidden/>
          </w:rPr>
        </w:r>
        <w:r w:rsidR="00C40C59">
          <w:rPr>
            <w:noProof/>
            <w:webHidden/>
          </w:rPr>
          <w:fldChar w:fldCharType="separate"/>
        </w:r>
        <w:r w:rsidR="00882568">
          <w:rPr>
            <w:noProof/>
            <w:webHidden/>
          </w:rPr>
          <w:t>70</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3" w:history="1">
        <w:r w:rsidR="00C40C59" w:rsidRPr="00645A6A">
          <w:rPr>
            <w:rStyle w:val="Hyperlink"/>
            <w:noProof/>
          </w:rPr>
          <w:t>Pike’s Collaborative Learning scalelet</w:t>
        </w:r>
        <w:r w:rsidR="00C40C59">
          <w:rPr>
            <w:noProof/>
            <w:webHidden/>
          </w:rPr>
          <w:tab/>
        </w:r>
        <w:r w:rsidR="00C40C59">
          <w:rPr>
            <w:noProof/>
            <w:webHidden/>
          </w:rPr>
          <w:fldChar w:fldCharType="begin"/>
        </w:r>
        <w:r w:rsidR="00C40C59">
          <w:rPr>
            <w:noProof/>
            <w:webHidden/>
          </w:rPr>
          <w:instrText xml:space="preserve"> PAGEREF _Toc357082393 \h </w:instrText>
        </w:r>
        <w:r w:rsidR="00C40C59">
          <w:rPr>
            <w:noProof/>
            <w:webHidden/>
          </w:rPr>
        </w:r>
        <w:r w:rsidR="00C40C59">
          <w:rPr>
            <w:noProof/>
            <w:webHidden/>
          </w:rPr>
          <w:fldChar w:fldCharType="separate"/>
        </w:r>
        <w:r w:rsidR="00882568">
          <w:rPr>
            <w:noProof/>
            <w:webHidden/>
          </w:rPr>
          <w:t>71</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4" w:history="1">
        <w:r w:rsidR="00C40C59" w:rsidRPr="00645A6A">
          <w:rPr>
            <w:rStyle w:val="Hyperlink"/>
            <w:noProof/>
          </w:rPr>
          <w:t>Pike’s Course Challenge scalelet</w:t>
        </w:r>
        <w:r w:rsidR="00C40C59">
          <w:rPr>
            <w:noProof/>
            <w:webHidden/>
          </w:rPr>
          <w:tab/>
        </w:r>
        <w:r w:rsidR="00C40C59">
          <w:rPr>
            <w:noProof/>
            <w:webHidden/>
          </w:rPr>
          <w:fldChar w:fldCharType="begin"/>
        </w:r>
        <w:r w:rsidR="00C40C59">
          <w:rPr>
            <w:noProof/>
            <w:webHidden/>
          </w:rPr>
          <w:instrText xml:space="preserve"> PAGEREF _Toc357082394 \h </w:instrText>
        </w:r>
        <w:r w:rsidR="00C40C59">
          <w:rPr>
            <w:noProof/>
            <w:webHidden/>
          </w:rPr>
        </w:r>
        <w:r w:rsidR="00C40C59">
          <w:rPr>
            <w:noProof/>
            <w:webHidden/>
          </w:rPr>
          <w:fldChar w:fldCharType="separate"/>
        </w:r>
        <w:r w:rsidR="00882568">
          <w:rPr>
            <w:noProof/>
            <w:webHidden/>
          </w:rPr>
          <w:t>74</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5" w:history="1">
        <w:r w:rsidR="00C40C59" w:rsidRPr="00645A6A">
          <w:rPr>
            <w:rStyle w:val="Hyperlink"/>
            <w:noProof/>
          </w:rPr>
          <w:t>Reliability of Pike’s Course Challenge scalelet</w:t>
        </w:r>
        <w:r w:rsidR="00C40C59">
          <w:rPr>
            <w:noProof/>
            <w:webHidden/>
          </w:rPr>
          <w:tab/>
        </w:r>
        <w:r w:rsidR="00C40C59">
          <w:rPr>
            <w:noProof/>
            <w:webHidden/>
          </w:rPr>
          <w:fldChar w:fldCharType="begin"/>
        </w:r>
        <w:r w:rsidR="00C40C59">
          <w:rPr>
            <w:noProof/>
            <w:webHidden/>
          </w:rPr>
          <w:instrText xml:space="preserve"> PAGEREF _Toc357082395 \h </w:instrText>
        </w:r>
        <w:r w:rsidR="00C40C59">
          <w:rPr>
            <w:noProof/>
            <w:webHidden/>
          </w:rPr>
        </w:r>
        <w:r w:rsidR="00C40C59">
          <w:rPr>
            <w:noProof/>
            <w:webHidden/>
          </w:rPr>
          <w:fldChar w:fldCharType="separate"/>
        </w:r>
        <w:r w:rsidR="00882568">
          <w:rPr>
            <w:noProof/>
            <w:webHidden/>
          </w:rPr>
          <w:t>75</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6" w:history="1">
        <w:r w:rsidR="00C40C59" w:rsidRPr="00645A6A">
          <w:rPr>
            <w:rStyle w:val="Hyperlink"/>
            <w:noProof/>
          </w:rPr>
          <w:t>Pike’s Course Interaction scalelet</w:t>
        </w:r>
        <w:r w:rsidR="00C40C59">
          <w:rPr>
            <w:noProof/>
            <w:webHidden/>
          </w:rPr>
          <w:tab/>
        </w:r>
        <w:r w:rsidR="00C40C59">
          <w:rPr>
            <w:noProof/>
            <w:webHidden/>
          </w:rPr>
          <w:fldChar w:fldCharType="begin"/>
        </w:r>
        <w:r w:rsidR="00C40C59">
          <w:rPr>
            <w:noProof/>
            <w:webHidden/>
          </w:rPr>
          <w:instrText xml:space="preserve"> PAGEREF _Toc357082396 \h </w:instrText>
        </w:r>
        <w:r w:rsidR="00C40C59">
          <w:rPr>
            <w:noProof/>
            <w:webHidden/>
          </w:rPr>
        </w:r>
        <w:r w:rsidR="00C40C59">
          <w:rPr>
            <w:noProof/>
            <w:webHidden/>
          </w:rPr>
          <w:fldChar w:fldCharType="separate"/>
        </w:r>
        <w:r w:rsidR="00882568">
          <w:rPr>
            <w:noProof/>
            <w:webHidden/>
          </w:rPr>
          <w:t>76</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7" w:history="1">
        <w:r w:rsidR="00C40C59" w:rsidRPr="00645A6A">
          <w:rPr>
            <w:rStyle w:val="Hyperlink"/>
            <w:noProof/>
          </w:rPr>
          <w:t>Reliability of Pike’s Course Interaction scalelet</w:t>
        </w:r>
        <w:r w:rsidR="00C40C59">
          <w:rPr>
            <w:noProof/>
            <w:webHidden/>
          </w:rPr>
          <w:tab/>
        </w:r>
        <w:r w:rsidR="00C40C59">
          <w:rPr>
            <w:noProof/>
            <w:webHidden/>
          </w:rPr>
          <w:fldChar w:fldCharType="begin"/>
        </w:r>
        <w:r w:rsidR="00C40C59">
          <w:rPr>
            <w:noProof/>
            <w:webHidden/>
          </w:rPr>
          <w:instrText xml:space="preserve"> PAGEREF _Toc357082397 \h </w:instrText>
        </w:r>
        <w:r w:rsidR="00C40C59">
          <w:rPr>
            <w:noProof/>
            <w:webHidden/>
          </w:rPr>
        </w:r>
        <w:r w:rsidR="00C40C59">
          <w:rPr>
            <w:noProof/>
            <w:webHidden/>
          </w:rPr>
          <w:fldChar w:fldCharType="separate"/>
        </w:r>
        <w:r w:rsidR="00882568">
          <w:rPr>
            <w:noProof/>
            <w:webHidden/>
          </w:rPr>
          <w:t>77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398" w:history="1">
        <w:r w:rsidR="00C40C59" w:rsidRPr="00645A6A">
          <w:rPr>
            <w:rStyle w:val="Hyperlink"/>
            <w:noProof/>
          </w:rPr>
          <w:t>Academic Integration Construct Revisited</w:t>
        </w:r>
        <w:r w:rsidR="00C40C59">
          <w:rPr>
            <w:noProof/>
            <w:webHidden/>
          </w:rPr>
          <w:tab/>
        </w:r>
        <w:r w:rsidR="00C40C59">
          <w:rPr>
            <w:noProof/>
            <w:webHidden/>
          </w:rPr>
          <w:fldChar w:fldCharType="begin"/>
        </w:r>
        <w:r w:rsidR="00C40C59">
          <w:rPr>
            <w:noProof/>
            <w:webHidden/>
          </w:rPr>
          <w:instrText xml:space="preserve"> PAGEREF _Toc357082398 \h </w:instrText>
        </w:r>
        <w:r w:rsidR="00C40C59">
          <w:rPr>
            <w:noProof/>
            <w:webHidden/>
          </w:rPr>
        </w:r>
        <w:r w:rsidR="00C40C59">
          <w:rPr>
            <w:noProof/>
            <w:webHidden/>
          </w:rPr>
          <w:fldChar w:fldCharType="separate"/>
        </w:r>
        <w:r w:rsidR="00882568">
          <w:rPr>
            <w:noProof/>
            <w:webHidden/>
          </w:rPr>
          <w:t>78</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399" w:history="1">
        <w:r w:rsidR="00C40C59" w:rsidRPr="00645A6A">
          <w:rPr>
            <w:rStyle w:val="Hyperlink"/>
            <w:noProof/>
          </w:rPr>
          <w:t>Institutional Commitment Construct</w:t>
        </w:r>
        <w:r w:rsidR="00C40C59">
          <w:rPr>
            <w:noProof/>
            <w:webHidden/>
          </w:rPr>
          <w:tab/>
        </w:r>
        <w:r w:rsidR="00C40C59">
          <w:rPr>
            <w:noProof/>
            <w:webHidden/>
          </w:rPr>
          <w:fldChar w:fldCharType="begin"/>
        </w:r>
        <w:r w:rsidR="00C40C59">
          <w:rPr>
            <w:noProof/>
            <w:webHidden/>
          </w:rPr>
          <w:instrText xml:space="preserve"> PAGEREF _Toc357082399 \h </w:instrText>
        </w:r>
        <w:r w:rsidR="00C40C59">
          <w:rPr>
            <w:noProof/>
            <w:webHidden/>
          </w:rPr>
        </w:r>
        <w:r w:rsidR="00C40C59">
          <w:rPr>
            <w:noProof/>
            <w:webHidden/>
          </w:rPr>
          <w:fldChar w:fldCharType="separate"/>
        </w:r>
        <w:r w:rsidR="00882568">
          <w:rPr>
            <w:noProof/>
            <w:webHidden/>
          </w:rPr>
          <w:t>78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0" w:history="1">
        <w:r w:rsidR="00C40C59" w:rsidRPr="00645A6A">
          <w:rPr>
            <w:rStyle w:val="Hyperlink"/>
            <w:noProof/>
          </w:rPr>
          <w:t>Support for Student Success</w:t>
        </w:r>
        <w:r w:rsidR="00C40C59">
          <w:rPr>
            <w:noProof/>
            <w:webHidden/>
          </w:rPr>
          <w:tab/>
        </w:r>
        <w:r w:rsidR="00C40C59">
          <w:rPr>
            <w:noProof/>
            <w:webHidden/>
          </w:rPr>
          <w:fldChar w:fldCharType="begin"/>
        </w:r>
        <w:r w:rsidR="00C40C59">
          <w:rPr>
            <w:noProof/>
            <w:webHidden/>
          </w:rPr>
          <w:instrText xml:space="preserve"> PAGEREF _Toc357082400 \h </w:instrText>
        </w:r>
        <w:r w:rsidR="00C40C59">
          <w:rPr>
            <w:noProof/>
            <w:webHidden/>
          </w:rPr>
        </w:r>
        <w:r w:rsidR="00C40C59">
          <w:rPr>
            <w:noProof/>
            <w:webHidden/>
          </w:rPr>
          <w:fldChar w:fldCharType="separate"/>
        </w:r>
        <w:r w:rsidR="00882568">
          <w:rPr>
            <w:noProof/>
            <w:webHidden/>
          </w:rPr>
          <w:t>80</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1" w:history="1">
        <w:r w:rsidR="00C40C59" w:rsidRPr="00645A6A">
          <w:rPr>
            <w:rStyle w:val="Hyperlink"/>
            <w:noProof/>
          </w:rPr>
          <w:t>Reliability of Pike’s Support for Student Success scalelet</w:t>
        </w:r>
        <w:r w:rsidR="00C40C59">
          <w:rPr>
            <w:noProof/>
            <w:webHidden/>
          </w:rPr>
          <w:tab/>
        </w:r>
        <w:r w:rsidR="00C40C59">
          <w:rPr>
            <w:noProof/>
            <w:webHidden/>
          </w:rPr>
          <w:fldChar w:fldCharType="begin"/>
        </w:r>
        <w:r w:rsidR="00C40C59">
          <w:rPr>
            <w:noProof/>
            <w:webHidden/>
          </w:rPr>
          <w:instrText xml:space="preserve"> PAGEREF _Toc357082401 \h </w:instrText>
        </w:r>
        <w:r w:rsidR="00C40C59">
          <w:rPr>
            <w:noProof/>
            <w:webHidden/>
          </w:rPr>
        </w:r>
        <w:r w:rsidR="00C40C59">
          <w:rPr>
            <w:noProof/>
            <w:webHidden/>
          </w:rPr>
          <w:fldChar w:fldCharType="separate"/>
        </w:r>
        <w:r w:rsidR="00882568">
          <w:rPr>
            <w:noProof/>
            <w:webHidden/>
          </w:rPr>
          <w:t>81</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2" w:history="1">
        <w:r w:rsidR="00C40C59" w:rsidRPr="00645A6A">
          <w:rPr>
            <w:rStyle w:val="Hyperlink"/>
            <w:noProof/>
          </w:rPr>
          <w:t>Institutional Commitment Construct Revisited</w:t>
        </w:r>
        <w:r w:rsidR="00C40C59">
          <w:rPr>
            <w:noProof/>
            <w:webHidden/>
          </w:rPr>
          <w:tab/>
        </w:r>
        <w:r w:rsidR="00C40C59">
          <w:rPr>
            <w:noProof/>
            <w:webHidden/>
          </w:rPr>
          <w:fldChar w:fldCharType="begin"/>
        </w:r>
        <w:r w:rsidR="00C40C59">
          <w:rPr>
            <w:noProof/>
            <w:webHidden/>
          </w:rPr>
          <w:instrText xml:space="preserve"> PAGEREF _Toc357082402 \h </w:instrText>
        </w:r>
        <w:r w:rsidR="00C40C59">
          <w:rPr>
            <w:noProof/>
            <w:webHidden/>
          </w:rPr>
        </w:r>
        <w:r w:rsidR="00C40C59">
          <w:rPr>
            <w:noProof/>
            <w:webHidden/>
          </w:rPr>
          <w:fldChar w:fldCharType="separate"/>
        </w:r>
        <w:r w:rsidR="00882568">
          <w:rPr>
            <w:noProof/>
            <w:webHidden/>
          </w:rPr>
          <w:t>81</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03" w:history="1">
        <w:r w:rsidR="00C40C59" w:rsidRPr="00645A6A">
          <w:rPr>
            <w:rStyle w:val="Hyperlink"/>
            <w:noProof/>
          </w:rPr>
          <w:t>Intent to Persist Construct</w:t>
        </w:r>
        <w:r w:rsidR="00C40C59">
          <w:rPr>
            <w:noProof/>
            <w:webHidden/>
          </w:rPr>
          <w:tab/>
        </w:r>
        <w:r w:rsidR="00C40C59">
          <w:rPr>
            <w:noProof/>
            <w:webHidden/>
          </w:rPr>
          <w:fldChar w:fldCharType="begin"/>
        </w:r>
        <w:r w:rsidR="00C40C59">
          <w:rPr>
            <w:noProof/>
            <w:webHidden/>
          </w:rPr>
          <w:instrText xml:space="preserve"> PAGEREF _Toc357082403 \h </w:instrText>
        </w:r>
        <w:r w:rsidR="00C40C59">
          <w:rPr>
            <w:noProof/>
            <w:webHidden/>
          </w:rPr>
        </w:r>
        <w:r w:rsidR="00C40C59">
          <w:rPr>
            <w:noProof/>
            <w:webHidden/>
          </w:rPr>
          <w:fldChar w:fldCharType="separate"/>
        </w:r>
        <w:r w:rsidR="00882568">
          <w:rPr>
            <w:noProof/>
            <w:webHidden/>
          </w:rPr>
          <w:t>82</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04" w:history="1">
        <w:r w:rsidR="00C40C59" w:rsidRPr="00645A6A">
          <w:rPr>
            <w:rStyle w:val="Hyperlink"/>
            <w:noProof/>
          </w:rPr>
          <w:t>Persistence Construct</w:t>
        </w:r>
        <w:r w:rsidR="00C40C59">
          <w:rPr>
            <w:noProof/>
            <w:webHidden/>
          </w:rPr>
          <w:tab/>
        </w:r>
        <w:r w:rsidR="00C40C59">
          <w:rPr>
            <w:noProof/>
            <w:webHidden/>
          </w:rPr>
          <w:fldChar w:fldCharType="begin"/>
        </w:r>
        <w:r w:rsidR="00C40C59">
          <w:rPr>
            <w:noProof/>
            <w:webHidden/>
          </w:rPr>
          <w:instrText xml:space="preserve"> PAGEREF _Toc357082404 \h </w:instrText>
        </w:r>
        <w:r w:rsidR="00C40C59">
          <w:rPr>
            <w:noProof/>
            <w:webHidden/>
          </w:rPr>
        </w:r>
        <w:r w:rsidR="00C40C59">
          <w:rPr>
            <w:noProof/>
            <w:webHidden/>
          </w:rPr>
          <w:fldChar w:fldCharType="separate"/>
        </w:r>
        <w:r w:rsidR="00882568">
          <w:rPr>
            <w:noProof/>
            <w:webHidden/>
          </w:rPr>
          <w:t>83</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05" w:history="1">
        <w:r w:rsidR="00C40C59" w:rsidRPr="00645A6A">
          <w:rPr>
            <w:rStyle w:val="Hyperlink"/>
            <w:noProof/>
          </w:rPr>
          <w:t>Correlation Analysis</w:t>
        </w:r>
        <w:r w:rsidR="00C40C59">
          <w:rPr>
            <w:noProof/>
            <w:webHidden/>
          </w:rPr>
          <w:tab/>
        </w:r>
        <w:r w:rsidR="00C40C59">
          <w:rPr>
            <w:noProof/>
            <w:webHidden/>
          </w:rPr>
          <w:fldChar w:fldCharType="begin"/>
        </w:r>
        <w:r w:rsidR="00C40C59">
          <w:rPr>
            <w:noProof/>
            <w:webHidden/>
          </w:rPr>
          <w:instrText xml:space="preserve"> PAGEREF _Toc357082405 \h </w:instrText>
        </w:r>
        <w:r w:rsidR="00C40C59">
          <w:rPr>
            <w:noProof/>
            <w:webHidden/>
          </w:rPr>
        </w:r>
        <w:r w:rsidR="00C40C59">
          <w:rPr>
            <w:noProof/>
            <w:webHidden/>
          </w:rPr>
          <w:fldChar w:fldCharType="separate"/>
        </w:r>
        <w:r w:rsidR="00882568">
          <w:rPr>
            <w:noProof/>
            <w:webHidden/>
          </w:rPr>
          <w:t>84</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06" w:history="1">
        <w:r w:rsidR="00C40C59" w:rsidRPr="00645A6A">
          <w:rPr>
            <w:rStyle w:val="Hyperlink"/>
            <w:noProof/>
          </w:rPr>
          <w:t>Correlation Matrices Comparing Indicators from Each Construct</w:t>
        </w:r>
        <w:r w:rsidR="00C40C59">
          <w:rPr>
            <w:noProof/>
            <w:webHidden/>
          </w:rPr>
          <w:tab/>
        </w:r>
        <w:r w:rsidR="00C40C59">
          <w:rPr>
            <w:noProof/>
            <w:webHidden/>
          </w:rPr>
          <w:fldChar w:fldCharType="begin"/>
        </w:r>
        <w:r w:rsidR="00C40C59">
          <w:rPr>
            <w:noProof/>
            <w:webHidden/>
          </w:rPr>
          <w:instrText xml:space="preserve"> PAGEREF _Toc357082406 \h </w:instrText>
        </w:r>
        <w:r w:rsidR="00C40C59">
          <w:rPr>
            <w:noProof/>
            <w:webHidden/>
          </w:rPr>
        </w:r>
        <w:r w:rsidR="00C40C59">
          <w:rPr>
            <w:noProof/>
            <w:webHidden/>
          </w:rPr>
          <w:fldChar w:fldCharType="separate"/>
        </w:r>
        <w:r w:rsidR="00882568">
          <w:rPr>
            <w:noProof/>
            <w:webHidden/>
          </w:rPr>
          <w:t>87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7" w:history="1">
        <w:r w:rsidR="00C40C59" w:rsidRPr="00645A6A">
          <w:rPr>
            <w:rStyle w:val="Hyperlink"/>
            <w:noProof/>
          </w:rPr>
          <w:t>Library Construct Indicators and Academic Performance Construct Indicators</w:t>
        </w:r>
        <w:r w:rsidR="00C40C59">
          <w:rPr>
            <w:noProof/>
            <w:webHidden/>
          </w:rPr>
          <w:tab/>
        </w:r>
        <w:r w:rsidR="00C40C59">
          <w:rPr>
            <w:noProof/>
            <w:webHidden/>
          </w:rPr>
          <w:fldChar w:fldCharType="begin"/>
        </w:r>
        <w:r w:rsidR="00C40C59">
          <w:rPr>
            <w:noProof/>
            <w:webHidden/>
          </w:rPr>
          <w:instrText xml:space="preserve"> PAGEREF _Toc357082407 \h </w:instrText>
        </w:r>
        <w:r w:rsidR="00C40C59">
          <w:rPr>
            <w:noProof/>
            <w:webHidden/>
          </w:rPr>
        </w:r>
        <w:r w:rsidR="00C40C59">
          <w:rPr>
            <w:noProof/>
            <w:webHidden/>
          </w:rPr>
          <w:fldChar w:fldCharType="separate"/>
        </w:r>
        <w:r w:rsidR="00882568">
          <w:rPr>
            <w:noProof/>
            <w:webHidden/>
          </w:rPr>
          <w:t>87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8" w:history="1">
        <w:r w:rsidR="00C40C59" w:rsidRPr="00645A6A">
          <w:rPr>
            <w:rStyle w:val="Hyperlink"/>
            <w:noProof/>
          </w:rPr>
          <w:t>Library Construct Indicators and Academic Integration Construct Indicators</w:t>
        </w:r>
        <w:r w:rsidR="00C40C59">
          <w:rPr>
            <w:noProof/>
            <w:webHidden/>
          </w:rPr>
          <w:tab/>
        </w:r>
        <w:r w:rsidR="00C40C59">
          <w:rPr>
            <w:noProof/>
            <w:webHidden/>
          </w:rPr>
          <w:fldChar w:fldCharType="begin"/>
        </w:r>
        <w:r w:rsidR="00C40C59">
          <w:rPr>
            <w:noProof/>
            <w:webHidden/>
          </w:rPr>
          <w:instrText xml:space="preserve"> PAGEREF _Toc357082408 \h </w:instrText>
        </w:r>
        <w:r w:rsidR="00C40C59">
          <w:rPr>
            <w:noProof/>
            <w:webHidden/>
          </w:rPr>
        </w:r>
        <w:r w:rsidR="00C40C59">
          <w:rPr>
            <w:noProof/>
            <w:webHidden/>
          </w:rPr>
          <w:fldChar w:fldCharType="separate"/>
        </w:r>
        <w:r w:rsidR="00882568">
          <w:rPr>
            <w:noProof/>
            <w:webHidden/>
          </w:rPr>
          <w:t>89</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09" w:history="1">
        <w:r w:rsidR="00C40C59" w:rsidRPr="00645A6A">
          <w:rPr>
            <w:rStyle w:val="Hyperlink"/>
            <w:noProof/>
          </w:rPr>
          <w:t>Library Construct Indicators and Institutional Commitment Construct Indicators</w:t>
        </w:r>
        <w:r w:rsidR="00C40C59">
          <w:rPr>
            <w:noProof/>
            <w:webHidden/>
          </w:rPr>
          <w:tab/>
        </w:r>
        <w:r w:rsidR="00C40C59">
          <w:rPr>
            <w:noProof/>
            <w:webHidden/>
          </w:rPr>
          <w:fldChar w:fldCharType="begin"/>
        </w:r>
        <w:r w:rsidR="00C40C59">
          <w:rPr>
            <w:noProof/>
            <w:webHidden/>
          </w:rPr>
          <w:instrText xml:space="preserve"> PAGEREF _Toc357082409 \h </w:instrText>
        </w:r>
        <w:r w:rsidR="00C40C59">
          <w:rPr>
            <w:noProof/>
            <w:webHidden/>
          </w:rPr>
        </w:r>
        <w:r w:rsidR="00C40C59">
          <w:rPr>
            <w:noProof/>
            <w:webHidden/>
          </w:rPr>
          <w:fldChar w:fldCharType="separate"/>
        </w:r>
        <w:r w:rsidR="00882568">
          <w:rPr>
            <w:noProof/>
            <w:webHidden/>
          </w:rPr>
          <w:t>90</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0" w:history="1">
        <w:r w:rsidR="00C40C59" w:rsidRPr="00645A6A">
          <w:rPr>
            <w:rStyle w:val="Hyperlink"/>
            <w:noProof/>
          </w:rPr>
          <w:t>Library Construct Indicators and Intent to Persist Construct Indicators</w:t>
        </w:r>
        <w:r w:rsidR="00C40C59">
          <w:rPr>
            <w:noProof/>
            <w:webHidden/>
          </w:rPr>
          <w:tab/>
        </w:r>
        <w:r w:rsidR="00C40C59">
          <w:rPr>
            <w:noProof/>
            <w:webHidden/>
          </w:rPr>
          <w:fldChar w:fldCharType="begin"/>
        </w:r>
        <w:r w:rsidR="00C40C59">
          <w:rPr>
            <w:noProof/>
            <w:webHidden/>
          </w:rPr>
          <w:instrText xml:space="preserve"> PAGEREF _Toc357082410 \h </w:instrText>
        </w:r>
        <w:r w:rsidR="00C40C59">
          <w:rPr>
            <w:noProof/>
            <w:webHidden/>
          </w:rPr>
        </w:r>
        <w:r w:rsidR="00C40C59">
          <w:rPr>
            <w:noProof/>
            <w:webHidden/>
          </w:rPr>
          <w:fldChar w:fldCharType="separate"/>
        </w:r>
        <w:r w:rsidR="00882568">
          <w:rPr>
            <w:noProof/>
            <w:webHidden/>
          </w:rPr>
          <w:t>92</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1" w:history="1">
        <w:r w:rsidR="00C40C59" w:rsidRPr="00645A6A">
          <w:rPr>
            <w:rStyle w:val="Hyperlink"/>
            <w:noProof/>
          </w:rPr>
          <w:t>Library Construct Indicators and Intent to Persist Construct Indicators</w:t>
        </w:r>
        <w:r w:rsidR="00C40C59">
          <w:rPr>
            <w:noProof/>
            <w:webHidden/>
          </w:rPr>
          <w:tab/>
        </w:r>
        <w:r w:rsidR="00C40C59">
          <w:rPr>
            <w:noProof/>
            <w:webHidden/>
          </w:rPr>
          <w:fldChar w:fldCharType="begin"/>
        </w:r>
        <w:r w:rsidR="00C40C59">
          <w:rPr>
            <w:noProof/>
            <w:webHidden/>
          </w:rPr>
          <w:instrText xml:space="preserve"> PAGEREF _Toc357082411 \h </w:instrText>
        </w:r>
        <w:r w:rsidR="00C40C59">
          <w:rPr>
            <w:noProof/>
            <w:webHidden/>
          </w:rPr>
        </w:r>
        <w:r w:rsidR="00C40C59">
          <w:rPr>
            <w:noProof/>
            <w:webHidden/>
          </w:rPr>
          <w:fldChar w:fldCharType="separate"/>
        </w:r>
        <w:r w:rsidR="00882568">
          <w:rPr>
            <w:noProof/>
            <w:webHidden/>
          </w:rPr>
          <w:t>93</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2" w:history="1">
        <w:r w:rsidR="00C40C59" w:rsidRPr="00645A6A">
          <w:rPr>
            <w:rStyle w:val="Hyperlink"/>
            <w:noProof/>
          </w:rPr>
          <w:t>Complete Matrix with Library Ratio Indicators</w:t>
        </w:r>
        <w:r w:rsidR="00C40C59">
          <w:rPr>
            <w:noProof/>
            <w:webHidden/>
          </w:rPr>
          <w:tab/>
        </w:r>
        <w:r w:rsidR="00C40C59">
          <w:rPr>
            <w:noProof/>
            <w:webHidden/>
          </w:rPr>
          <w:fldChar w:fldCharType="begin"/>
        </w:r>
        <w:r w:rsidR="00C40C59">
          <w:rPr>
            <w:noProof/>
            <w:webHidden/>
          </w:rPr>
          <w:instrText xml:space="preserve"> PAGEREF _Toc357082412 \h </w:instrText>
        </w:r>
        <w:r w:rsidR="00C40C59">
          <w:rPr>
            <w:noProof/>
            <w:webHidden/>
          </w:rPr>
        </w:r>
        <w:r w:rsidR="00C40C59">
          <w:rPr>
            <w:noProof/>
            <w:webHidden/>
          </w:rPr>
          <w:fldChar w:fldCharType="separate"/>
        </w:r>
        <w:r w:rsidR="00882568">
          <w:rPr>
            <w:noProof/>
            <w:webHidden/>
          </w:rPr>
          <w:t>94</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3" w:history="1">
        <w:r w:rsidR="00C40C59" w:rsidRPr="00645A6A">
          <w:rPr>
            <w:rStyle w:val="Hyperlink"/>
            <w:noProof/>
          </w:rPr>
          <w:t>Academic Performance indicators with Persistence indicators</w:t>
        </w:r>
        <w:r w:rsidR="00C40C59">
          <w:rPr>
            <w:noProof/>
            <w:webHidden/>
          </w:rPr>
          <w:tab/>
        </w:r>
        <w:r w:rsidR="00C40C59">
          <w:rPr>
            <w:noProof/>
            <w:webHidden/>
          </w:rPr>
          <w:fldChar w:fldCharType="begin"/>
        </w:r>
        <w:r w:rsidR="00C40C59">
          <w:rPr>
            <w:noProof/>
            <w:webHidden/>
          </w:rPr>
          <w:instrText xml:space="preserve"> PAGEREF _Toc357082413 \h </w:instrText>
        </w:r>
        <w:r w:rsidR="00C40C59">
          <w:rPr>
            <w:noProof/>
            <w:webHidden/>
          </w:rPr>
        </w:r>
        <w:r w:rsidR="00C40C59">
          <w:rPr>
            <w:noProof/>
            <w:webHidden/>
          </w:rPr>
          <w:fldChar w:fldCharType="separate"/>
        </w:r>
        <w:r w:rsidR="00882568">
          <w:rPr>
            <w:noProof/>
            <w:webHidden/>
          </w:rPr>
          <w:t>97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4" w:history="1">
        <w:r w:rsidR="00C40C59" w:rsidRPr="00645A6A">
          <w:rPr>
            <w:rStyle w:val="Hyperlink"/>
            <w:noProof/>
          </w:rPr>
          <w:t>Academic Integration indicators and Institutional Commitment indicators</w:t>
        </w:r>
        <w:r w:rsidR="00C40C59">
          <w:rPr>
            <w:noProof/>
            <w:webHidden/>
          </w:rPr>
          <w:tab/>
        </w:r>
        <w:r w:rsidR="00C40C59">
          <w:rPr>
            <w:noProof/>
            <w:webHidden/>
          </w:rPr>
          <w:fldChar w:fldCharType="begin"/>
        </w:r>
        <w:r w:rsidR="00C40C59">
          <w:rPr>
            <w:noProof/>
            <w:webHidden/>
          </w:rPr>
          <w:instrText xml:space="preserve"> PAGEREF _Toc357082414 \h </w:instrText>
        </w:r>
        <w:r w:rsidR="00C40C59">
          <w:rPr>
            <w:noProof/>
            <w:webHidden/>
          </w:rPr>
        </w:r>
        <w:r w:rsidR="00C40C59">
          <w:rPr>
            <w:noProof/>
            <w:webHidden/>
          </w:rPr>
          <w:fldChar w:fldCharType="separate"/>
        </w:r>
        <w:r w:rsidR="00882568">
          <w:rPr>
            <w:noProof/>
            <w:webHidden/>
          </w:rPr>
          <w:t>97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5" w:history="1">
        <w:r w:rsidR="00C40C59" w:rsidRPr="00645A6A">
          <w:rPr>
            <w:rStyle w:val="Hyperlink"/>
            <w:noProof/>
          </w:rPr>
          <w:t>Institutional Commitment indicators with Intent to Persist</w:t>
        </w:r>
        <w:r w:rsidR="00C40C59">
          <w:rPr>
            <w:noProof/>
            <w:webHidden/>
          </w:rPr>
          <w:tab/>
        </w:r>
        <w:r w:rsidR="00C40C59">
          <w:rPr>
            <w:noProof/>
            <w:webHidden/>
          </w:rPr>
          <w:fldChar w:fldCharType="begin"/>
        </w:r>
        <w:r w:rsidR="00C40C59">
          <w:rPr>
            <w:noProof/>
            <w:webHidden/>
          </w:rPr>
          <w:instrText xml:space="preserve"> PAGEREF _Toc357082415 \h </w:instrText>
        </w:r>
        <w:r w:rsidR="00C40C59">
          <w:rPr>
            <w:noProof/>
            <w:webHidden/>
          </w:rPr>
        </w:r>
        <w:r w:rsidR="00C40C59">
          <w:rPr>
            <w:noProof/>
            <w:webHidden/>
          </w:rPr>
          <w:fldChar w:fldCharType="separate"/>
        </w:r>
        <w:r w:rsidR="00882568">
          <w:rPr>
            <w:noProof/>
            <w:webHidden/>
          </w:rPr>
          <w:t>98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6" w:history="1">
        <w:r w:rsidR="00C40C59" w:rsidRPr="00645A6A">
          <w:rPr>
            <w:rStyle w:val="Hyperlink"/>
            <w:noProof/>
          </w:rPr>
          <w:t>Institutional Commitment indicators with Persistence Indicators</w:t>
        </w:r>
        <w:r w:rsidR="00C40C59">
          <w:rPr>
            <w:noProof/>
            <w:webHidden/>
          </w:rPr>
          <w:tab/>
        </w:r>
        <w:r w:rsidR="00C40C59">
          <w:rPr>
            <w:noProof/>
            <w:webHidden/>
          </w:rPr>
          <w:fldChar w:fldCharType="begin"/>
        </w:r>
        <w:r w:rsidR="00C40C59">
          <w:rPr>
            <w:noProof/>
            <w:webHidden/>
          </w:rPr>
          <w:instrText xml:space="preserve"> PAGEREF _Toc357082416 \h </w:instrText>
        </w:r>
        <w:r w:rsidR="00C40C59">
          <w:rPr>
            <w:noProof/>
            <w:webHidden/>
          </w:rPr>
        </w:r>
        <w:r w:rsidR="00C40C59">
          <w:rPr>
            <w:noProof/>
            <w:webHidden/>
          </w:rPr>
          <w:fldChar w:fldCharType="separate"/>
        </w:r>
        <w:r w:rsidR="00882568">
          <w:rPr>
            <w:noProof/>
            <w:webHidden/>
          </w:rPr>
          <w:t>99</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17" w:history="1">
        <w:r w:rsidR="00C40C59" w:rsidRPr="00645A6A">
          <w:rPr>
            <w:rStyle w:val="Hyperlink"/>
            <w:noProof/>
          </w:rPr>
          <w:t>Intent to Persist with Persistence</w:t>
        </w:r>
        <w:r w:rsidR="00C40C59">
          <w:rPr>
            <w:noProof/>
            <w:webHidden/>
          </w:rPr>
          <w:tab/>
        </w:r>
        <w:r w:rsidR="00C40C59">
          <w:rPr>
            <w:noProof/>
            <w:webHidden/>
          </w:rPr>
          <w:fldChar w:fldCharType="begin"/>
        </w:r>
        <w:r w:rsidR="00C40C59">
          <w:rPr>
            <w:noProof/>
            <w:webHidden/>
          </w:rPr>
          <w:instrText xml:space="preserve"> PAGEREF _Toc357082417 \h </w:instrText>
        </w:r>
        <w:r w:rsidR="00C40C59">
          <w:rPr>
            <w:noProof/>
            <w:webHidden/>
          </w:rPr>
        </w:r>
        <w:r w:rsidR="00C40C59">
          <w:rPr>
            <w:noProof/>
            <w:webHidden/>
          </w:rPr>
          <w:fldChar w:fldCharType="separate"/>
        </w:r>
        <w:r w:rsidR="00882568">
          <w:rPr>
            <w:noProof/>
            <w:webHidden/>
          </w:rPr>
          <w:t>99</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18" w:history="1">
        <w:r w:rsidR="00C40C59" w:rsidRPr="00645A6A">
          <w:rPr>
            <w:rStyle w:val="Hyperlink"/>
            <w:noProof/>
          </w:rPr>
          <w:t>Summary of Correlation Analysis</w:t>
        </w:r>
        <w:r w:rsidR="00C40C59">
          <w:rPr>
            <w:noProof/>
            <w:webHidden/>
          </w:rPr>
          <w:tab/>
        </w:r>
        <w:r w:rsidR="00C40C59">
          <w:rPr>
            <w:noProof/>
            <w:webHidden/>
          </w:rPr>
          <w:fldChar w:fldCharType="begin"/>
        </w:r>
        <w:r w:rsidR="00C40C59">
          <w:rPr>
            <w:noProof/>
            <w:webHidden/>
          </w:rPr>
          <w:instrText xml:space="preserve"> PAGEREF _Toc357082418 \h </w:instrText>
        </w:r>
        <w:r w:rsidR="00C40C59">
          <w:rPr>
            <w:noProof/>
            <w:webHidden/>
          </w:rPr>
        </w:r>
        <w:r w:rsidR="00C40C59">
          <w:rPr>
            <w:noProof/>
            <w:webHidden/>
          </w:rPr>
          <w:fldChar w:fldCharType="separate"/>
        </w:r>
        <w:r w:rsidR="00882568">
          <w:rPr>
            <w:noProof/>
            <w:webHidden/>
          </w:rPr>
          <w:t>100</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19" w:history="1">
        <w:r w:rsidR="00C40C59" w:rsidRPr="00645A6A">
          <w:rPr>
            <w:rStyle w:val="Hyperlink"/>
            <w:noProof/>
          </w:rPr>
          <w:t>Structural Equation Modeling</w:t>
        </w:r>
        <w:r w:rsidR="00C40C59">
          <w:rPr>
            <w:noProof/>
            <w:webHidden/>
          </w:rPr>
          <w:tab/>
        </w:r>
        <w:r w:rsidR="00C40C59">
          <w:rPr>
            <w:noProof/>
            <w:webHidden/>
          </w:rPr>
          <w:fldChar w:fldCharType="begin"/>
        </w:r>
        <w:r w:rsidR="00C40C59">
          <w:rPr>
            <w:noProof/>
            <w:webHidden/>
          </w:rPr>
          <w:instrText xml:space="preserve"> PAGEREF _Toc357082419 \h </w:instrText>
        </w:r>
        <w:r w:rsidR="00C40C59">
          <w:rPr>
            <w:noProof/>
            <w:webHidden/>
          </w:rPr>
        </w:r>
        <w:r w:rsidR="00C40C59">
          <w:rPr>
            <w:noProof/>
            <w:webHidden/>
          </w:rPr>
          <w:fldChar w:fldCharType="separate"/>
        </w:r>
        <w:r w:rsidR="00882568">
          <w:rPr>
            <w:noProof/>
            <w:webHidden/>
          </w:rPr>
          <w:t>100</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20" w:history="1">
        <w:r w:rsidR="00C40C59" w:rsidRPr="00645A6A">
          <w:rPr>
            <w:rStyle w:val="Hyperlink"/>
            <w:noProof/>
          </w:rPr>
          <w:t>Goodness of Fit</w:t>
        </w:r>
        <w:r w:rsidR="00C40C59">
          <w:rPr>
            <w:noProof/>
            <w:webHidden/>
          </w:rPr>
          <w:tab/>
        </w:r>
        <w:r w:rsidR="00C40C59">
          <w:rPr>
            <w:noProof/>
            <w:webHidden/>
          </w:rPr>
          <w:fldChar w:fldCharType="begin"/>
        </w:r>
        <w:r w:rsidR="00C40C59">
          <w:rPr>
            <w:noProof/>
            <w:webHidden/>
          </w:rPr>
          <w:instrText xml:space="preserve"> PAGEREF _Toc357082420 \h </w:instrText>
        </w:r>
        <w:r w:rsidR="00C40C59">
          <w:rPr>
            <w:noProof/>
            <w:webHidden/>
          </w:rPr>
        </w:r>
        <w:r w:rsidR="00C40C59">
          <w:rPr>
            <w:noProof/>
            <w:webHidden/>
          </w:rPr>
          <w:fldChar w:fldCharType="separate"/>
        </w:r>
        <w:r w:rsidR="00882568">
          <w:rPr>
            <w:noProof/>
            <w:webHidden/>
          </w:rPr>
          <w:t>102</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21" w:history="1">
        <w:r w:rsidR="00C40C59" w:rsidRPr="00645A6A">
          <w:rPr>
            <w:rStyle w:val="Hyperlink"/>
            <w:noProof/>
          </w:rPr>
          <w:t>Model 4</w:t>
        </w:r>
        <w:r w:rsidR="00C40C59">
          <w:rPr>
            <w:noProof/>
            <w:webHidden/>
          </w:rPr>
          <w:tab/>
        </w:r>
        <w:r w:rsidR="00C40C59">
          <w:rPr>
            <w:noProof/>
            <w:webHidden/>
          </w:rPr>
          <w:fldChar w:fldCharType="begin"/>
        </w:r>
        <w:r w:rsidR="00C40C59">
          <w:rPr>
            <w:noProof/>
            <w:webHidden/>
          </w:rPr>
          <w:instrText xml:space="preserve"> PAGEREF _Toc357082421 \h </w:instrText>
        </w:r>
        <w:r w:rsidR="00C40C59">
          <w:rPr>
            <w:noProof/>
            <w:webHidden/>
          </w:rPr>
        </w:r>
        <w:r w:rsidR="00C40C59">
          <w:rPr>
            <w:noProof/>
            <w:webHidden/>
          </w:rPr>
          <w:fldChar w:fldCharType="separate"/>
        </w:r>
        <w:r w:rsidR="00882568">
          <w:rPr>
            <w:noProof/>
            <w:webHidden/>
          </w:rPr>
          <w:t>105</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22" w:history="1">
        <w:r w:rsidR="00C40C59" w:rsidRPr="00645A6A">
          <w:rPr>
            <w:rStyle w:val="Hyperlink"/>
            <w:noProof/>
          </w:rPr>
          <w:t>Model 5</w:t>
        </w:r>
        <w:r w:rsidR="00C40C59">
          <w:rPr>
            <w:noProof/>
            <w:webHidden/>
          </w:rPr>
          <w:tab/>
        </w:r>
        <w:r w:rsidR="00C40C59">
          <w:rPr>
            <w:noProof/>
            <w:webHidden/>
          </w:rPr>
          <w:fldChar w:fldCharType="begin"/>
        </w:r>
        <w:r w:rsidR="00C40C59">
          <w:rPr>
            <w:noProof/>
            <w:webHidden/>
          </w:rPr>
          <w:instrText xml:space="preserve"> PAGEREF _Toc357082422 \h </w:instrText>
        </w:r>
        <w:r w:rsidR="00C40C59">
          <w:rPr>
            <w:noProof/>
            <w:webHidden/>
          </w:rPr>
        </w:r>
        <w:r w:rsidR="00C40C59">
          <w:rPr>
            <w:noProof/>
            <w:webHidden/>
          </w:rPr>
          <w:fldChar w:fldCharType="separate"/>
        </w:r>
        <w:r w:rsidR="00882568">
          <w:rPr>
            <w:noProof/>
            <w:webHidden/>
          </w:rPr>
          <w:t>112</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23" w:history="1">
        <w:r w:rsidR="00C40C59" w:rsidRPr="00645A6A">
          <w:rPr>
            <w:rStyle w:val="Hyperlink"/>
            <w:noProof/>
          </w:rPr>
          <w:t>Multiple Regression</w:t>
        </w:r>
        <w:r w:rsidR="00C40C59">
          <w:rPr>
            <w:noProof/>
            <w:webHidden/>
          </w:rPr>
          <w:tab/>
        </w:r>
        <w:r w:rsidR="00C40C59">
          <w:rPr>
            <w:noProof/>
            <w:webHidden/>
          </w:rPr>
          <w:fldChar w:fldCharType="begin"/>
        </w:r>
        <w:r w:rsidR="00C40C59">
          <w:rPr>
            <w:noProof/>
            <w:webHidden/>
          </w:rPr>
          <w:instrText xml:space="preserve"> PAGEREF _Toc357082423 \h </w:instrText>
        </w:r>
        <w:r w:rsidR="00C40C59">
          <w:rPr>
            <w:noProof/>
            <w:webHidden/>
          </w:rPr>
        </w:r>
        <w:r w:rsidR="00C40C59">
          <w:rPr>
            <w:noProof/>
            <w:webHidden/>
          </w:rPr>
          <w:fldChar w:fldCharType="separate"/>
        </w:r>
        <w:r w:rsidR="00882568">
          <w:rPr>
            <w:noProof/>
            <w:webHidden/>
          </w:rPr>
          <w:t>115</w:t>
        </w:r>
        <w:r w:rsidR="00C40C59">
          <w:rPr>
            <w:noProof/>
            <w:webHidden/>
          </w:rPr>
          <w:fldChar w:fldCharType="end"/>
        </w:r>
      </w:hyperlink>
    </w:p>
    <w:p w:rsidR="00C40C59" w:rsidRDefault="000A5C52" w:rsidP="00C40C59">
      <w:pPr>
        <w:pStyle w:val="TOC2"/>
        <w:tabs>
          <w:tab w:val="right" w:leader="dot" w:pos="8630"/>
        </w:tabs>
        <w:spacing w:line="480" w:lineRule="auto"/>
        <w:rPr>
          <w:rStyle w:val="Hyperlink"/>
          <w:noProof/>
        </w:rPr>
      </w:pPr>
      <w:hyperlink w:anchor="_Toc357082424" w:history="1">
        <w:r w:rsidR="00C40C59" w:rsidRPr="00645A6A">
          <w:rPr>
            <w:rStyle w:val="Hyperlink"/>
            <w:noProof/>
          </w:rPr>
          <w:t>Discussion</w:t>
        </w:r>
        <w:r w:rsidR="00C40C59">
          <w:rPr>
            <w:noProof/>
            <w:webHidden/>
          </w:rPr>
          <w:tab/>
        </w:r>
        <w:r w:rsidR="00C40C59">
          <w:rPr>
            <w:noProof/>
            <w:webHidden/>
          </w:rPr>
          <w:fldChar w:fldCharType="begin"/>
        </w:r>
        <w:r w:rsidR="00C40C59">
          <w:rPr>
            <w:noProof/>
            <w:webHidden/>
          </w:rPr>
          <w:instrText xml:space="preserve"> PAGEREF _Toc357082424 \h </w:instrText>
        </w:r>
        <w:r w:rsidR="00C40C59">
          <w:rPr>
            <w:noProof/>
            <w:webHidden/>
          </w:rPr>
        </w:r>
        <w:r w:rsidR="00C40C59">
          <w:rPr>
            <w:noProof/>
            <w:webHidden/>
          </w:rPr>
          <w:fldChar w:fldCharType="separate"/>
        </w:r>
        <w:r w:rsidR="00882568">
          <w:rPr>
            <w:noProof/>
            <w:webHidden/>
          </w:rPr>
          <w:t>130</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425" w:history="1">
        <w:r w:rsidR="00C40C59" w:rsidRPr="00645A6A">
          <w:rPr>
            <w:rStyle w:val="Hyperlink"/>
            <w:noProof/>
          </w:rPr>
          <w:t>CHAPTER 5:</w:t>
        </w:r>
        <w:r w:rsidR="00C40C59">
          <w:rPr>
            <w:rStyle w:val="Hyperlink"/>
            <w:noProof/>
          </w:rPr>
          <w:t xml:space="preserve"> </w:t>
        </w:r>
        <w:r w:rsidR="00C40C59" w:rsidRPr="00C40C59">
          <w:rPr>
            <w:rStyle w:val="Hyperlink"/>
            <w:noProof/>
          </w:rPr>
          <w:t>CONCLUSIONS</w:t>
        </w:r>
        <w:r w:rsidR="00C40C59">
          <w:rPr>
            <w:noProof/>
            <w:webHidden/>
          </w:rPr>
          <w:tab/>
        </w:r>
        <w:r w:rsidR="00C40C59">
          <w:rPr>
            <w:noProof/>
            <w:webHidden/>
          </w:rPr>
          <w:fldChar w:fldCharType="begin"/>
        </w:r>
        <w:r w:rsidR="00C40C59">
          <w:rPr>
            <w:noProof/>
            <w:webHidden/>
          </w:rPr>
          <w:instrText xml:space="preserve"> PAGEREF _Toc357082425 \h </w:instrText>
        </w:r>
        <w:r w:rsidR="00C40C59">
          <w:rPr>
            <w:noProof/>
            <w:webHidden/>
          </w:rPr>
        </w:r>
        <w:r w:rsidR="00C40C59">
          <w:rPr>
            <w:noProof/>
            <w:webHidden/>
          </w:rPr>
          <w:fldChar w:fldCharType="separate"/>
        </w:r>
        <w:r w:rsidR="00882568">
          <w:rPr>
            <w:noProof/>
            <w:webHidden/>
          </w:rPr>
          <w:t>133</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27" w:history="1">
        <w:r w:rsidR="00C40C59" w:rsidRPr="00645A6A">
          <w:rPr>
            <w:rStyle w:val="Hyperlink"/>
            <w:noProof/>
          </w:rPr>
          <w:t>Measurement</w:t>
        </w:r>
        <w:r w:rsidR="00C40C59">
          <w:rPr>
            <w:noProof/>
            <w:webHidden/>
          </w:rPr>
          <w:tab/>
        </w:r>
        <w:r w:rsidR="00C40C59">
          <w:rPr>
            <w:noProof/>
            <w:webHidden/>
          </w:rPr>
          <w:fldChar w:fldCharType="begin"/>
        </w:r>
        <w:r w:rsidR="00C40C59">
          <w:rPr>
            <w:noProof/>
            <w:webHidden/>
          </w:rPr>
          <w:instrText xml:space="preserve"> PAGEREF _Toc357082427 \h </w:instrText>
        </w:r>
        <w:r w:rsidR="00C40C59">
          <w:rPr>
            <w:noProof/>
            <w:webHidden/>
          </w:rPr>
        </w:r>
        <w:r w:rsidR="00C40C59">
          <w:rPr>
            <w:noProof/>
            <w:webHidden/>
          </w:rPr>
          <w:fldChar w:fldCharType="separate"/>
        </w:r>
        <w:r w:rsidR="00882568">
          <w:rPr>
            <w:noProof/>
            <w:webHidden/>
          </w:rPr>
          <w:t>134</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28" w:history="1">
        <w:r w:rsidR="00C40C59" w:rsidRPr="00645A6A">
          <w:rPr>
            <w:rStyle w:val="Hyperlink"/>
            <w:noProof/>
          </w:rPr>
          <w:t>Library Engagement Measures</w:t>
        </w:r>
        <w:r w:rsidR="00C40C59">
          <w:rPr>
            <w:noProof/>
            <w:webHidden/>
          </w:rPr>
          <w:tab/>
        </w:r>
        <w:r w:rsidR="00C40C59">
          <w:rPr>
            <w:noProof/>
            <w:webHidden/>
          </w:rPr>
          <w:fldChar w:fldCharType="begin"/>
        </w:r>
        <w:r w:rsidR="00C40C59">
          <w:rPr>
            <w:noProof/>
            <w:webHidden/>
          </w:rPr>
          <w:instrText xml:space="preserve"> PAGEREF _Toc357082428 \h </w:instrText>
        </w:r>
        <w:r w:rsidR="00C40C59">
          <w:rPr>
            <w:noProof/>
            <w:webHidden/>
          </w:rPr>
        </w:r>
        <w:r w:rsidR="00C40C59">
          <w:rPr>
            <w:noProof/>
            <w:webHidden/>
          </w:rPr>
          <w:fldChar w:fldCharType="separate"/>
        </w:r>
        <w:r w:rsidR="00882568">
          <w:rPr>
            <w:noProof/>
            <w:webHidden/>
          </w:rPr>
          <w:t>137</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29" w:history="1">
        <w:r w:rsidR="00C40C59" w:rsidRPr="00645A6A">
          <w:rPr>
            <w:rStyle w:val="Hyperlink"/>
            <w:noProof/>
          </w:rPr>
          <w:t>NSSE measures</w:t>
        </w:r>
        <w:r w:rsidR="00C40C59">
          <w:rPr>
            <w:noProof/>
            <w:webHidden/>
          </w:rPr>
          <w:tab/>
        </w:r>
        <w:r w:rsidR="00C40C59">
          <w:rPr>
            <w:noProof/>
            <w:webHidden/>
          </w:rPr>
          <w:fldChar w:fldCharType="begin"/>
        </w:r>
        <w:r w:rsidR="00C40C59">
          <w:rPr>
            <w:noProof/>
            <w:webHidden/>
          </w:rPr>
          <w:instrText xml:space="preserve"> PAGEREF _Toc357082429 \h </w:instrText>
        </w:r>
        <w:r w:rsidR="00C40C59">
          <w:rPr>
            <w:noProof/>
            <w:webHidden/>
          </w:rPr>
        </w:r>
        <w:r w:rsidR="00C40C59">
          <w:rPr>
            <w:noProof/>
            <w:webHidden/>
          </w:rPr>
          <w:fldChar w:fldCharType="separate"/>
        </w:r>
        <w:r w:rsidR="00882568">
          <w:rPr>
            <w:noProof/>
            <w:webHidden/>
          </w:rPr>
          <w:t>138</w:t>
        </w:r>
        <w:r w:rsidR="00C40C59">
          <w:rPr>
            <w:noProof/>
            <w:webHidden/>
          </w:rPr>
          <w:fldChar w:fldCharType="end"/>
        </w:r>
      </w:hyperlink>
    </w:p>
    <w:p w:rsidR="00C40C59" w:rsidRDefault="000A5C52" w:rsidP="00C40C59">
      <w:pPr>
        <w:pStyle w:val="TOC3"/>
        <w:tabs>
          <w:tab w:val="right" w:leader="dot" w:pos="8630"/>
        </w:tabs>
        <w:spacing w:line="480" w:lineRule="auto"/>
        <w:rPr>
          <w:rFonts w:asciiTheme="minorHAnsi" w:eastAsiaTheme="minorEastAsia" w:hAnsiTheme="minorHAnsi" w:cstheme="minorBidi"/>
          <w:noProof/>
          <w:sz w:val="22"/>
          <w:szCs w:val="22"/>
        </w:rPr>
      </w:pPr>
      <w:hyperlink w:anchor="_Toc357082430" w:history="1">
        <w:r w:rsidR="00C40C59" w:rsidRPr="00645A6A">
          <w:rPr>
            <w:rStyle w:val="Hyperlink"/>
            <w:noProof/>
          </w:rPr>
          <w:t>Pike’s Scalelets</w:t>
        </w:r>
        <w:r w:rsidR="00C40C59">
          <w:rPr>
            <w:noProof/>
            <w:webHidden/>
          </w:rPr>
          <w:tab/>
        </w:r>
        <w:r w:rsidR="00C40C59">
          <w:rPr>
            <w:noProof/>
            <w:webHidden/>
          </w:rPr>
          <w:fldChar w:fldCharType="begin"/>
        </w:r>
        <w:r w:rsidR="00C40C59">
          <w:rPr>
            <w:noProof/>
            <w:webHidden/>
          </w:rPr>
          <w:instrText xml:space="preserve"> PAGEREF _Toc357082430 \h </w:instrText>
        </w:r>
        <w:r w:rsidR="00C40C59">
          <w:rPr>
            <w:noProof/>
            <w:webHidden/>
          </w:rPr>
        </w:r>
        <w:r w:rsidR="00C40C59">
          <w:rPr>
            <w:noProof/>
            <w:webHidden/>
          </w:rPr>
          <w:fldChar w:fldCharType="separate"/>
        </w:r>
        <w:r w:rsidR="00882568">
          <w:rPr>
            <w:noProof/>
            <w:webHidden/>
          </w:rPr>
          <w:t>139</w:t>
        </w:r>
        <w:r w:rsidR="00C40C59">
          <w:rPr>
            <w:noProof/>
            <w:webHidden/>
          </w:rPr>
          <w:fldChar w:fldCharType="end"/>
        </w:r>
      </w:hyperlink>
    </w:p>
    <w:p w:rsidR="00C40C59" w:rsidRDefault="000A5C52" w:rsidP="00C40C59">
      <w:pPr>
        <w:pStyle w:val="TOC2"/>
        <w:tabs>
          <w:tab w:val="right" w:leader="dot" w:pos="8630"/>
        </w:tabs>
        <w:spacing w:line="480" w:lineRule="auto"/>
        <w:rPr>
          <w:rFonts w:asciiTheme="minorHAnsi" w:eastAsiaTheme="minorEastAsia" w:hAnsiTheme="minorHAnsi" w:cstheme="minorBidi"/>
          <w:noProof/>
          <w:sz w:val="22"/>
          <w:szCs w:val="22"/>
        </w:rPr>
      </w:pPr>
      <w:hyperlink w:anchor="_Toc357082431" w:history="1">
        <w:r w:rsidR="00C40C59" w:rsidRPr="00645A6A">
          <w:rPr>
            <w:rStyle w:val="Hyperlink"/>
            <w:noProof/>
          </w:rPr>
          <w:t>Implications</w:t>
        </w:r>
        <w:r w:rsidR="00C40C59">
          <w:rPr>
            <w:noProof/>
            <w:webHidden/>
          </w:rPr>
          <w:tab/>
        </w:r>
        <w:r w:rsidR="00C40C59">
          <w:rPr>
            <w:noProof/>
            <w:webHidden/>
          </w:rPr>
          <w:fldChar w:fldCharType="begin"/>
        </w:r>
        <w:r w:rsidR="00C40C59">
          <w:rPr>
            <w:noProof/>
            <w:webHidden/>
          </w:rPr>
          <w:instrText xml:space="preserve"> PAGEREF _Toc357082431 \h </w:instrText>
        </w:r>
        <w:r w:rsidR="00C40C59">
          <w:rPr>
            <w:noProof/>
            <w:webHidden/>
          </w:rPr>
        </w:r>
        <w:r w:rsidR="00C40C59">
          <w:rPr>
            <w:noProof/>
            <w:webHidden/>
          </w:rPr>
          <w:fldChar w:fldCharType="separate"/>
        </w:r>
        <w:r w:rsidR="00882568">
          <w:rPr>
            <w:noProof/>
            <w:webHidden/>
          </w:rPr>
          <w:t>140</w:t>
        </w:r>
        <w:r w:rsidR="00C40C59">
          <w:rPr>
            <w:noProof/>
            <w:webHidden/>
          </w:rPr>
          <w:fldChar w:fldCharType="end"/>
        </w:r>
      </w:hyperlink>
    </w:p>
    <w:p w:rsidR="00C40C59" w:rsidRDefault="000A5C52" w:rsidP="00C40C59">
      <w:pPr>
        <w:pStyle w:val="TOC2"/>
        <w:tabs>
          <w:tab w:val="right" w:leader="dot" w:pos="8630"/>
        </w:tabs>
        <w:spacing w:line="480" w:lineRule="auto"/>
        <w:rPr>
          <w:rStyle w:val="Hyperlink"/>
          <w:noProof/>
        </w:rPr>
      </w:pPr>
      <w:hyperlink w:anchor="_Toc357082432" w:history="1">
        <w:r w:rsidR="00C40C59" w:rsidRPr="00645A6A">
          <w:rPr>
            <w:rStyle w:val="Hyperlink"/>
            <w:noProof/>
          </w:rPr>
          <w:t>Conclusion</w:t>
        </w:r>
        <w:r w:rsidR="00C40C59">
          <w:rPr>
            <w:noProof/>
            <w:webHidden/>
          </w:rPr>
          <w:tab/>
        </w:r>
        <w:r w:rsidR="00C40C59">
          <w:rPr>
            <w:noProof/>
            <w:webHidden/>
          </w:rPr>
          <w:fldChar w:fldCharType="begin"/>
        </w:r>
        <w:r w:rsidR="00C40C59">
          <w:rPr>
            <w:noProof/>
            <w:webHidden/>
          </w:rPr>
          <w:instrText xml:space="preserve"> PAGEREF _Toc357082432 \h </w:instrText>
        </w:r>
        <w:r w:rsidR="00C40C59">
          <w:rPr>
            <w:noProof/>
            <w:webHidden/>
          </w:rPr>
        </w:r>
        <w:r w:rsidR="00C40C59">
          <w:rPr>
            <w:noProof/>
            <w:webHidden/>
          </w:rPr>
          <w:fldChar w:fldCharType="separate"/>
        </w:r>
        <w:r w:rsidR="00882568">
          <w:rPr>
            <w:noProof/>
            <w:webHidden/>
          </w:rPr>
          <w:t>147</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433" w:history="1">
        <w:r w:rsidR="00C40C59" w:rsidRPr="00645A6A">
          <w:rPr>
            <w:rStyle w:val="Hyperlink"/>
            <w:noProof/>
          </w:rPr>
          <w:t>REFERENCES</w:t>
        </w:r>
        <w:r w:rsidR="00C40C59">
          <w:rPr>
            <w:noProof/>
            <w:webHidden/>
          </w:rPr>
          <w:tab/>
        </w:r>
        <w:r w:rsidR="00C40C59">
          <w:rPr>
            <w:noProof/>
            <w:webHidden/>
          </w:rPr>
          <w:fldChar w:fldCharType="begin"/>
        </w:r>
        <w:r w:rsidR="00C40C59">
          <w:rPr>
            <w:noProof/>
            <w:webHidden/>
          </w:rPr>
          <w:instrText xml:space="preserve"> PAGEREF _Toc357082433 \h </w:instrText>
        </w:r>
        <w:r w:rsidR="00C40C59">
          <w:rPr>
            <w:noProof/>
            <w:webHidden/>
          </w:rPr>
        </w:r>
        <w:r w:rsidR="00C40C59">
          <w:rPr>
            <w:noProof/>
            <w:webHidden/>
          </w:rPr>
          <w:fldChar w:fldCharType="separate"/>
        </w:r>
        <w:r w:rsidR="00882568">
          <w:rPr>
            <w:noProof/>
            <w:webHidden/>
          </w:rPr>
          <w:t>149</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434" w:history="1">
        <w:r w:rsidR="00C40C59" w:rsidRPr="00645A6A">
          <w:rPr>
            <w:rStyle w:val="Hyperlink"/>
            <w:noProof/>
          </w:rPr>
          <w:t>APPENDIX A:</w:t>
        </w:r>
        <w:r w:rsidR="00C40C59">
          <w:rPr>
            <w:rStyle w:val="Hyperlink"/>
            <w:noProof/>
          </w:rPr>
          <w:t xml:space="preserve"> </w:t>
        </w:r>
        <w:r w:rsidR="00C40C59" w:rsidRPr="00C40C59">
          <w:rPr>
            <w:rStyle w:val="Hyperlink"/>
            <w:noProof/>
          </w:rPr>
          <w:t>CODEBOOK</w:t>
        </w:r>
        <w:r w:rsidR="00C40C59">
          <w:rPr>
            <w:noProof/>
            <w:webHidden/>
          </w:rPr>
          <w:tab/>
        </w:r>
        <w:r w:rsidR="00C40C59">
          <w:rPr>
            <w:noProof/>
            <w:webHidden/>
          </w:rPr>
          <w:fldChar w:fldCharType="begin"/>
        </w:r>
        <w:r w:rsidR="00C40C59">
          <w:rPr>
            <w:noProof/>
            <w:webHidden/>
          </w:rPr>
          <w:instrText xml:space="preserve"> PAGEREF _Toc357082434 \h </w:instrText>
        </w:r>
        <w:r w:rsidR="00C40C59">
          <w:rPr>
            <w:noProof/>
            <w:webHidden/>
          </w:rPr>
        </w:r>
        <w:r w:rsidR="00C40C59">
          <w:rPr>
            <w:noProof/>
            <w:webHidden/>
          </w:rPr>
          <w:fldChar w:fldCharType="separate"/>
        </w:r>
        <w:r w:rsidR="00882568">
          <w:rPr>
            <w:noProof/>
            <w:webHidden/>
          </w:rPr>
          <w:t>165</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436" w:history="1">
        <w:r w:rsidR="00C40C59" w:rsidRPr="00645A6A">
          <w:rPr>
            <w:rStyle w:val="Hyperlink"/>
            <w:noProof/>
          </w:rPr>
          <w:t>APPENDIX B:</w:t>
        </w:r>
        <w:r w:rsidR="00C40C59">
          <w:rPr>
            <w:rStyle w:val="Hyperlink"/>
            <w:noProof/>
          </w:rPr>
          <w:t xml:space="preserve"> </w:t>
        </w:r>
        <w:r w:rsidR="00C40C59" w:rsidRPr="00C40C59">
          <w:rPr>
            <w:rStyle w:val="Hyperlink"/>
            <w:noProof/>
          </w:rPr>
          <w:t>LIBRARY ENGAGEMENT</w:t>
        </w:r>
        <w:r w:rsidR="00C40C59">
          <w:rPr>
            <w:noProof/>
            <w:webHidden/>
          </w:rPr>
          <w:tab/>
        </w:r>
        <w:r w:rsidR="00C40C59">
          <w:rPr>
            <w:noProof/>
            <w:webHidden/>
          </w:rPr>
          <w:fldChar w:fldCharType="begin"/>
        </w:r>
        <w:r w:rsidR="00C40C59">
          <w:rPr>
            <w:noProof/>
            <w:webHidden/>
          </w:rPr>
          <w:instrText xml:space="preserve"> PAGEREF _Toc357082436 \h </w:instrText>
        </w:r>
        <w:r w:rsidR="00C40C59">
          <w:rPr>
            <w:noProof/>
            <w:webHidden/>
          </w:rPr>
        </w:r>
        <w:r w:rsidR="00C40C59">
          <w:rPr>
            <w:noProof/>
            <w:webHidden/>
          </w:rPr>
          <w:fldChar w:fldCharType="separate"/>
        </w:r>
        <w:r w:rsidR="00882568">
          <w:rPr>
            <w:noProof/>
            <w:webHidden/>
          </w:rPr>
          <w:t>171</w:t>
        </w:r>
        <w:r w:rsidR="00C40C59">
          <w:rPr>
            <w:noProof/>
            <w:webHidden/>
          </w:rPr>
          <w:fldChar w:fldCharType="end"/>
        </w:r>
      </w:hyperlink>
    </w:p>
    <w:p w:rsidR="00C40C59" w:rsidRDefault="000A5C52" w:rsidP="00C40C59">
      <w:pPr>
        <w:pStyle w:val="TOC3"/>
        <w:tabs>
          <w:tab w:val="right" w:leader="dot" w:pos="8630"/>
        </w:tabs>
        <w:spacing w:line="480" w:lineRule="auto"/>
        <w:rPr>
          <w:rStyle w:val="Hyperlink"/>
          <w:noProof/>
        </w:rPr>
      </w:pPr>
      <w:hyperlink w:anchor="_Toc357082438" w:history="1">
        <w:r w:rsidR="00C40C59" w:rsidRPr="00645A6A">
          <w:rPr>
            <w:rStyle w:val="Hyperlink"/>
            <w:noProof/>
          </w:rPr>
          <w:t>Library engagement measures</w:t>
        </w:r>
        <w:r w:rsidR="00C40C59">
          <w:rPr>
            <w:noProof/>
            <w:webHidden/>
          </w:rPr>
          <w:tab/>
        </w:r>
        <w:r w:rsidR="00C40C59">
          <w:rPr>
            <w:noProof/>
            <w:webHidden/>
          </w:rPr>
          <w:fldChar w:fldCharType="begin"/>
        </w:r>
        <w:r w:rsidR="00C40C59">
          <w:rPr>
            <w:noProof/>
            <w:webHidden/>
          </w:rPr>
          <w:instrText xml:space="preserve"> PAGEREF _Toc357082438 \h </w:instrText>
        </w:r>
        <w:r w:rsidR="00C40C59">
          <w:rPr>
            <w:noProof/>
            <w:webHidden/>
          </w:rPr>
        </w:r>
        <w:r w:rsidR="00C40C59">
          <w:rPr>
            <w:noProof/>
            <w:webHidden/>
          </w:rPr>
          <w:fldChar w:fldCharType="separate"/>
        </w:r>
        <w:r w:rsidR="00882568">
          <w:rPr>
            <w:noProof/>
            <w:webHidden/>
          </w:rPr>
          <w:t>172</w:t>
        </w:r>
        <w:r w:rsidR="00C40C59">
          <w:rPr>
            <w:noProof/>
            <w:webHidden/>
          </w:rPr>
          <w:fldChar w:fldCharType="end"/>
        </w:r>
      </w:hyperlink>
    </w:p>
    <w:p w:rsidR="00C40C59" w:rsidRDefault="000A5C52" w:rsidP="00C40C59">
      <w:pPr>
        <w:pStyle w:val="TOC1"/>
        <w:rPr>
          <w:rFonts w:asciiTheme="minorHAnsi" w:eastAsiaTheme="minorEastAsia" w:hAnsiTheme="minorHAnsi" w:cstheme="minorBidi"/>
          <w:noProof/>
          <w:sz w:val="22"/>
          <w:szCs w:val="22"/>
        </w:rPr>
      </w:pPr>
      <w:hyperlink w:anchor="_Toc357082439" w:history="1">
        <w:r w:rsidR="00C40C59" w:rsidRPr="00645A6A">
          <w:rPr>
            <w:rStyle w:val="Hyperlink"/>
            <w:noProof/>
          </w:rPr>
          <w:t>APPENDIX C:</w:t>
        </w:r>
        <w:r w:rsidR="00C40C59">
          <w:rPr>
            <w:rStyle w:val="Hyperlink"/>
            <w:noProof/>
          </w:rPr>
          <w:t xml:space="preserve"> </w:t>
        </w:r>
        <w:r w:rsidR="00C40C59" w:rsidRPr="00C40C59">
          <w:rPr>
            <w:rStyle w:val="Hyperlink"/>
            <w:noProof/>
          </w:rPr>
          <w:t>INFLUENTIAL CASES IN MODEL 6A</w:t>
        </w:r>
        <w:r w:rsidR="00C40C59">
          <w:rPr>
            <w:noProof/>
            <w:webHidden/>
          </w:rPr>
          <w:tab/>
        </w:r>
        <w:r w:rsidR="00C40C59">
          <w:rPr>
            <w:noProof/>
            <w:webHidden/>
          </w:rPr>
          <w:fldChar w:fldCharType="begin"/>
        </w:r>
        <w:r w:rsidR="00C40C59">
          <w:rPr>
            <w:noProof/>
            <w:webHidden/>
          </w:rPr>
          <w:instrText xml:space="preserve"> PAGEREF _Toc357082439 \h </w:instrText>
        </w:r>
        <w:r w:rsidR="00C40C59">
          <w:rPr>
            <w:noProof/>
            <w:webHidden/>
          </w:rPr>
        </w:r>
        <w:r w:rsidR="00C40C59">
          <w:rPr>
            <w:noProof/>
            <w:webHidden/>
          </w:rPr>
          <w:fldChar w:fldCharType="separate"/>
        </w:r>
        <w:r w:rsidR="00882568">
          <w:rPr>
            <w:noProof/>
            <w:webHidden/>
          </w:rPr>
          <w:t>177</w:t>
        </w:r>
        <w:r w:rsidR="00C40C59">
          <w:rPr>
            <w:noProof/>
            <w:webHidden/>
          </w:rPr>
          <w:fldChar w:fldCharType="end"/>
        </w:r>
      </w:hyperlink>
    </w:p>
    <w:p w:rsidR="00C40C59" w:rsidRDefault="00372B54" w:rsidP="00C40C59">
      <w:pPr>
        <w:pStyle w:val="Heading1fordissertation"/>
        <w:jc w:val="left"/>
      </w:pPr>
      <w:r w:rsidRPr="00127044">
        <w:fldChar w:fldCharType="end"/>
      </w:r>
      <w:bookmarkStart w:id="59" w:name="_Toc321485827"/>
      <w:bookmarkStart w:id="60" w:name="_Toc321814809"/>
      <w:bookmarkStart w:id="61" w:name="_Toc322177115"/>
      <w:bookmarkStart w:id="62" w:name="_Toc357082335"/>
    </w:p>
    <w:p w:rsidR="00C40C59" w:rsidRDefault="00C40C59">
      <w:pPr>
        <w:rPr>
          <w:rFonts w:ascii="Times New Roman" w:hAnsi="Times New Roman"/>
          <w:b/>
        </w:rPr>
      </w:pPr>
      <w:r>
        <w:br w:type="page"/>
      </w:r>
    </w:p>
    <w:p w:rsidR="00372B54" w:rsidRPr="00127044" w:rsidRDefault="00372B54" w:rsidP="00372B54">
      <w:pPr>
        <w:pStyle w:val="Heading1fordissertation"/>
      </w:pPr>
      <w:r w:rsidRPr="00127044">
        <w:lastRenderedPageBreak/>
        <w:t>LIST OF TABLES</w:t>
      </w:r>
      <w:bookmarkEnd w:id="59"/>
      <w:bookmarkEnd w:id="60"/>
      <w:bookmarkEnd w:id="61"/>
      <w:bookmarkEnd w:id="62"/>
    </w:p>
    <w:p w:rsidR="00372B54" w:rsidRPr="00127044" w:rsidRDefault="00372B54" w:rsidP="00372B54">
      <w:pPr>
        <w:pStyle w:val="TableofFigures"/>
        <w:tabs>
          <w:tab w:val="right" w:leader="dot" w:pos="8630"/>
        </w:tabs>
        <w:spacing w:line="480" w:lineRule="auto"/>
        <w:rPr>
          <w:rFonts w:ascii="Times New Roman" w:eastAsiaTheme="minorEastAsia" w:hAnsi="Times New Roman"/>
          <w:noProof/>
          <w:sz w:val="22"/>
          <w:szCs w:val="22"/>
        </w:rPr>
      </w:pPr>
      <w:r w:rsidRPr="00127044">
        <w:rPr>
          <w:rFonts w:ascii="Times New Roman" w:hAnsi="Times New Roman"/>
        </w:rPr>
        <w:fldChar w:fldCharType="begin"/>
      </w:r>
      <w:r w:rsidRPr="00127044">
        <w:rPr>
          <w:rFonts w:ascii="Times New Roman" w:hAnsi="Times New Roman"/>
        </w:rPr>
        <w:instrText xml:space="preserve"> TOC \f F \h \z \t "Table Caption" \c </w:instrText>
      </w:r>
      <w:r w:rsidRPr="00127044">
        <w:rPr>
          <w:rFonts w:ascii="Times New Roman" w:hAnsi="Times New Roman"/>
        </w:rPr>
        <w:fldChar w:fldCharType="separate"/>
      </w:r>
      <w:hyperlink w:anchor="_Toc321814409" w:history="1">
        <w:r w:rsidRPr="00127044">
          <w:rPr>
            <w:rStyle w:val="Hyperlink"/>
            <w:rFonts w:ascii="Times New Roman" w:hAnsi="Times New Roman"/>
            <w:noProof/>
          </w:rPr>
          <w:t>Table 1:</w:t>
        </w:r>
        <w:r w:rsidRPr="00127044">
          <w:rPr>
            <w:rFonts w:ascii="Times New Roman" w:hAnsi="Times New Roman"/>
            <w:noProof/>
            <w:webHidden/>
          </w:rPr>
          <w:tab/>
        </w:r>
        <w:r w:rsidRPr="00127044">
          <w:rPr>
            <w:rFonts w:ascii="Times New Roman" w:hAnsi="Times New Roman"/>
            <w:noProof/>
            <w:webHidden/>
          </w:rPr>
          <w:fldChar w:fldCharType="begin"/>
        </w:r>
        <w:r w:rsidRPr="00127044">
          <w:rPr>
            <w:rFonts w:ascii="Times New Roman" w:hAnsi="Times New Roman"/>
            <w:noProof/>
            <w:webHidden/>
          </w:rPr>
          <w:instrText xml:space="preserve"> PAGEREF _Toc321814409 \h </w:instrText>
        </w:r>
        <w:r w:rsidRPr="00127044">
          <w:rPr>
            <w:rFonts w:ascii="Times New Roman" w:hAnsi="Times New Roman"/>
            <w:noProof/>
            <w:webHidden/>
          </w:rPr>
        </w:r>
        <w:r w:rsidRPr="00127044">
          <w:rPr>
            <w:rFonts w:ascii="Times New Roman" w:hAnsi="Times New Roman"/>
            <w:noProof/>
            <w:webHidden/>
          </w:rPr>
          <w:fldChar w:fldCharType="separate"/>
        </w:r>
        <w:r w:rsidR="00882568">
          <w:rPr>
            <w:rFonts w:ascii="Times New Roman" w:hAnsi="Times New Roman"/>
            <w:noProof/>
            <w:webHidden/>
          </w:rPr>
          <w:t>55</w:t>
        </w:r>
        <w:r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0" w:history="1">
        <w:r w:rsidR="00372B54" w:rsidRPr="00127044">
          <w:rPr>
            <w:rStyle w:val="Hyperlink"/>
            <w:rFonts w:ascii="Times New Roman" w:hAnsi="Times New Roman"/>
            <w:i/>
            <w:noProof/>
          </w:rPr>
          <w:t>Library Construct: Descriptive Statistics for Librarians per Student, Total Library Expenditures, Serial Expenditures, Circulation Transactions, and Attendance at Presentations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1" w:history="1">
        <w:r w:rsidR="00372B54" w:rsidRPr="00127044">
          <w:rPr>
            <w:rStyle w:val="Hyperlink"/>
            <w:rFonts w:ascii="Times New Roman" w:hAnsi="Times New Roman"/>
            <w:noProof/>
          </w:rPr>
          <w:t>Table 2:</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_Toc321814411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59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2" w:history="1">
        <w:r w:rsidR="00372B54" w:rsidRPr="00127044">
          <w:rPr>
            <w:rStyle w:val="Hyperlink"/>
            <w:rFonts w:ascii="Times New Roman" w:hAnsi="Times New Roman"/>
            <w:i/>
            <w:noProof/>
          </w:rPr>
          <w:t>Library Construct: Descriptive Statistics for Log 10 Librarians per Student, Log10 of Total Library Expenditures, Log10 of Circulation Transactions, and Log10 of Attendance at Presentations for the Collapsed Dataset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3" w:history="1">
        <w:r w:rsidR="00372B54" w:rsidRPr="00127044">
          <w:rPr>
            <w:rStyle w:val="Hyperlink"/>
            <w:rFonts w:ascii="Times New Roman" w:hAnsi="Times New Roman"/>
            <w:noProof/>
          </w:rPr>
          <w:t>Table 3:</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_Toc321814413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60</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4" w:history="1">
        <w:r w:rsidR="00372B54" w:rsidRPr="00127044">
          <w:rPr>
            <w:rStyle w:val="Hyperlink"/>
            <w:rFonts w:ascii="Times New Roman" w:hAnsi="Times New Roman"/>
            <w:i/>
            <w:noProof/>
          </w:rPr>
          <w:t>Library Construct with Alternate Measures: Descriptive Statistics for Ratio of Librarians, Total Library Expenditures, Serial Expenditures, Circulation Transactions, and Attendance at Presentations to Total FTE Students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5" w:history="1">
        <w:r w:rsidR="00372B54" w:rsidRPr="00127044">
          <w:rPr>
            <w:rStyle w:val="Hyperlink"/>
            <w:rFonts w:ascii="Times New Roman" w:hAnsi="Times New Roman"/>
            <w:noProof/>
          </w:rPr>
          <w:t>Table 4:</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_Toc321814415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6" w:history="1">
        <w:r w:rsidR="00372B54" w:rsidRPr="00127044">
          <w:rPr>
            <w:rStyle w:val="Hyperlink"/>
            <w:rFonts w:ascii="Times New Roman" w:hAnsi="Times New Roman"/>
            <w:i/>
            <w:noProof/>
          </w:rPr>
          <w:t>Academic Performance Construct: Descriptive Statistics for Memorized, Applied, Analyzed, Synthesized, Evaluated, Critical Thinking, Lifelong Learning, and Grades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7" w:history="1">
        <w:r w:rsidR="00372B54" w:rsidRPr="00127044">
          <w:rPr>
            <w:rStyle w:val="Hyperlink"/>
            <w:rFonts w:ascii="Times New Roman" w:hAnsi="Times New Roman"/>
            <w:noProof/>
          </w:rPr>
          <w:t>Table 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_Toc321814417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8" w:history="1">
        <w:r w:rsidR="00372B54" w:rsidRPr="00127044">
          <w:rPr>
            <w:rStyle w:val="Hyperlink"/>
            <w:rFonts w:ascii="Times New Roman" w:hAnsi="Times New Roman"/>
            <w:i/>
            <w:noProof/>
          </w:rPr>
          <w:t>Bloom’s Taxonomy: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19" w:history="1">
        <w:r w:rsidR="00372B54" w:rsidRPr="00127044">
          <w:rPr>
            <w:rStyle w:val="Hyperlink"/>
            <w:rFonts w:ascii="Times New Roman" w:hAnsi="Times New Roman"/>
            <w:noProof/>
          </w:rPr>
          <w:t>Table 6:</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_Toc321814419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0" w:history="1">
        <w:r w:rsidR="00372B54" w:rsidRPr="00127044">
          <w:rPr>
            <w:rStyle w:val="Hyperlink"/>
            <w:rFonts w:ascii="Times New Roman" w:hAnsi="Times New Roman"/>
            <w:i/>
            <w:noProof/>
          </w:rPr>
          <w:t>Academic Performance Construct: Descriptive Statistics for Bloom’s Taxonomy, Critical Thinking, Lifelong Learning, and Grades (N = 497)</w:t>
        </w:r>
      </w:hyperlink>
      <w:r w:rsidR="00372B54" w:rsidRPr="00127044">
        <w:rPr>
          <w:rFonts w:ascii="Times New Roman" w:eastAsiaTheme="minorEastAsia" w:hAnsi="Times New Roman"/>
          <w:noProof/>
          <w:sz w:val="22"/>
          <w:szCs w:val="22"/>
        </w:rPr>
        <w:t xml:space="preserve"> </w:t>
      </w:r>
    </w:p>
    <w:p w:rsidR="00372B54" w:rsidRDefault="00372B54" w:rsidP="00372B54">
      <w:pPr>
        <w:pStyle w:val="TableofFigures"/>
        <w:tabs>
          <w:tab w:val="right" w:leader="dot" w:pos="8630"/>
        </w:tabs>
        <w:spacing w:line="480" w:lineRule="auto"/>
        <w:rPr>
          <w:rStyle w:val="Hyperlink"/>
          <w:rFonts w:ascii="Times New Roman" w:hAnsi="Times New Roman"/>
          <w:noProof/>
        </w:rPr>
      </w:pP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1" w:history="1">
        <w:r w:rsidR="00372B54" w:rsidRPr="00127044">
          <w:rPr>
            <w:rStyle w:val="Hyperlink"/>
            <w:rFonts w:ascii="Times New Roman" w:hAnsi="Times New Roman"/>
            <w:noProof/>
          </w:rPr>
          <w:t>Table 7:</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_Toc321814421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2" w:history="1">
        <w:r w:rsidR="00372B54" w:rsidRPr="00127044">
          <w:rPr>
            <w:rStyle w:val="Hyperlink"/>
            <w:rFonts w:ascii="Times New Roman" w:hAnsi="Times New Roman"/>
            <w:i/>
            <w:noProof/>
          </w:rPr>
          <w:t>Academic Integration Construct, Pike’s Active Learning Scalelet: Descriptive Statistics for Asking Questions, Making Presentations, and Service Learning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3" w:history="1">
        <w:r w:rsidR="00372B54" w:rsidRPr="00127044">
          <w:rPr>
            <w:rStyle w:val="Hyperlink"/>
            <w:rFonts w:ascii="Times New Roman" w:hAnsi="Times New Roman"/>
            <w:noProof/>
          </w:rPr>
          <w:t>Table 8:</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_Toc321814423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4" w:history="1">
        <w:r w:rsidR="00372B54" w:rsidRPr="00127044">
          <w:rPr>
            <w:rStyle w:val="Hyperlink"/>
            <w:rFonts w:ascii="Times New Roman" w:hAnsi="Times New Roman"/>
            <w:i/>
            <w:noProof/>
          </w:rPr>
          <w:t>Pike’s Active Learning Scalelet: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5" w:history="1">
        <w:r w:rsidR="00372B54" w:rsidRPr="00127044">
          <w:rPr>
            <w:rStyle w:val="Hyperlink"/>
            <w:rFonts w:ascii="Times New Roman" w:hAnsi="Times New Roman"/>
            <w:noProof/>
          </w:rPr>
          <w:t>Table 10: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_Toc321814425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6" w:history="1">
        <w:r w:rsidR="00372B54" w:rsidRPr="00127044">
          <w:rPr>
            <w:rStyle w:val="Hyperlink"/>
            <w:rFonts w:ascii="Times New Roman" w:hAnsi="Times New Roman"/>
            <w:i/>
            <w:noProof/>
          </w:rPr>
          <w:t>Pike’s Collaborative Learning Scalelet: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7" w:history="1">
        <w:r w:rsidR="00372B54" w:rsidRPr="00127044">
          <w:rPr>
            <w:rStyle w:val="Hyperlink"/>
            <w:rFonts w:ascii="Times New Roman" w:hAnsi="Times New Roman"/>
            <w:noProof/>
          </w:rPr>
          <w:t>Table 11: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_Toc321814427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8" w:history="1">
        <w:r w:rsidR="00372B54" w:rsidRPr="00127044">
          <w:rPr>
            <w:rStyle w:val="Hyperlink"/>
            <w:rFonts w:ascii="Times New Roman" w:hAnsi="Times New Roman"/>
            <w:i/>
            <w:noProof/>
          </w:rPr>
          <w:t>Pike’s Collaborative Learning Scalelet: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29" w:history="1">
        <w:r w:rsidR="00372B54" w:rsidRPr="00127044">
          <w:rPr>
            <w:rStyle w:val="Hyperlink"/>
            <w:rFonts w:ascii="Times New Roman" w:hAnsi="Times New Roman"/>
            <w:noProof/>
          </w:rPr>
          <w:t>Table 12:</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_Toc321814429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0" w:history="1">
        <w:r w:rsidR="00372B54" w:rsidRPr="00127044">
          <w:rPr>
            <w:rStyle w:val="Hyperlink"/>
            <w:rFonts w:ascii="Times New Roman" w:hAnsi="Times New Roman"/>
            <w:i/>
            <w:noProof/>
          </w:rPr>
          <w:t>Academic Integration Construct, Pike’s Course Challenge Scalelet: Descriptive Statistics for Unprepared Students, Working Hard, Challenging Exams, Hours Studying, and Institutional Emphasis on Studying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1" w:history="1">
        <w:r w:rsidR="00372B54" w:rsidRPr="00127044">
          <w:rPr>
            <w:rStyle w:val="Hyperlink"/>
            <w:rFonts w:ascii="Times New Roman" w:hAnsi="Times New Roman"/>
            <w:noProof/>
          </w:rPr>
          <w:t>Table 13:</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_Toc321814431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2" w:history="1">
        <w:r w:rsidR="00372B54" w:rsidRPr="00127044">
          <w:rPr>
            <w:rStyle w:val="Hyperlink"/>
            <w:rFonts w:ascii="Times New Roman" w:hAnsi="Times New Roman"/>
            <w:i/>
            <w:noProof/>
          </w:rPr>
          <w:t>Pike’s Course Challenge Scalelet: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3" w:history="1">
        <w:r w:rsidR="00372B54" w:rsidRPr="00127044">
          <w:rPr>
            <w:rStyle w:val="Hyperlink"/>
            <w:rFonts w:ascii="Times New Roman" w:hAnsi="Times New Roman"/>
            <w:noProof/>
          </w:rPr>
          <w:t>Table 14:</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_Toc321814433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4" w:history="1">
        <w:r w:rsidR="00372B54" w:rsidRPr="00127044">
          <w:rPr>
            <w:rStyle w:val="Hyperlink"/>
            <w:rFonts w:ascii="Times New Roman" w:hAnsi="Times New Roman"/>
            <w:i/>
            <w:noProof/>
          </w:rPr>
          <w:t>Academic Integration Construct, Pike’s Course Interaction Scalelet: Descriptive Statistics for Discussing Grades, Discussing Ideas, and Feedback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5" w:history="1">
        <w:r w:rsidR="00372B54" w:rsidRPr="00127044">
          <w:rPr>
            <w:rStyle w:val="Hyperlink"/>
            <w:rFonts w:ascii="Times New Roman" w:hAnsi="Times New Roman"/>
            <w:noProof/>
          </w:rPr>
          <w:t>Table 15: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_Toc321814435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6" w:history="1">
        <w:r w:rsidR="00372B54" w:rsidRPr="00127044">
          <w:rPr>
            <w:rStyle w:val="Hyperlink"/>
            <w:rFonts w:ascii="Times New Roman" w:hAnsi="Times New Roman"/>
            <w:noProof/>
          </w:rPr>
          <w:t>Pike’s Course Interaction Scalelet: Item-Total Statistics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7" w:history="1">
        <w:r w:rsidR="00372B54" w:rsidRPr="00127044">
          <w:rPr>
            <w:rStyle w:val="Hyperlink"/>
            <w:rFonts w:ascii="Times New Roman" w:hAnsi="Times New Roman"/>
            <w:noProof/>
          </w:rPr>
          <w:t>Table 16:</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_Toc321814437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8" w:history="1">
        <w:r w:rsidR="00372B54" w:rsidRPr="00127044">
          <w:rPr>
            <w:rStyle w:val="Hyperlink"/>
            <w:rFonts w:ascii="Times New Roman" w:hAnsi="Times New Roman"/>
            <w:i/>
            <w:noProof/>
          </w:rPr>
          <w:t>Academic Integration Construct: Descriptive Statistics for Pike’s Scalelets for Active Learning, Collaborative Learning, Course Challenge, and Course Interaction (N=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39" w:history="1">
        <w:r w:rsidR="00372B54" w:rsidRPr="00127044">
          <w:rPr>
            <w:rStyle w:val="Hyperlink"/>
            <w:rFonts w:ascii="Times New Roman" w:hAnsi="Times New Roman"/>
            <w:noProof/>
          </w:rPr>
          <w:t>Table 17:</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_Toc321814439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79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0" w:history="1">
        <w:r w:rsidR="00372B54" w:rsidRPr="00127044">
          <w:rPr>
            <w:rStyle w:val="Hyperlink"/>
            <w:rFonts w:ascii="Times New Roman" w:hAnsi="Times New Roman"/>
            <w:i/>
            <w:noProof/>
          </w:rPr>
          <w:t>Institutional Commitment Construct: Descriptive Statistics for Relationships with Other Students, Faculty, and Administrators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1" w:history="1">
        <w:r w:rsidR="00372B54" w:rsidRPr="00127044">
          <w:rPr>
            <w:rStyle w:val="Hyperlink"/>
            <w:rFonts w:ascii="Times New Roman" w:hAnsi="Times New Roman"/>
            <w:noProof/>
          </w:rPr>
          <w:t>Table 18:</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_Toc321814441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80</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2" w:history="1">
        <w:r w:rsidR="00372B54" w:rsidRPr="00127044">
          <w:rPr>
            <w:rStyle w:val="Hyperlink"/>
            <w:rFonts w:ascii="Times New Roman" w:hAnsi="Times New Roman"/>
            <w:i/>
            <w:noProof/>
          </w:rPr>
          <w:t>Academic Integration Construct, Pike’s Support for Student Success Scalelet: Descriptive Statistics for Institutional Academic, Work and Family, and Social Support (N = 497)</w:t>
        </w:r>
      </w:hyperlink>
      <w:r w:rsidR="007738B3"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3" w:history="1">
        <w:r w:rsidR="00372B54" w:rsidRPr="00127044">
          <w:rPr>
            <w:rStyle w:val="Hyperlink"/>
            <w:rFonts w:ascii="Times New Roman" w:hAnsi="Times New Roman"/>
            <w:noProof/>
          </w:rPr>
          <w:t>Table 19:</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4" w:history="1">
        <w:r w:rsidR="00372B54" w:rsidRPr="00127044">
          <w:rPr>
            <w:rStyle w:val="Hyperlink"/>
            <w:rFonts w:ascii="Times New Roman" w:hAnsi="Times New Roman"/>
            <w:i/>
            <w:noProof/>
          </w:rPr>
          <w:t>Institutional Support Construct: Descriptive Statistics for Student Relationships, Faculty Relationships, Administrative Relationships, and Pike’s Support for Student Success Scalelet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5" w:history="1">
        <w:r w:rsidR="00372B54" w:rsidRPr="00127044">
          <w:rPr>
            <w:rStyle w:val="Hyperlink"/>
            <w:rFonts w:ascii="Times New Roman" w:hAnsi="Times New Roman"/>
            <w:noProof/>
          </w:rPr>
          <w:t>Table 20: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_Toc321814445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6" w:history="1">
        <w:r w:rsidR="00372B54" w:rsidRPr="00127044">
          <w:rPr>
            <w:rStyle w:val="Hyperlink"/>
            <w:rFonts w:ascii="Times New Roman" w:hAnsi="Times New Roman"/>
            <w:i/>
            <w:noProof/>
          </w:rPr>
          <w:t>Intent to Persist Construct: Descriptive Statistics for Overall Experience and Return to Institution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7" w:history="1">
        <w:r w:rsidR="00372B54" w:rsidRPr="00127044">
          <w:rPr>
            <w:rStyle w:val="Hyperlink"/>
            <w:rFonts w:ascii="Times New Roman" w:hAnsi="Times New Roman"/>
            <w:noProof/>
          </w:rPr>
          <w:t>Table 21: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_Toc321814447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8" w:history="1">
        <w:r w:rsidR="00372B54" w:rsidRPr="00127044">
          <w:rPr>
            <w:rStyle w:val="Hyperlink"/>
            <w:rFonts w:ascii="Times New Roman" w:hAnsi="Times New Roman"/>
            <w:i/>
            <w:noProof/>
          </w:rPr>
          <w:t>Persistence Construct: Descriptive Statistics for Retention and Graduation Rates in 2006 and 2007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49" w:history="1">
        <w:r w:rsidR="00372B54" w:rsidRPr="00127044">
          <w:rPr>
            <w:rStyle w:val="Hyperlink"/>
            <w:rFonts w:ascii="Times New Roman" w:hAnsi="Times New Roman"/>
            <w:noProof/>
          </w:rPr>
          <w:t>Table 22:</w:t>
        </w:r>
        <w:r w:rsidR="00372B54" w:rsidRPr="00127044">
          <w:rPr>
            <w:rFonts w:ascii="Times New Roman" w:hAnsi="Times New Roman"/>
            <w:noProof/>
            <w:webHidden/>
          </w:rPr>
          <w:tab/>
        </w:r>
        <w:r w:rsidR="00A93900">
          <w:rPr>
            <w:rFonts w:ascii="Times New Roman" w:hAnsi="Times New Roman"/>
            <w:noProof/>
            <w:webHidden/>
          </w:rPr>
          <w:t>86</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0" w:history="1">
        <w:r w:rsidR="00372B54" w:rsidRPr="00127044">
          <w:rPr>
            <w:rStyle w:val="Hyperlink"/>
            <w:rFonts w:ascii="Times New Roman" w:hAnsi="Times New Roman"/>
            <w:i/>
            <w:noProof/>
          </w:rPr>
          <w:t>Estimated Correlation Matrix with Library Log 10 Variables</w:t>
        </w:r>
        <w:r w:rsidR="00372B54" w:rsidRPr="00127044">
          <w:rPr>
            <w:rStyle w:val="Hyperlink"/>
            <w:rFonts w:ascii="Times New Roman" w:hAnsi="Times New Roman"/>
            <w:b/>
            <w:i/>
            <w:noProof/>
          </w:rPr>
          <w:t xml:space="preserve"> </w:t>
        </w:r>
        <w:r w:rsidR="00372B54" w:rsidRPr="00127044">
          <w:rPr>
            <w:rStyle w:val="Hyperlink"/>
            <w:rFonts w:ascii="Times New Roman" w:hAnsi="Times New Roman"/>
            <w:i/>
            <w:noProof/>
          </w:rPr>
          <w:t>(N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1" w:history="1">
        <w:r w:rsidR="00372B54" w:rsidRPr="00127044">
          <w:rPr>
            <w:rStyle w:val="Hyperlink"/>
            <w:rFonts w:ascii="Times New Roman" w:hAnsi="Times New Roman"/>
            <w:noProof/>
          </w:rPr>
          <w:t>Table 23:</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_Toc321814451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2" w:history="1">
        <w:r w:rsidR="00372B54" w:rsidRPr="00127044">
          <w:rPr>
            <w:rStyle w:val="Hyperlink"/>
            <w:rFonts w:ascii="Times New Roman" w:hAnsi="Times New Roman"/>
            <w:i/>
            <w:noProof/>
          </w:rPr>
          <w:t>Estimated Correlation Matrix Showing Relationships between Library Construct Indicators and Academic Performance Indicators (N = 497)</w:t>
        </w:r>
      </w:hyperlink>
      <w:r w:rsidR="00372B54" w:rsidRPr="00127044">
        <w:rPr>
          <w:rFonts w:ascii="Times New Roman" w:eastAsiaTheme="minorEastAsia" w:hAnsi="Times New Roman"/>
          <w:noProof/>
          <w:sz w:val="22"/>
          <w:szCs w:val="22"/>
        </w:rPr>
        <w:t xml:space="preserve"> </w:t>
      </w:r>
    </w:p>
    <w:p w:rsidR="00BE422E" w:rsidRDefault="00BE422E" w:rsidP="00372B54">
      <w:pPr>
        <w:pStyle w:val="TableofFigures"/>
        <w:tabs>
          <w:tab w:val="right" w:leader="dot" w:pos="8630"/>
        </w:tabs>
        <w:spacing w:line="480" w:lineRule="auto"/>
        <w:rPr>
          <w:noProof/>
        </w:rPr>
      </w:pPr>
    </w:p>
    <w:p w:rsidR="00BE422E" w:rsidRDefault="00BE422E" w:rsidP="00372B54">
      <w:pPr>
        <w:pStyle w:val="TableofFigures"/>
        <w:tabs>
          <w:tab w:val="right" w:leader="dot" w:pos="8630"/>
        </w:tabs>
        <w:spacing w:line="480" w:lineRule="auto"/>
        <w:rPr>
          <w:noProof/>
        </w:rPr>
      </w:pP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3" w:history="1">
        <w:r w:rsidR="00372B54" w:rsidRPr="00127044">
          <w:rPr>
            <w:rStyle w:val="Hyperlink"/>
            <w:rFonts w:ascii="Times New Roman" w:hAnsi="Times New Roman"/>
            <w:noProof/>
          </w:rPr>
          <w:t>Table 24:</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_Toc321814453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4" w:history="1">
        <w:r w:rsidR="00372B54" w:rsidRPr="00127044">
          <w:rPr>
            <w:rStyle w:val="Hyperlink"/>
            <w:rFonts w:ascii="Times New Roman" w:hAnsi="Times New Roman"/>
            <w:i/>
            <w:noProof/>
          </w:rPr>
          <w:t>Estimated Correlation Matrix showing Relationships between Library Ratio Construct Indicators and Academic Performance Indicators (N=497)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5" w:history="1">
        <w:r w:rsidR="00372B54" w:rsidRPr="00127044">
          <w:rPr>
            <w:rStyle w:val="Hyperlink"/>
            <w:rFonts w:ascii="Times New Roman" w:hAnsi="Times New Roman"/>
            <w:noProof/>
          </w:rPr>
          <w:t>Table 25: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_Toc321814455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89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6" w:history="1">
        <w:r w:rsidR="00372B54" w:rsidRPr="00127044">
          <w:rPr>
            <w:rStyle w:val="Hyperlink"/>
            <w:rFonts w:ascii="Times New Roman" w:hAnsi="Times New Roman"/>
            <w:i/>
            <w:noProof/>
          </w:rPr>
          <w:t>Estimated Correlation Matrix Showing Relationship between Library Construct Indicators and Academic Integration Indicators</w:t>
        </w:r>
        <w:r w:rsidR="00372B54" w:rsidRPr="00127044">
          <w:rPr>
            <w:rStyle w:val="Hyperlink"/>
            <w:rFonts w:ascii="Times New Roman" w:hAnsi="Times New Roman"/>
            <w:noProof/>
          </w:rPr>
          <w:t xml:space="preserve">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7" w:history="1">
        <w:r w:rsidR="00372B54" w:rsidRPr="00127044">
          <w:rPr>
            <w:rStyle w:val="Hyperlink"/>
            <w:rFonts w:ascii="Times New Roman" w:hAnsi="Times New Roman"/>
            <w:i/>
            <w:noProof/>
          </w:rPr>
          <w:t>Estimated Correlation Matrix Showing Relationships between Library Ratio Construct Indicators and Academic Integration Indicators</w:t>
        </w:r>
        <w:r w:rsidR="00372B54" w:rsidRPr="00127044">
          <w:rPr>
            <w:rStyle w:val="Hyperlink"/>
            <w:rFonts w:ascii="Times New Roman" w:hAnsi="Times New Roman"/>
            <w:noProof/>
          </w:rPr>
          <w:t xml:space="preserve">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8" w:history="1">
        <w:r w:rsidR="00372B54" w:rsidRPr="00127044">
          <w:rPr>
            <w:rStyle w:val="Hyperlink"/>
            <w:rFonts w:ascii="Times New Roman" w:hAnsi="Times New Roman"/>
            <w:noProof/>
          </w:rPr>
          <w:t>Table 27:</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_Toc321814458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59" w:history="1">
        <w:r w:rsidR="00372B54" w:rsidRPr="00127044">
          <w:rPr>
            <w:rStyle w:val="Hyperlink"/>
            <w:rFonts w:ascii="Times New Roman" w:hAnsi="Times New Roman"/>
            <w:i/>
            <w:noProof/>
          </w:rPr>
          <w:t>Estimated Correlation Matrix Showing Relationships between Library Construct Indicators and Institutional Commitment Indicators</w:t>
        </w:r>
        <w:r w:rsidR="00372B54" w:rsidRPr="00127044">
          <w:rPr>
            <w:rStyle w:val="Hyperlink"/>
            <w:rFonts w:ascii="Times New Roman" w:hAnsi="Times New Roman"/>
            <w:noProof/>
          </w:rPr>
          <w:t xml:space="preserve">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0" w:history="1">
        <w:r w:rsidR="00372B54" w:rsidRPr="00127044">
          <w:rPr>
            <w:rStyle w:val="Hyperlink"/>
            <w:rFonts w:ascii="Times New Roman" w:hAnsi="Times New Roman"/>
            <w:noProof/>
          </w:rPr>
          <w:t>Table 28:</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_Toc321814460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1" w:history="1">
        <w:r w:rsidR="00372B54" w:rsidRPr="00127044">
          <w:rPr>
            <w:rStyle w:val="Hyperlink"/>
            <w:rFonts w:ascii="Times New Roman" w:hAnsi="Times New Roman"/>
            <w:i/>
            <w:noProof/>
          </w:rPr>
          <w:t>Estimated Correlation Matrix Showing Relationships between Library Ratio Construct Indicators and Institutional Support Indicators</w:t>
        </w:r>
        <w:r w:rsidR="00372B54" w:rsidRPr="00127044">
          <w:rPr>
            <w:rStyle w:val="Hyperlink"/>
            <w:rFonts w:ascii="Times New Roman" w:hAnsi="Times New Roman"/>
            <w:noProof/>
          </w:rPr>
          <w:t xml:space="preserve">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2" w:history="1">
        <w:r w:rsidR="00372B54" w:rsidRPr="00127044">
          <w:rPr>
            <w:rStyle w:val="Hyperlink"/>
            <w:rFonts w:ascii="Times New Roman" w:hAnsi="Times New Roman"/>
            <w:noProof/>
          </w:rPr>
          <w:t>Table 29:</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_Toc321814462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3" w:history="1">
        <w:r w:rsidR="00372B54" w:rsidRPr="00127044">
          <w:rPr>
            <w:rStyle w:val="Hyperlink"/>
            <w:rFonts w:ascii="Times New Roman" w:hAnsi="Times New Roman"/>
            <w:i/>
            <w:noProof/>
          </w:rPr>
          <w:t>Estimated Correlation Matrix Showing Relationship between Library Construct Indicators and Intent to Persist Indicators</w:t>
        </w:r>
        <w:r w:rsidR="00372B54" w:rsidRPr="00127044">
          <w:rPr>
            <w:rStyle w:val="Hyperlink"/>
            <w:rFonts w:ascii="Times New Roman" w:hAnsi="Times New Roman"/>
            <w:noProof/>
          </w:rPr>
          <w:t xml:space="preserve">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4" w:history="1">
        <w:r w:rsidR="00372B54" w:rsidRPr="00127044">
          <w:rPr>
            <w:rStyle w:val="Hyperlink"/>
            <w:rFonts w:ascii="Times New Roman" w:hAnsi="Times New Roman"/>
            <w:noProof/>
          </w:rPr>
          <w:t>Table 30: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_Toc321814464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5" w:history="1">
        <w:r w:rsidR="00372B54" w:rsidRPr="00127044">
          <w:rPr>
            <w:rStyle w:val="Hyperlink"/>
            <w:rFonts w:ascii="Times New Roman" w:hAnsi="Times New Roman"/>
            <w:i/>
            <w:noProof/>
          </w:rPr>
          <w:t>Estimated Correlation Matrix Showing Relationships between Library Ratio Construct Indicators and Intent to Persist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6" w:history="1">
        <w:r w:rsidR="00372B54" w:rsidRPr="00127044">
          <w:rPr>
            <w:rStyle w:val="Hyperlink"/>
            <w:rFonts w:ascii="Times New Roman" w:hAnsi="Times New Roman"/>
            <w:noProof/>
          </w:rPr>
          <w:t>Table 31: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_Toc321814466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7" w:history="1">
        <w:r w:rsidR="00372B54" w:rsidRPr="00127044">
          <w:rPr>
            <w:rStyle w:val="Hyperlink"/>
            <w:rFonts w:ascii="Times New Roman" w:hAnsi="Times New Roman"/>
            <w:i/>
            <w:noProof/>
          </w:rPr>
          <w:t>Estimated Correlation Matrix Showing Relationship between Library Construct Indicators and Persistence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8" w:history="1">
        <w:r w:rsidR="00372B54" w:rsidRPr="00127044">
          <w:rPr>
            <w:rStyle w:val="Hyperlink"/>
            <w:rFonts w:ascii="Times New Roman" w:hAnsi="Times New Roman"/>
            <w:noProof/>
          </w:rPr>
          <w:t>Table 32:</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_Toc321814468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69" w:history="1">
        <w:r w:rsidR="00372B54" w:rsidRPr="00127044">
          <w:rPr>
            <w:rStyle w:val="Hyperlink"/>
            <w:rFonts w:ascii="Times New Roman" w:hAnsi="Times New Roman"/>
            <w:i/>
            <w:noProof/>
          </w:rPr>
          <w:t>Estimated Correlation Matrix Showing Relationship between Library Ratio Construct Indicators and Persistence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0" w:history="1">
        <w:r w:rsidR="00372B54" w:rsidRPr="00127044">
          <w:rPr>
            <w:rStyle w:val="Hyperlink"/>
            <w:rFonts w:ascii="Times New Roman" w:hAnsi="Times New Roman"/>
            <w:noProof/>
          </w:rPr>
          <w:t>Table 33:</w:t>
        </w:r>
        <w:r w:rsidR="00372B54" w:rsidRPr="00127044">
          <w:rPr>
            <w:rFonts w:ascii="Times New Roman" w:hAnsi="Times New Roman"/>
            <w:noProof/>
            <w:webHidden/>
          </w:rPr>
          <w:tab/>
        </w:r>
        <w:r w:rsidR="00372B54" w:rsidRPr="007738B3">
          <w:rPr>
            <w:rFonts w:ascii="Times New Roman" w:hAnsi="Times New Roman"/>
            <w:noProof/>
            <w:webHidden/>
          </w:rPr>
          <w:fldChar w:fldCharType="begin"/>
        </w:r>
        <w:r w:rsidR="00372B54" w:rsidRPr="007738B3">
          <w:rPr>
            <w:rFonts w:ascii="Times New Roman" w:hAnsi="Times New Roman"/>
            <w:noProof/>
            <w:webHidden/>
          </w:rPr>
          <w:instrText xml:space="preserve"> PAGEREF _Toc321814470 \h </w:instrText>
        </w:r>
        <w:r w:rsidR="00372B54" w:rsidRPr="007738B3">
          <w:rPr>
            <w:rFonts w:ascii="Times New Roman" w:hAnsi="Times New Roman"/>
            <w:noProof/>
            <w:webHidden/>
          </w:rPr>
        </w:r>
        <w:r w:rsidR="00372B54" w:rsidRPr="007738B3">
          <w:rPr>
            <w:rFonts w:ascii="Times New Roman" w:hAnsi="Times New Roman"/>
            <w:noProof/>
            <w:webHidden/>
          </w:rPr>
          <w:fldChar w:fldCharType="separate"/>
        </w:r>
        <w:r w:rsidR="00882568">
          <w:rPr>
            <w:rFonts w:ascii="Times New Roman" w:hAnsi="Times New Roman"/>
            <w:b/>
            <w:bCs/>
            <w:noProof/>
            <w:webHidden/>
          </w:rPr>
          <w:t>Error! Bookmark not defined.</w:t>
        </w:r>
        <w:r w:rsidR="00372B54" w:rsidRPr="007738B3">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1" w:history="1">
        <w:r w:rsidR="00372B54" w:rsidRPr="00127044">
          <w:rPr>
            <w:rStyle w:val="Hyperlink"/>
            <w:rFonts w:ascii="Times New Roman" w:hAnsi="Times New Roman"/>
            <w:i/>
            <w:noProof/>
          </w:rPr>
          <w:t>Estimated Correlation Matrix with Library Ratios (Log 10) Variables</w:t>
        </w:r>
        <w:r w:rsidR="00372B54" w:rsidRPr="00127044">
          <w:rPr>
            <w:rStyle w:val="Hyperlink"/>
            <w:rFonts w:ascii="Times New Roman" w:hAnsi="Times New Roman"/>
            <w:b/>
            <w:i/>
            <w:noProof/>
          </w:rPr>
          <w:t xml:space="preserve"> </w:t>
        </w:r>
        <w:r w:rsidR="00372B54" w:rsidRPr="00127044">
          <w:rPr>
            <w:rStyle w:val="Hyperlink"/>
            <w:rFonts w:ascii="Times New Roman" w:hAnsi="Times New Roman"/>
            <w:i/>
            <w:noProof/>
          </w:rPr>
          <w:t>(N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2" w:history="1">
        <w:r w:rsidR="00372B54" w:rsidRPr="00127044">
          <w:rPr>
            <w:rStyle w:val="Hyperlink"/>
            <w:rFonts w:ascii="Times New Roman" w:hAnsi="Times New Roman"/>
            <w:noProof/>
          </w:rPr>
          <w:t>Table 34:</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_Toc321814472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97</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3" w:history="1">
        <w:r w:rsidR="00372B54" w:rsidRPr="00127044">
          <w:rPr>
            <w:rStyle w:val="Hyperlink"/>
            <w:rFonts w:ascii="Times New Roman" w:hAnsi="Times New Roman"/>
            <w:i/>
            <w:noProof/>
          </w:rPr>
          <w:t>Estimated Correlation Matrix showing Relationships between Academic Performance Indicators and Persistence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4" w:history="1">
        <w:r w:rsidR="00372B54" w:rsidRPr="00127044">
          <w:rPr>
            <w:rStyle w:val="Hyperlink"/>
            <w:rFonts w:ascii="Times New Roman" w:hAnsi="Times New Roman"/>
            <w:noProof/>
          </w:rPr>
          <w:t>Table 35: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_Toc321814474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5" w:history="1">
        <w:r w:rsidR="00372B54" w:rsidRPr="00127044">
          <w:rPr>
            <w:rStyle w:val="Hyperlink"/>
            <w:rFonts w:ascii="Times New Roman" w:hAnsi="Times New Roman"/>
            <w:i/>
            <w:noProof/>
          </w:rPr>
          <w:t>Estimated Correlation Matrix Showing Relationships between Academic Integration Indicators and Institutional Support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6" w:history="1">
        <w:r w:rsidR="00372B54" w:rsidRPr="00127044">
          <w:rPr>
            <w:rStyle w:val="Hyperlink"/>
            <w:rFonts w:ascii="Times New Roman" w:hAnsi="Times New Roman"/>
            <w:noProof/>
          </w:rPr>
          <w:t>Table 36:</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_Toc321814476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7" w:history="1">
        <w:r w:rsidR="00372B54" w:rsidRPr="00127044">
          <w:rPr>
            <w:rStyle w:val="Hyperlink"/>
            <w:rFonts w:ascii="Times New Roman" w:hAnsi="Times New Roman"/>
            <w:i/>
            <w:noProof/>
          </w:rPr>
          <w:t>Estimated Correlation Matrix Showing Relationship between Institutional Commitment Indicators and Intent to Persist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8" w:history="1">
        <w:r w:rsidR="00372B54" w:rsidRPr="00127044">
          <w:rPr>
            <w:rStyle w:val="Hyperlink"/>
            <w:rFonts w:ascii="Times New Roman" w:hAnsi="Times New Roman"/>
            <w:noProof/>
          </w:rPr>
          <w:t>Table 37:</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_Toc321814478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99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79" w:history="1">
        <w:r w:rsidR="00372B54" w:rsidRPr="00127044">
          <w:rPr>
            <w:rStyle w:val="Hyperlink"/>
            <w:rFonts w:ascii="Times New Roman" w:hAnsi="Times New Roman"/>
            <w:i/>
            <w:noProof/>
          </w:rPr>
          <w:t>Estimated Correlation Matrix Showing Relationship between Institutional Commitment Indicators and Persistence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0" w:history="1">
        <w:r w:rsidR="00372B54" w:rsidRPr="00127044">
          <w:rPr>
            <w:rStyle w:val="Hyperlink"/>
            <w:rFonts w:ascii="Times New Roman" w:hAnsi="Times New Roman"/>
            <w:noProof/>
          </w:rPr>
          <w:t>Table 38:</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_Toc321814480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100</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1" w:history="1">
        <w:r w:rsidR="00372B54" w:rsidRPr="00127044">
          <w:rPr>
            <w:rStyle w:val="Hyperlink"/>
            <w:rFonts w:ascii="Times New Roman" w:hAnsi="Times New Roman"/>
            <w:i/>
            <w:noProof/>
          </w:rPr>
          <w:t>Estimated Correlation Matrix Showing Relationship between Institutional Commitment Indicators and Intent to Persist Indicators (N = 497)</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2" w:history="1">
        <w:r w:rsidR="00372B54" w:rsidRPr="00127044">
          <w:rPr>
            <w:rStyle w:val="Hyperlink"/>
            <w:rFonts w:ascii="Times New Roman" w:hAnsi="Times New Roman"/>
            <w:noProof/>
          </w:rPr>
          <w:t>Table 39:</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_Toc321814482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107</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3" w:history="1">
        <w:r w:rsidR="00372B54" w:rsidRPr="00127044">
          <w:rPr>
            <w:rStyle w:val="Hyperlink"/>
            <w:rFonts w:ascii="Times New Roman" w:hAnsi="Times New Roman"/>
            <w:i/>
            <w:noProof/>
          </w:rPr>
          <w:t>Maximum likelihood parameter estimates for Model 2</w:t>
        </w:r>
      </w:hyperlink>
    </w:p>
    <w:p w:rsidR="00BE422E" w:rsidRDefault="00BE422E" w:rsidP="00372B54">
      <w:pPr>
        <w:pStyle w:val="TableofFigures"/>
        <w:tabs>
          <w:tab w:val="right" w:leader="dot" w:pos="8630"/>
        </w:tabs>
        <w:spacing w:line="480" w:lineRule="auto"/>
        <w:rPr>
          <w:noProof/>
        </w:rPr>
      </w:pP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4" w:history="1">
        <w:r w:rsidR="00372B54" w:rsidRPr="00127044">
          <w:rPr>
            <w:rStyle w:val="Hyperlink"/>
            <w:rFonts w:ascii="Times New Roman" w:hAnsi="Times New Roman"/>
            <w:noProof/>
          </w:rPr>
          <w:t>Table 40: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_Toc321814484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5" w:history="1">
        <w:r w:rsidR="00372B54" w:rsidRPr="00127044">
          <w:rPr>
            <w:rStyle w:val="Hyperlink"/>
            <w:rFonts w:ascii="Times New Roman" w:hAnsi="Times New Roman"/>
            <w:i/>
            <w:noProof/>
          </w:rPr>
          <w:t>Modification Indices for Model 3A</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6" w:history="1">
        <w:r w:rsidR="00372B54" w:rsidRPr="00127044">
          <w:rPr>
            <w:rStyle w:val="Hyperlink"/>
            <w:rFonts w:ascii="Times New Roman" w:hAnsi="Times New Roman"/>
            <w:noProof/>
          </w:rPr>
          <w:t>Table 41: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_Toc321814486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7" w:history="1">
        <w:r w:rsidR="00372B54" w:rsidRPr="00127044">
          <w:rPr>
            <w:rStyle w:val="Hyperlink"/>
            <w:rFonts w:ascii="Times New Roman" w:hAnsi="Times New Roman"/>
            <w:i/>
            <w:noProof/>
          </w:rPr>
          <w:t>Comparison of Cabrera, Nora, and Castañeda</w:t>
        </w:r>
        <w:r w:rsidR="00372B54" w:rsidRPr="00127044">
          <w:rPr>
            <w:rStyle w:val="Hyperlink"/>
            <w:rFonts w:ascii="Times New Roman" w:hAnsi="Times New Roman"/>
            <w:noProof/>
          </w:rPr>
          <w:t xml:space="preserve"> (1993) </w:t>
        </w:r>
        <w:r w:rsidR="00372B54" w:rsidRPr="00127044">
          <w:rPr>
            <w:rStyle w:val="Hyperlink"/>
            <w:rFonts w:ascii="Times New Roman" w:hAnsi="Times New Roman"/>
            <w:i/>
            <w:noProof/>
          </w:rPr>
          <w:t>and Emmons Indicators</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8" w:history="1">
        <w:r w:rsidR="00372B54" w:rsidRPr="00127044">
          <w:rPr>
            <w:rStyle w:val="Hyperlink"/>
            <w:rFonts w:ascii="Times New Roman" w:hAnsi="Times New Roman"/>
            <w:noProof/>
          </w:rPr>
          <w:t>Table 42:</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_Toc321814488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89" w:history="1">
        <w:r w:rsidR="00372B54" w:rsidRPr="00127044">
          <w:rPr>
            <w:rStyle w:val="Hyperlink"/>
            <w:rFonts w:ascii="Times New Roman" w:hAnsi="Times New Roman"/>
            <w:i/>
            <w:noProof/>
          </w:rPr>
          <w:t>A Taxonomy of Multiple Regression Models Where Graduation Rate is the Outcome</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0" w:history="1">
        <w:r w:rsidR="00372B54" w:rsidRPr="00127044">
          <w:rPr>
            <w:rStyle w:val="Hyperlink"/>
            <w:rFonts w:ascii="Times New Roman" w:hAnsi="Times New Roman"/>
            <w:noProof/>
          </w:rPr>
          <w:t>Table 43:</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_Toc321814490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1" w:history="1">
        <w:r w:rsidR="00372B54" w:rsidRPr="00127044">
          <w:rPr>
            <w:rStyle w:val="Hyperlink"/>
            <w:rFonts w:ascii="Times New Roman" w:hAnsi="Times New Roman"/>
            <w:i/>
            <w:noProof/>
          </w:rPr>
          <w:t>Model Summary of a Taxonomy of Multiple Regression Models on Graduation</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2" w:history="1">
        <w:r w:rsidR="00372B54" w:rsidRPr="00127044">
          <w:rPr>
            <w:rStyle w:val="Hyperlink"/>
            <w:rFonts w:ascii="Times New Roman" w:hAnsi="Times New Roman"/>
            <w:noProof/>
          </w:rPr>
          <w:t>Table 44:</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_Toc321814492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117</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3" w:history="1">
        <w:r w:rsidR="00372B54" w:rsidRPr="00127044">
          <w:rPr>
            <w:rStyle w:val="Hyperlink"/>
            <w:rFonts w:ascii="Times New Roman" w:hAnsi="Times New Roman"/>
            <w:i/>
            <w:noProof/>
          </w:rPr>
          <w:t>Estimated regression coefficients of each variable where graduation is the outcome</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4" w:history="1">
        <w:r w:rsidR="00372B54" w:rsidRPr="00127044">
          <w:rPr>
            <w:rStyle w:val="Hyperlink"/>
            <w:rFonts w:ascii="Times New Roman" w:hAnsi="Times New Roman"/>
            <w:noProof/>
          </w:rPr>
          <w:t>Table 45: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_Toc321814494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5" w:history="1">
        <w:r w:rsidR="00372B54" w:rsidRPr="00127044">
          <w:rPr>
            <w:rStyle w:val="Hyperlink"/>
            <w:rFonts w:ascii="Times New Roman" w:hAnsi="Times New Roman"/>
            <w:i/>
            <w:noProof/>
          </w:rPr>
          <w:t>Model 6 Summary</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6" w:history="1">
        <w:r w:rsidR="00372B54" w:rsidRPr="00127044">
          <w:rPr>
            <w:rStyle w:val="Hyperlink"/>
            <w:rFonts w:ascii="Times New Roman" w:hAnsi="Times New Roman"/>
            <w:noProof/>
          </w:rPr>
          <w:t>Table 46:</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_Toc321814496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120</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7" w:history="1">
        <w:r w:rsidR="00372B54" w:rsidRPr="00127044">
          <w:rPr>
            <w:rStyle w:val="Hyperlink"/>
            <w:rFonts w:ascii="Times New Roman" w:hAnsi="Times New Roman"/>
            <w:i/>
            <w:noProof/>
          </w:rPr>
          <w:t>Estimated regression coefficients for Model 6</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8" w:history="1">
        <w:r w:rsidR="00372B54" w:rsidRPr="00127044">
          <w:rPr>
            <w:rStyle w:val="Hyperlink"/>
            <w:rFonts w:ascii="Times New Roman" w:hAnsi="Times New Roman"/>
            <w:noProof/>
          </w:rPr>
          <w:t>Table 47:</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_Toc321814498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120</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499" w:history="1">
        <w:r w:rsidR="00372B54" w:rsidRPr="00127044">
          <w:rPr>
            <w:rStyle w:val="Hyperlink"/>
            <w:rFonts w:ascii="Times New Roman" w:hAnsi="Times New Roman"/>
            <w:i/>
            <w:noProof/>
          </w:rPr>
          <w:t>Model 6A Summary</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0" w:history="1">
        <w:r w:rsidR="00372B54" w:rsidRPr="00127044">
          <w:rPr>
            <w:rStyle w:val="Hyperlink"/>
            <w:rFonts w:ascii="Times New Roman" w:hAnsi="Times New Roman"/>
            <w:noProof/>
          </w:rPr>
          <w:t>Table 48:</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_Toc321814500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1" w:history="1">
        <w:r w:rsidR="00372B54" w:rsidRPr="00127044">
          <w:rPr>
            <w:rStyle w:val="Hyperlink"/>
            <w:rFonts w:ascii="Times New Roman" w:hAnsi="Times New Roman"/>
            <w:i/>
            <w:noProof/>
          </w:rPr>
          <w:t>Estimated Regression Coefficients for Model 6A where Graduation Rate is the dependent variable</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2" w:history="1">
        <w:r w:rsidR="00372B54" w:rsidRPr="00127044">
          <w:rPr>
            <w:rStyle w:val="Hyperlink"/>
            <w:rFonts w:ascii="Times New Roman" w:hAnsi="Times New Roman"/>
            <w:noProof/>
          </w:rPr>
          <w:t>Table 49:</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_Toc321814502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3" w:history="1">
        <w:r w:rsidR="00372B54" w:rsidRPr="00127044">
          <w:rPr>
            <w:rStyle w:val="Hyperlink"/>
            <w:rFonts w:ascii="Times New Roman" w:hAnsi="Times New Roman"/>
            <w:i/>
            <w:noProof/>
          </w:rPr>
          <w:t>Model 6B Summary</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4" w:history="1">
        <w:r w:rsidR="00372B54" w:rsidRPr="00127044">
          <w:rPr>
            <w:rStyle w:val="Hyperlink"/>
            <w:rFonts w:ascii="Times New Roman" w:hAnsi="Times New Roman"/>
            <w:noProof/>
          </w:rPr>
          <w:t>Table 50: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_Toc321814504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5" w:history="1">
        <w:r w:rsidR="00372B54" w:rsidRPr="00127044">
          <w:rPr>
            <w:rStyle w:val="Hyperlink"/>
            <w:rFonts w:ascii="Times New Roman" w:hAnsi="Times New Roman"/>
            <w:i/>
            <w:noProof/>
          </w:rPr>
          <w:t>Estimated Regression Coefficients for Model 6B</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6" w:history="1">
        <w:r w:rsidR="00372B54" w:rsidRPr="00127044">
          <w:rPr>
            <w:rStyle w:val="Hyperlink"/>
            <w:rFonts w:ascii="Times New Roman" w:hAnsi="Times New Roman"/>
            <w:noProof/>
          </w:rPr>
          <w:t>Table A1: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_Toc321814506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165</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7" w:history="1">
        <w:r w:rsidR="00372B54" w:rsidRPr="00127044">
          <w:rPr>
            <w:rStyle w:val="Hyperlink"/>
            <w:rFonts w:ascii="Times New Roman" w:hAnsi="Times New Roman"/>
            <w:i/>
            <w:noProof/>
          </w:rPr>
          <w:t>Codebook</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8" w:history="1">
        <w:r w:rsidR="00372B54" w:rsidRPr="00127044">
          <w:rPr>
            <w:rStyle w:val="Hyperlink"/>
            <w:rFonts w:ascii="Times New Roman" w:hAnsi="Times New Roman"/>
            <w:noProof/>
          </w:rPr>
          <w:t>Table B1: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_Toc321814508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173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09" w:history="1">
        <w:r w:rsidR="00372B54" w:rsidRPr="00127044">
          <w:rPr>
            <w:rStyle w:val="Hyperlink"/>
            <w:rFonts w:ascii="Times New Roman" w:hAnsi="Times New Roman"/>
            <w:i/>
            <w:noProof/>
          </w:rPr>
          <w:t>Descriptive Statistics for Library Engagement</w:t>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10" w:history="1">
        <w:r w:rsidR="00372B54" w:rsidRPr="00127044">
          <w:rPr>
            <w:rStyle w:val="Hyperlink"/>
            <w:rFonts w:ascii="Times New Roman" w:hAnsi="Times New Roman"/>
            <w:noProof/>
          </w:rPr>
          <w:t>Table B2:</w:t>
        </w:r>
        <w:r w:rsidR="00372B54" w:rsidRPr="00127044">
          <w:rPr>
            <w:rFonts w:ascii="Times New Roman" w:hAnsi="Times New Roman"/>
            <w:noProof/>
            <w:webHidden/>
          </w:rPr>
          <w:tab/>
        </w:r>
        <w:r w:rsidR="00372B54" w:rsidRPr="007738B3">
          <w:rPr>
            <w:rFonts w:ascii="Times New Roman" w:hAnsi="Times New Roman"/>
            <w:noProof/>
            <w:webHidden/>
          </w:rPr>
          <w:fldChar w:fldCharType="begin"/>
        </w:r>
        <w:r w:rsidR="00372B54" w:rsidRPr="007738B3">
          <w:rPr>
            <w:rFonts w:ascii="Times New Roman" w:hAnsi="Times New Roman"/>
            <w:noProof/>
            <w:webHidden/>
          </w:rPr>
          <w:instrText xml:space="preserve"> PAGEREF _Toc321814510 \h </w:instrText>
        </w:r>
        <w:r w:rsidR="00372B54" w:rsidRPr="007738B3">
          <w:rPr>
            <w:rFonts w:ascii="Times New Roman" w:hAnsi="Times New Roman"/>
            <w:noProof/>
            <w:webHidden/>
          </w:rPr>
        </w:r>
        <w:r w:rsidR="00372B54" w:rsidRPr="007738B3">
          <w:rPr>
            <w:rFonts w:ascii="Times New Roman" w:hAnsi="Times New Roman"/>
            <w:noProof/>
            <w:webHidden/>
          </w:rPr>
          <w:fldChar w:fldCharType="separate"/>
        </w:r>
        <w:r w:rsidR="00882568">
          <w:rPr>
            <w:rFonts w:ascii="Times New Roman" w:hAnsi="Times New Roman"/>
            <w:b/>
            <w:bCs/>
            <w:noProof/>
            <w:webHidden/>
          </w:rPr>
          <w:t>Error! Bookmark not defined.</w:t>
        </w:r>
        <w:r w:rsidR="00372B54" w:rsidRPr="007738B3">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11" w:history="1">
        <w:r w:rsidR="00372B54" w:rsidRPr="00127044">
          <w:rPr>
            <w:rStyle w:val="Hyperlink"/>
            <w:rFonts w:ascii="Times New Roman" w:hAnsi="Times New Roman"/>
            <w:i/>
            <w:noProof/>
          </w:rPr>
          <w:t>Estimated Correlation Matrix with Library Engagement Variables</w:t>
        </w:r>
        <w:r w:rsidR="00372B54" w:rsidRPr="00127044">
          <w:rPr>
            <w:rStyle w:val="Hyperlink"/>
            <w:rFonts w:ascii="Times New Roman" w:hAnsi="Times New Roman"/>
            <w:b/>
            <w:i/>
            <w:noProof/>
          </w:rPr>
          <w:t xml:space="preserve"> </w:t>
        </w:r>
        <w:r w:rsidR="00372B54" w:rsidRPr="00127044">
          <w:rPr>
            <w:rStyle w:val="Hyperlink"/>
            <w:rFonts w:ascii="Times New Roman" w:hAnsi="Times New Roman"/>
            <w:i/>
            <w:noProof/>
          </w:rPr>
          <w:t>(N =33)</w:t>
        </w:r>
      </w:hyperlink>
      <w:r w:rsidR="00372B54" w:rsidRPr="00127044">
        <w:rPr>
          <w:rFonts w:ascii="Times New Roman" w:eastAsiaTheme="minorEastAsia" w:hAnsi="Times New Roman"/>
          <w:noProof/>
          <w:sz w:val="22"/>
          <w:szCs w:val="22"/>
        </w:rPr>
        <w:t xml:space="preserve"> </w:t>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12" w:history="1">
        <w:r w:rsidR="00372B54" w:rsidRPr="00127044">
          <w:rPr>
            <w:rStyle w:val="Hyperlink"/>
            <w:rFonts w:ascii="Times New Roman" w:hAnsi="Times New Roman"/>
            <w:noProof/>
          </w:rPr>
          <w:t>Table C1:</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_Toc321814512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179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513" w:history="1">
        <w:r w:rsidR="00372B54" w:rsidRPr="00127044">
          <w:rPr>
            <w:rStyle w:val="Hyperlink"/>
            <w:rFonts w:ascii="Times New Roman" w:hAnsi="Times New Roman"/>
            <w:i/>
            <w:noProof/>
          </w:rPr>
          <w:t>A comparison of models fitted before and after the removal of atypical data points using a series of fitted multiple regression models in which graduation is predicted by Librarians, Expenditures, Bloom, Critical, Lifelong, Collaborative, Interactive, Administration, Support, and Experience</w:t>
        </w:r>
      </w:hyperlink>
    </w:p>
    <w:p w:rsidR="00372B54" w:rsidRPr="00127044" w:rsidRDefault="00372B54" w:rsidP="00372B54">
      <w:pPr>
        <w:pStyle w:val="Heading1fordissertation"/>
      </w:pPr>
      <w:r w:rsidRPr="00127044">
        <w:fldChar w:fldCharType="end"/>
      </w:r>
    </w:p>
    <w:p w:rsidR="00D9425C" w:rsidRDefault="00D9425C">
      <w:pPr>
        <w:rPr>
          <w:rFonts w:ascii="Times New Roman" w:hAnsi="Times New Roman"/>
          <w:b/>
        </w:rPr>
      </w:pPr>
      <w:bookmarkStart w:id="63" w:name="_Toc321485828"/>
      <w:bookmarkStart w:id="64" w:name="_Toc321814810"/>
      <w:bookmarkStart w:id="65" w:name="_Toc322177116"/>
      <w:bookmarkStart w:id="66" w:name="_Toc357082336"/>
      <w:r>
        <w:br w:type="page"/>
      </w:r>
    </w:p>
    <w:p w:rsidR="00372B54" w:rsidRPr="00127044" w:rsidRDefault="00372B54" w:rsidP="00372B54">
      <w:pPr>
        <w:pStyle w:val="Heading1fordissertation"/>
        <w:rPr>
          <w:noProof/>
        </w:rPr>
      </w:pPr>
      <w:r w:rsidRPr="00127044">
        <w:lastRenderedPageBreak/>
        <w:t>LIST OF FIGURES</w:t>
      </w:r>
      <w:bookmarkEnd w:id="63"/>
      <w:bookmarkEnd w:id="64"/>
      <w:bookmarkEnd w:id="65"/>
      <w:bookmarkEnd w:id="66"/>
      <w:r w:rsidRPr="00127044">
        <w:fldChar w:fldCharType="begin"/>
      </w:r>
      <w:r w:rsidRPr="00127044">
        <w:instrText xml:space="preserve"> TOC \h \z \c "Figure 1: Orr’s Library Measurement Mode" </w:instrText>
      </w:r>
      <w:r w:rsidRPr="00127044">
        <w:fldChar w:fldCharType="end"/>
      </w:r>
      <w:r w:rsidRPr="00127044">
        <w:fldChar w:fldCharType="begin"/>
      </w:r>
      <w:r w:rsidRPr="00127044">
        <w:instrText xml:space="preserve"> TOC \h \z \t "Figure Caption" \c </w:instrText>
      </w:r>
      <w:r w:rsidRPr="00127044">
        <w:fldChar w:fldCharType="separate"/>
      </w: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67" w:history="1">
        <w:r w:rsidR="00372B54" w:rsidRPr="00127044">
          <w:rPr>
            <w:rStyle w:val="Hyperlink"/>
            <w:rFonts w:ascii="Times New Roman" w:hAnsi="Times New Roman"/>
            <w:i/>
            <w:noProof/>
          </w:rPr>
          <w:t xml:space="preserve">Figure 1: </w:t>
        </w:r>
        <w:r w:rsidR="00372B54" w:rsidRPr="00127044">
          <w:rPr>
            <w:rStyle w:val="Hyperlink"/>
            <w:rFonts w:ascii="Times New Roman" w:hAnsi="Times New Roman"/>
            <w:noProof/>
          </w:rPr>
          <w:t>Orr’s Library Measurement Model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_Toc321814767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68" w:history="1">
        <w:r w:rsidR="00372B54" w:rsidRPr="00127044">
          <w:rPr>
            <w:rStyle w:val="Hyperlink"/>
            <w:rFonts w:ascii="Times New Roman" w:hAnsi="Times New Roman"/>
            <w:i/>
            <w:noProof/>
          </w:rPr>
          <w:t>Figure 2</w:t>
        </w:r>
        <w:r w:rsidR="00372B54" w:rsidRPr="00127044">
          <w:rPr>
            <w:rStyle w:val="Hyperlink"/>
            <w:rFonts w:ascii="Times New Roman" w:hAnsi="Times New Roman"/>
            <w:noProof/>
          </w:rPr>
          <w:t>: Matthew’s Library Measurement Model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_Toc321814768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69" w:history="1">
        <w:r w:rsidR="00372B54" w:rsidRPr="00127044">
          <w:rPr>
            <w:rStyle w:val="Hyperlink"/>
            <w:rFonts w:ascii="Times New Roman" w:hAnsi="Times New Roman"/>
            <w:i/>
            <w:noProof/>
          </w:rPr>
          <w:t>Figure 3</w:t>
        </w:r>
        <w:r w:rsidR="00372B54" w:rsidRPr="00127044">
          <w:rPr>
            <w:rStyle w:val="Hyperlink"/>
            <w:rFonts w:ascii="Times New Roman" w:hAnsi="Times New Roman"/>
            <w:noProof/>
          </w:rPr>
          <w:t>: Urquhart’s Library Measurement Model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_Toc321814769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0" w:history="1">
        <w:r w:rsidR="00372B54" w:rsidRPr="00127044">
          <w:rPr>
            <w:rStyle w:val="Hyperlink"/>
            <w:rFonts w:ascii="Times New Roman" w:hAnsi="Times New Roman"/>
            <w:i/>
            <w:noProof/>
          </w:rPr>
          <w:t>Figure 4</w:t>
        </w:r>
        <w:r w:rsidR="00372B54" w:rsidRPr="00127044">
          <w:rPr>
            <w:rStyle w:val="Hyperlink"/>
            <w:rFonts w:ascii="Times New Roman" w:hAnsi="Times New Roman"/>
            <w:noProof/>
          </w:rPr>
          <w:t>: Model 1 - Cabrera, Nora, and Castañeda model (1993) with addition of LIBRARY construct based on Tinto’s student integration model (1987, 1993) and Bean &amp; Metzner’s student attrition model (1985) Blue indicates the parts of the model impacted by the LIBRARY construct.</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34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1" w:history="1">
        <w:r w:rsidR="00372B54" w:rsidRPr="00127044">
          <w:rPr>
            <w:rStyle w:val="Hyperlink"/>
            <w:rFonts w:ascii="Times New Roman" w:hAnsi="Times New Roman"/>
            <w:i/>
            <w:noProof/>
          </w:rPr>
          <w:t xml:space="preserve">Figure 5: </w:t>
        </w:r>
        <w:r w:rsidR="00372B54" w:rsidRPr="00127044">
          <w:rPr>
            <w:rStyle w:val="Hyperlink"/>
            <w:rFonts w:ascii="Times New Roman" w:hAnsi="Times New Roman"/>
            <w:noProof/>
          </w:rPr>
          <w:t>Model 2, A subset of Model 1 - Subset of Cabrera, Nora, and Castañeda model (1993) with addition of library construct based on Tinto’s student integration model (1987, 1993) and Bean &amp; Metzner’s student attrition model (1985)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34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2" w:history="1">
        <w:r w:rsidR="00372B54" w:rsidRPr="00127044">
          <w:rPr>
            <w:rStyle w:val="Hyperlink"/>
            <w:rFonts w:ascii="Times New Roman" w:hAnsi="Times New Roman"/>
            <w:i/>
            <w:noProof/>
          </w:rPr>
          <w:t xml:space="preserve">Figure 6: </w:t>
        </w:r>
        <w:r w:rsidR="00372B54" w:rsidRPr="00127044">
          <w:rPr>
            <w:rStyle w:val="Hyperlink"/>
            <w:rFonts w:ascii="Times New Roman" w:hAnsi="Times New Roman"/>
            <w:noProof/>
          </w:rPr>
          <w:t>Model 2 - Subset of Cabrera, Nora, and Castañeda model (1993) with addition of LIBRARY construct based on Tinto’s student integration model (1987, 1993) and Bean &amp; Metzner’s student attrition model (1985)</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35</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3" w:history="1">
        <w:r w:rsidR="00372B54" w:rsidRPr="00127044">
          <w:rPr>
            <w:rStyle w:val="Hyperlink"/>
            <w:rFonts w:ascii="Times New Roman" w:hAnsi="Times New Roman"/>
            <w:i/>
            <w:noProof/>
          </w:rPr>
          <w:t xml:space="preserve">Figure 7: </w:t>
        </w:r>
        <w:r w:rsidR="00372B54" w:rsidRPr="00127044">
          <w:rPr>
            <w:rStyle w:val="Hyperlink"/>
            <w:rFonts w:ascii="Times New Roman" w:hAnsi="Times New Roman"/>
            <w:noProof/>
          </w:rPr>
          <w:t>Model 3 – Path Diagram of Model 2 with indicators added</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53</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4" w:history="1">
        <w:r w:rsidR="00372B54" w:rsidRPr="00127044">
          <w:rPr>
            <w:rStyle w:val="Hyperlink"/>
            <w:rFonts w:ascii="Times New Roman" w:hAnsi="Times New Roman"/>
            <w:i/>
            <w:noProof/>
          </w:rPr>
          <w:t>Figure 8:</w:t>
        </w:r>
        <w:r w:rsidR="00372B54" w:rsidRPr="00127044">
          <w:rPr>
            <w:rStyle w:val="Hyperlink"/>
            <w:rFonts w:ascii="Times New Roman" w:hAnsi="Times New Roman"/>
            <w:noProof/>
          </w:rPr>
          <w:t xml:space="preserve"> Histograms for Ratio of Librarians, Library Expenditures, Library Circulation, and Library Instruction</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58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5" w:history="1">
        <w:r w:rsidR="00372B54" w:rsidRPr="00127044">
          <w:rPr>
            <w:rStyle w:val="Hyperlink"/>
            <w:rFonts w:ascii="Times New Roman" w:hAnsi="Times New Roman"/>
            <w:i/>
            <w:noProof/>
          </w:rPr>
          <w:t>Figure 9:</w:t>
        </w:r>
        <w:r w:rsidR="00372B54" w:rsidRPr="00127044">
          <w:rPr>
            <w:rStyle w:val="Hyperlink"/>
            <w:rFonts w:ascii="Times New Roman" w:hAnsi="Times New Roman"/>
            <w:noProof/>
          </w:rPr>
          <w:t xml:space="preserve"> Histograms for Ratio of Librarians, Library Expenditures, Library Circulation, and Library Instruction transformed with Log10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59</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6" w:history="1">
        <w:r w:rsidR="00372B54" w:rsidRPr="00127044">
          <w:rPr>
            <w:rStyle w:val="Hyperlink"/>
            <w:rFonts w:ascii="Times New Roman" w:hAnsi="Times New Roman"/>
            <w:i/>
            <w:noProof/>
          </w:rPr>
          <w:t>Figure 10:</w:t>
        </w:r>
        <w:r w:rsidR="00372B54" w:rsidRPr="00127044">
          <w:rPr>
            <w:rStyle w:val="Hyperlink"/>
            <w:rFonts w:ascii="Times New Roman" w:hAnsi="Times New Roman"/>
            <w:noProof/>
          </w:rPr>
          <w:t xml:space="preserve"> Histograms for Ratio of Librarians to FTE students, Ratio of Library Expenditures to FTE students, Ratio of Library Circulation to FTE students, and Ratio of Library Instruction to FTE students</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7" w:history="1">
        <w:r w:rsidR="00372B54" w:rsidRPr="00127044">
          <w:rPr>
            <w:rStyle w:val="Hyperlink"/>
            <w:rFonts w:ascii="Times New Roman" w:hAnsi="Times New Roman"/>
            <w:i/>
            <w:noProof/>
          </w:rPr>
          <w:t>Figure 11</w:t>
        </w:r>
        <w:r w:rsidR="00372B54" w:rsidRPr="00127044">
          <w:rPr>
            <w:rStyle w:val="Hyperlink"/>
            <w:rFonts w:ascii="Times New Roman" w:hAnsi="Times New Roman"/>
            <w:noProof/>
          </w:rPr>
          <w:t>: Histograms for Ratio of Librarians, Library Expenditures, Library Circulation, and Library Instruction transformed with Log10</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62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8" w:history="1">
        <w:r w:rsidR="00372B54" w:rsidRPr="00127044">
          <w:rPr>
            <w:rStyle w:val="Hyperlink"/>
            <w:rFonts w:ascii="Times New Roman" w:hAnsi="Times New Roman"/>
            <w:i/>
            <w:noProof/>
          </w:rPr>
          <w:t>Figure 12:</w:t>
        </w:r>
        <w:r w:rsidR="00372B54" w:rsidRPr="00127044">
          <w:rPr>
            <w:rStyle w:val="Hyperlink"/>
            <w:rFonts w:ascii="Times New Roman" w:hAnsi="Times New Roman"/>
            <w:noProof/>
          </w:rPr>
          <w:t xml:space="preserve"> Model 3 – Library Impact on Student Persistence with Indicators</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79" w:history="1">
        <w:r w:rsidR="00372B54" w:rsidRPr="00127044">
          <w:rPr>
            <w:rStyle w:val="Hyperlink"/>
            <w:rFonts w:ascii="Times New Roman" w:hAnsi="Times New Roman"/>
            <w:i/>
            <w:noProof/>
          </w:rPr>
          <w:t>Figure 13:</w:t>
        </w:r>
        <w:r w:rsidR="00372B54" w:rsidRPr="00127044">
          <w:rPr>
            <w:rStyle w:val="Hyperlink"/>
            <w:rFonts w:ascii="Times New Roman" w:hAnsi="Times New Roman"/>
            <w:noProof/>
          </w:rPr>
          <w:t xml:space="preserve"> Model 3A – Library Impact on Persistence with Satisfaction indicator</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_Toc321814779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0" w:history="1">
        <w:r w:rsidR="00372B54" w:rsidRPr="00127044">
          <w:rPr>
            <w:rStyle w:val="Hyperlink"/>
            <w:rFonts w:ascii="Times New Roman" w:hAnsi="Times New Roman"/>
            <w:i/>
            <w:noProof/>
          </w:rPr>
          <w:t>Figure 14:</w:t>
        </w:r>
        <w:r w:rsidR="00372B54" w:rsidRPr="00127044">
          <w:rPr>
            <w:rStyle w:val="Hyperlink"/>
            <w:rFonts w:ascii="Times New Roman" w:hAnsi="Times New Roman"/>
            <w:noProof/>
          </w:rPr>
          <w:t xml:space="preserve"> Model 4 – paths unconstrained</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1" w:history="1">
        <w:r w:rsidR="00372B54" w:rsidRPr="00127044">
          <w:rPr>
            <w:rStyle w:val="Hyperlink"/>
            <w:rFonts w:ascii="Times New Roman" w:hAnsi="Times New Roman"/>
            <w:i/>
            <w:noProof/>
          </w:rPr>
          <w:t>Figure 15:</w:t>
        </w:r>
        <w:r w:rsidR="00372B54" w:rsidRPr="00127044">
          <w:rPr>
            <w:rStyle w:val="Hyperlink"/>
            <w:rFonts w:ascii="Times New Roman" w:hAnsi="Times New Roman"/>
            <w:noProof/>
          </w:rPr>
          <w:t xml:space="preserve"> Model 4A – paths unconstrained with path removed from Library to Intent to Persist</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_Toc321814781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108</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2" w:history="1">
        <w:r w:rsidR="00372B54" w:rsidRPr="00127044">
          <w:rPr>
            <w:rStyle w:val="Hyperlink"/>
            <w:rFonts w:ascii="Times New Roman" w:hAnsi="Times New Roman"/>
            <w:i/>
            <w:noProof/>
          </w:rPr>
          <w:t>Figure 16:</w:t>
        </w:r>
        <w:r w:rsidR="00372B54" w:rsidRPr="00127044">
          <w:rPr>
            <w:rStyle w:val="Hyperlink"/>
            <w:rFonts w:ascii="Times New Roman" w:hAnsi="Times New Roman"/>
            <w:noProof/>
          </w:rPr>
          <w:t xml:space="preserve"> Model 4B – paths unconstrained with path removed from Library to Intent to Persist and Librarians as sole indicator for Library</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_Toc321814782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111</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3" w:history="1">
        <w:r w:rsidR="00372B54" w:rsidRPr="00127044">
          <w:rPr>
            <w:rStyle w:val="Hyperlink"/>
            <w:rFonts w:ascii="Times New Roman" w:hAnsi="Times New Roman"/>
            <w:i/>
            <w:noProof/>
          </w:rPr>
          <w:t>Figure 17:</w:t>
        </w:r>
        <w:r w:rsidR="00372B54" w:rsidRPr="00127044">
          <w:rPr>
            <w:rStyle w:val="Hyperlink"/>
            <w:rFonts w:ascii="Times New Roman" w:hAnsi="Times New Roman"/>
            <w:noProof/>
          </w:rPr>
          <w:t xml:space="preserve"> Model 5: Subset of Cabrera, Nora, and Castañeda (1993) model with indicators</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_Toc321814783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112</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4" w:history="1">
        <w:r w:rsidR="00372B54" w:rsidRPr="00127044">
          <w:rPr>
            <w:rStyle w:val="Hyperlink"/>
            <w:rFonts w:ascii="Times New Roman" w:hAnsi="Times New Roman"/>
            <w:i/>
            <w:noProof/>
          </w:rPr>
          <w:t>Figure 18:</w:t>
        </w:r>
        <w:r w:rsidR="00372B54" w:rsidRPr="00127044">
          <w:rPr>
            <w:rStyle w:val="Hyperlink"/>
            <w:rFonts w:ascii="Times New Roman" w:hAnsi="Times New Roman"/>
            <w:noProof/>
          </w:rPr>
          <w:t xml:space="preserve"> Model 1 – Cabrera, Nora, and Castañeda (1993) model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_Toc321814784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114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5" w:history="1">
        <w:r w:rsidR="00372B54" w:rsidRPr="00127044">
          <w:rPr>
            <w:rStyle w:val="Hyperlink"/>
            <w:rFonts w:ascii="Times New Roman" w:hAnsi="Times New Roman"/>
            <w:i/>
            <w:noProof/>
          </w:rPr>
          <w:t>Figure 19:</w:t>
        </w:r>
        <w:r w:rsidR="00372B54" w:rsidRPr="00127044">
          <w:rPr>
            <w:rStyle w:val="Hyperlink"/>
            <w:rFonts w:ascii="Times New Roman" w:hAnsi="Times New Roman"/>
            <w:noProof/>
          </w:rPr>
          <w:t xml:space="preserve"> Prototypical plot for Model 6B where all variables are held at their means and Log10 ratio of librarians to students varies from its minimum (-3.10, log base 10) to its maximum (-1.70, log base 10). X-axis displayed as actual number of students per librarian</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_Toc321814785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126</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6" w:history="1">
        <w:r w:rsidR="00372B54" w:rsidRPr="00127044">
          <w:rPr>
            <w:rStyle w:val="Hyperlink"/>
            <w:rFonts w:ascii="Times New Roman" w:hAnsi="Times New Roman"/>
            <w:i/>
            <w:noProof/>
          </w:rPr>
          <w:t>Figure 20:</w:t>
        </w:r>
        <w:r w:rsidR="00372B54" w:rsidRPr="00127044">
          <w:rPr>
            <w:rStyle w:val="Hyperlink"/>
            <w:rFonts w:ascii="Times New Roman" w:hAnsi="Times New Roman"/>
            <w:noProof/>
          </w:rPr>
          <w:t xml:space="preserve"> Prototypical plot for Model 6B where all variables are held at their means and Log10 ratio of expenditures students varies from its minimum (2.14, log base 10) to its maximum (3.34, log base 10). X-axis displayed as actual expenditures per student.</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_Toc321814786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127</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7" w:history="1">
        <w:r w:rsidR="00372B54" w:rsidRPr="00127044">
          <w:rPr>
            <w:rStyle w:val="Hyperlink"/>
            <w:rFonts w:ascii="Times New Roman" w:hAnsi="Times New Roman"/>
            <w:i/>
            <w:noProof/>
          </w:rPr>
          <w:t>Figure 21:</w:t>
        </w:r>
        <w:r w:rsidR="00372B54" w:rsidRPr="00127044">
          <w:rPr>
            <w:rStyle w:val="Hyperlink"/>
            <w:rFonts w:ascii="Times New Roman" w:hAnsi="Times New Roman"/>
            <w:noProof/>
          </w:rPr>
          <w:t xml:space="preserve"> Predicted Impact of a Change in the Ratios of Librarians and Expenditures to Students on Graduation Rates</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_Toc321814787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130</w:t>
        </w:r>
        <w:r w:rsidR="00372B54" w:rsidRPr="00127044">
          <w:rPr>
            <w:rFonts w:ascii="Times New Roman" w:hAnsi="Times New Roman"/>
            <w:noProof/>
            <w:webHidden/>
          </w:rPr>
          <w:fldChar w:fldCharType="end"/>
        </w:r>
      </w:hyperlink>
    </w:p>
    <w:p w:rsidR="009F0F76" w:rsidRDefault="009F0F76" w:rsidP="00372B54">
      <w:pPr>
        <w:pStyle w:val="TableofFigures"/>
        <w:tabs>
          <w:tab w:val="right" w:leader="dot" w:pos="8630"/>
        </w:tabs>
        <w:spacing w:line="480" w:lineRule="auto"/>
        <w:rPr>
          <w:noProof/>
        </w:rPr>
      </w:pPr>
    </w:p>
    <w:p w:rsidR="009F0F76" w:rsidRDefault="009F0F76" w:rsidP="00372B54">
      <w:pPr>
        <w:pStyle w:val="TableofFigures"/>
        <w:tabs>
          <w:tab w:val="right" w:leader="dot" w:pos="8630"/>
        </w:tabs>
        <w:spacing w:line="480" w:lineRule="auto"/>
        <w:rPr>
          <w:noProof/>
        </w:rPr>
      </w:pPr>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8" w:history="1">
        <w:r w:rsidR="00372B54" w:rsidRPr="00127044">
          <w:rPr>
            <w:rStyle w:val="Hyperlink"/>
            <w:rFonts w:ascii="Times New Roman" w:hAnsi="Times New Roman"/>
            <w:i/>
            <w:noProof/>
          </w:rPr>
          <w:t>Figure 22</w:t>
        </w:r>
        <w:r w:rsidR="00372B54" w:rsidRPr="00127044">
          <w:rPr>
            <w:rStyle w:val="Hyperlink"/>
            <w:rFonts w:ascii="Times New Roman" w:hAnsi="Times New Roman"/>
            <w:noProof/>
          </w:rPr>
          <w:t>: Model 2</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_Toc321814788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134</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89" w:history="1">
        <w:r w:rsidR="00372B54" w:rsidRPr="00127044">
          <w:rPr>
            <w:rStyle w:val="Hyperlink"/>
            <w:rFonts w:ascii="Times New Roman" w:hAnsi="Times New Roman"/>
            <w:i/>
            <w:noProof/>
          </w:rPr>
          <w:t>Figure C1:</w:t>
        </w:r>
        <w:r w:rsidR="00372B54" w:rsidRPr="00127044">
          <w:rPr>
            <w:rStyle w:val="Hyperlink"/>
            <w:rFonts w:ascii="Times New Roman" w:hAnsi="Times New Roman"/>
            <w:noProof/>
          </w:rPr>
          <w:t xml:space="preserve"> Scatterplot of unstandardized predicted value against standardized residual indicating that cases 204 and 463 may be influential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_Toc321814789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177</w:t>
        </w:r>
        <w:r w:rsidR="00372B54" w:rsidRPr="00127044">
          <w:rPr>
            <w:rFonts w:ascii="Times New Roman" w:hAnsi="Times New Roman"/>
            <w:noProof/>
            <w:webHidden/>
          </w:rPr>
          <w:fldChar w:fldCharType="end"/>
        </w:r>
      </w:hyperlink>
    </w:p>
    <w:p w:rsidR="00372B54" w:rsidRPr="00127044" w:rsidRDefault="000A5C52" w:rsidP="00372B54">
      <w:pPr>
        <w:pStyle w:val="TableofFigures"/>
        <w:tabs>
          <w:tab w:val="right" w:leader="dot" w:pos="8630"/>
        </w:tabs>
        <w:spacing w:line="480" w:lineRule="auto"/>
        <w:rPr>
          <w:rFonts w:ascii="Times New Roman" w:eastAsiaTheme="minorEastAsia" w:hAnsi="Times New Roman"/>
          <w:noProof/>
          <w:sz w:val="22"/>
          <w:szCs w:val="22"/>
        </w:rPr>
      </w:pPr>
      <w:hyperlink w:anchor="_Toc321814790" w:history="1">
        <w:r w:rsidR="00372B54" w:rsidRPr="00127044">
          <w:rPr>
            <w:rStyle w:val="Hyperlink"/>
            <w:rFonts w:ascii="Times New Roman" w:hAnsi="Times New Roman"/>
            <w:i/>
            <w:noProof/>
          </w:rPr>
          <w:t>Figure C2:</w:t>
        </w:r>
        <w:r w:rsidR="00372B54" w:rsidRPr="00127044">
          <w:rPr>
            <w:rStyle w:val="Hyperlink"/>
            <w:rFonts w:ascii="Times New Roman" w:hAnsi="Times New Roman"/>
            <w:noProof/>
          </w:rPr>
          <w:t xml:space="preserve"> Scatterplots of case number against studentized deleted residual, centered leverage value, Cook’s Distance, and covariance ratio indicating that cases 204 and 463 and 492 may be influential</w:t>
        </w:r>
        <w:r w:rsidR="00372B54" w:rsidRPr="00127044">
          <w:rPr>
            <w:rFonts w:ascii="Times New Roman" w:hAnsi="Times New Roman"/>
            <w:noProof/>
            <w:webHidden/>
          </w:rPr>
          <w:tab/>
        </w:r>
        <w:r w:rsidR="00372B54" w:rsidRPr="00127044">
          <w:rPr>
            <w:rFonts w:ascii="Times New Roman" w:hAnsi="Times New Roman"/>
            <w:noProof/>
            <w:webHidden/>
          </w:rPr>
          <w:fldChar w:fldCharType="begin"/>
        </w:r>
        <w:r w:rsidR="00372B54" w:rsidRPr="00127044">
          <w:rPr>
            <w:rFonts w:ascii="Times New Roman" w:hAnsi="Times New Roman"/>
            <w:noProof/>
            <w:webHidden/>
          </w:rPr>
          <w:instrText xml:space="preserve"> PAGEREF _Toc321814790 \h </w:instrText>
        </w:r>
        <w:r w:rsidR="00372B54" w:rsidRPr="00127044">
          <w:rPr>
            <w:rFonts w:ascii="Times New Roman" w:hAnsi="Times New Roman"/>
            <w:noProof/>
            <w:webHidden/>
          </w:rPr>
        </w:r>
        <w:r w:rsidR="00372B54" w:rsidRPr="00127044">
          <w:rPr>
            <w:rFonts w:ascii="Times New Roman" w:hAnsi="Times New Roman"/>
            <w:noProof/>
            <w:webHidden/>
          </w:rPr>
          <w:fldChar w:fldCharType="separate"/>
        </w:r>
        <w:r w:rsidR="00882568">
          <w:rPr>
            <w:rFonts w:ascii="Times New Roman" w:hAnsi="Times New Roman"/>
            <w:noProof/>
            <w:webHidden/>
          </w:rPr>
          <w:t>178</w:t>
        </w:r>
        <w:r w:rsidR="00372B54" w:rsidRPr="00127044">
          <w:rPr>
            <w:rFonts w:ascii="Times New Roman" w:hAnsi="Times New Roman"/>
            <w:noProof/>
            <w:webHidden/>
          </w:rPr>
          <w:fldChar w:fldCharType="end"/>
        </w:r>
      </w:hyperlink>
    </w:p>
    <w:p w:rsidR="00372B54" w:rsidRDefault="00372B54" w:rsidP="00372B54">
      <w:pPr>
        <w:spacing w:line="480" w:lineRule="auto"/>
        <w:rPr>
          <w:rFonts w:ascii="Times New Roman" w:hAnsi="Times New Roman"/>
        </w:rPr>
      </w:pPr>
      <w:r w:rsidRPr="00127044">
        <w:rPr>
          <w:rFonts w:ascii="Times New Roman" w:hAnsi="Times New Roman"/>
        </w:rPr>
        <w:fldChar w:fldCharType="end"/>
      </w:r>
    </w:p>
    <w:p w:rsidR="00372B54" w:rsidRDefault="00372B54" w:rsidP="00372B54">
      <w:pPr>
        <w:pStyle w:val="Heading1fordissertation"/>
        <w:jc w:val="left"/>
        <w:sectPr w:rsidR="00372B54" w:rsidSect="00FA43E1">
          <w:headerReference w:type="even" r:id="rId8"/>
          <w:headerReference w:type="default" r:id="rId9"/>
          <w:footerReference w:type="default" r:id="rId10"/>
          <w:headerReference w:type="first" r:id="rId11"/>
          <w:footerReference w:type="first" r:id="rId12"/>
          <w:type w:val="oddPage"/>
          <w:pgSz w:w="11520" w:h="15120" w:code="1"/>
          <w:pgMar w:top="1080" w:right="1440" w:bottom="1080" w:left="1440" w:header="720" w:footer="720" w:gutter="0"/>
          <w:pgNumType w:fmt="lowerRoman"/>
          <w:cols w:space="720"/>
          <w:titlePg/>
          <w:docGrid w:linePitch="326"/>
        </w:sectPr>
      </w:pPr>
    </w:p>
    <w:p w:rsidR="005C14F6" w:rsidRPr="00127044" w:rsidRDefault="005C14F6" w:rsidP="00ED7333">
      <w:pPr>
        <w:pStyle w:val="Heading1fordissertation"/>
      </w:pPr>
      <w:bookmarkStart w:id="67" w:name="_Toc357082337"/>
      <w:r w:rsidRPr="00127044">
        <w:lastRenderedPageBreak/>
        <w:t>CHAPTER 1</w:t>
      </w:r>
      <w:r w:rsidR="00777656" w:rsidRPr="00127044">
        <w:t>:</w:t>
      </w:r>
      <w:bookmarkEnd w:id="67"/>
      <w:r w:rsidR="00777656" w:rsidRPr="00127044">
        <w:t xml:space="preserve"> </w:t>
      </w:r>
    </w:p>
    <w:p w:rsidR="00B454B7" w:rsidRPr="00127044" w:rsidRDefault="00777656" w:rsidP="00ED7333">
      <w:pPr>
        <w:pStyle w:val="Heading1fordissertation"/>
      </w:pPr>
      <w:bookmarkStart w:id="68" w:name="_Toc321485830"/>
      <w:bookmarkStart w:id="69" w:name="_Toc321814812"/>
      <w:bookmarkStart w:id="70" w:name="_Toc322177118"/>
      <w:bookmarkStart w:id="71" w:name="_Toc357082338"/>
      <w:r w:rsidRPr="00127044">
        <w:t>INTRODUCTION</w:t>
      </w:r>
      <w:bookmarkEnd w:id="68"/>
      <w:bookmarkEnd w:id="69"/>
      <w:bookmarkEnd w:id="70"/>
      <w:bookmarkEnd w:id="71"/>
    </w:p>
    <w:p w:rsidR="00DD18FE" w:rsidRPr="00127044" w:rsidRDefault="00DD18FE" w:rsidP="00DD18FE">
      <w:pPr>
        <w:spacing w:line="480" w:lineRule="auto"/>
        <w:rPr>
          <w:rFonts w:ascii="Times New Roman" w:hAnsi="Times New Roman"/>
          <w:i/>
          <w:iCs/>
          <w:color w:val="000000" w:themeColor="text1"/>
        </w:rPr>
      </w:pPr>
      <w:r w:rsidRPr="00127044">
        <w:rPr>
          <w:rFonts w:ascii="Times New Roman" w:hAnsi="Times New Roman"/>
          <w:i/>
          <w:iCs/>
          <w:color w:val="000000" w:themeColor="text1"/>
        </w:rPr>
        <w:t xml:space="preserve">“The library is </w:t>
      </w:r>
      <w:r w:rsidR="00967E6A" w:rsidRPr="00127044">
        <w:rPr>
          <w:rFonts w:ascii="Times New Roman" w:hAnsi="Times New Roman"/>
          <w:i/>
          <w:iCs/>
          <w:color w:val="000000" w:themeColor="text1"/>
        </w:rPr>
        <w:t xml:space="preserve">in a most important sense, </w:t>
      </w:r>
      <w:r w:rsidRPr="00127044">
        <w:rPr>
          <w:rFonts w:ascii="Times New Roman" w:hAnsi="Times New Roman"/>
          <w:i/>
          <w:iCs/>
          <w:color w:val="000000" w:themeColor="text1"/>
        </w:rPr>
        <w:t xml:space="preserve">the </w:t>
      </w:r>
      <w:r w:rsidR="00967E6A" w:rsidRPr="00127044">
        <w:rPr>
          <w:rFonts w:ascii="Times New Roman" w:hAnsi="Times New Roman"/>
          <w:i/>
          <w:iCs/>
          <w:color w:val="000000" w:themeColor="text1"/>
        </w:rPr>
        <w:t>center of the U</w:t>
      </w:r>
      <w:r w:rsidRPr="00127044">
        <w:rPr>
          <w:rFonts w:ascii="Times New Roman" w:hAnsi="Times New Roman"/>
          <w:i/>
          <w:iCs/>
          <w:color w:val="000000" w:themeColor="text1"/>
        </w:rPr>
        <w:t>niversity</w:t>
      </w:r>
      <w:r w:rsidR="00967E6A" w:rsidRPr="00127044">
        <w:rPr>
          <w:rFonts w:ascii="Times New Roman" w:hAnsi="Times New Roman"/>
          <w:i/>
          <w:iCs/>
          <w:color w:val="000000" w:themeColor="text1"/>
        </w:rPr>
        <w:t xml:space="preserve"> life</w:t>
      </w:r>
      <w:r w:rsidRPr="00127044">
        <w:rPr>
          <w:rFonts w:ascii="Times New Roman" w:hAnsi="Times New Roman"/>
          <w:i/>
          <w:iCs/>
          <w:color w:val="000000" w:themeColor="text1"/>
        </w:rPr>
        <w:t xml:space="preserve">" </w:t>
      </w:r>
      <w:r w:rsidRPr="00127044">
        <w:rPr>
          <w:rFonts w:ascii="Times New Roman" w:hAnsi="Times New Roman"/>
          <w:i/>
          <w:iCs/>
          <w:color w:val="000000" w:themeColor="text1"/>
        </w:rPr>
        <w:br/>
      </w:r>
      <w:r w:rsidR="00967E6A" w:rsidRPr="00127044">
        <w:rPr>
          <w:rFonts w:ascii="Times New Roman" w:hAnsi="Times New Roman"/>
          <w:i/>
          <w:iCs/>
          <w:color w:val="000000" w:themeColor="text1"/>
        </w:rPr>
        <w:t>Timothy Dwight</w:t>
      </w:r>
    </w:p>
    <w:p w:rsidR="00CC304B" w:rsidRPr="00127044" w:rsidRDefault="007B36AD" w:rsidP="00B70B01">
      <w:pPr>
        <w:spacing w:line="480" w:lineRule="auto"/>
        <w:ind w:firstLine="720"/>
        <w:rPr>
          <w:rFonts w:ascii="Times New Roman" w:hAnsi="Times New Roman"/>
        </w:rPr>
      </w:pPr>
      <w:r w:rsidRPr="00127044">
        <w:rPr>
          <w:rFonts w:ascii="Times New Roman" w:hAnsi="Times New Roman"/>
        </w:rPr>
        <w:t xml:space="preserve">The sentiment </w:t>
      </w:r>
      <w:r w:rsidR="001E6603" w:rsidRPr="00127044">
        <w:rPr>
          <w:rFonts w:ascii="Times New Roman" w:hAnsi="Times New Roman"/>
        </w:rPr>
        <w:t xml:space="preserve">attributed to the President of </w:t>
      </w:r>
      <w:r w:rsidR="00967E6A" w:rsidRPr="00127044">
        <w:rPr>
          <w:rFonts w:ascii="Times New Roman" w:hAnsi="Times New Roman"/>
        </w:rPr>
        <w:t>Yale</w:t>
      </w:r>
      <w:r w:rsidR="001E6603" w:rsidRPr="00127044">
        <w:rPr>
          <w:rFonts w:ascii="Times New Roman" w:hAnsi="Times New Roman"/>
        </w:rPr>
        <w:t xml:space="preserve"> University</w:t>
      </w:r>
      <w:r w:rsidRPr="00127044">
        <w:rPr>
          <w:rFonts w:ascii="Times New Roman" w:hAnsi="Times New Roman"/>
        </w:rPr>
        <w:t xml:space="preserve"> is a</w:t>
      </w:r>
      <w:r w:rsidR="00105EE3" w:rsidRPr="00127044">
        <w:rPr>
          <w:rFonts w:ascii="Times New Roman" w:hAnsi="Times New Roman"/>
        </w:rPr>
        <w:t xml:space="preserve"> time worn </w:t>
      </w:r>
      <w:r w:rsidRPr="00127044">
        <w:rPr>
          <w:rFonts w:ascii="Times New Roman" w:hAnsi="Times New Roman"/>
        </w:rPr>
        <w:t>cliché. The academic library has regularly been defined as the</w:t>
      </w:r>
      <w:r w:rsidR="00967E6A" w:rsidRPr="00127044">
        <w:rPr>
          <w:rFonts w:ascii="Times New Roman" w:hAnsi="Times New Roman"/>
        </w:rPr>
        <w:t xml:space="preserve"> center or the</w:t>
      </w:r>
      <w:r w:rsidRPr="00127044">
        <w:rPr>
          <w:rFonts w:ascii="Times New Roman" w:hAnsi="Times New Roman"/>
        </w:rPr>
        <w:t xml:space="preserve"> heart </w:t>
      </w:r>
      <w:r w:rsidR="00770451" w:rsidRPr="00127044">
        <w:rPr>
          <w:rFonts w:ascii="Times New Roman" w:hAnsi="Times New Roman"/>
        </w:rPr>
        <w:t>of</w:t>
      </w:r>
      <w:r w:rsidRPr="00127044">
        <w:rPr>
          <w:rFonts w:ascii="Times New Roman" w:hAnsi="Times New Roman"/>
        </w:rPr>
        <w:t xml:space="preserve"> the university</w:t>
      </w:r>
      <w:r w:rsidR="004C5C8D" w:rsidRPr="00127044">
        <w:rPr>
          <w:rFonts w:ascii="Times New Roman" w:hAnsi="Times New Roman"/>
        </w:rPr>
        <w:t xml:space="preserve">, so much so that similar views </w:t>
      </w:r>
      <w:r w:rsidR="00584C42" w:rsidRPr="00127044">
        <w:rPr>
          <w:rFonts w:ascii="Times New Roman" w:hAnsi="Times New Roman"/>
        </w:rPr>
        <w:t xml:space="preserve">can be traced </w:t>
      </w:r>
      <w:r w:rsidR="004C5C8D" w:rsidRPr="00127044">
        <w:rPr>
          <w:rFonts w:ascii="Times New Roman" w:hAnsi="Times New Roman"/>
        </w:rPr>
        <w:t>back to 1893</w:t>
      </w:r>
      <w:r w:rsidR="000717CB" w:rsidRPr="00127044">
        <w:rPr>
          <w:rFonts w:ascii="Times New Roman" w:hAnsi="Times New Roman"/>
        </w:rPr>
        <w:t xml:space="preserve"> </w:t>
      </w:r>
      <w:r w:rsidR="00E6099C" w:rsidRPr="00127044">
        <w:rPr>
          <w:rFonts w:ascii="Times New Roman" w:hAnsi="Times New Roman"/>
        </w:rPr>
        <w:fldChar w:fldCharType="begin">
          <w:fldData xml:space="preserve">PEVuZE5vdGU+PENpdGU+PEF1dGhvcj5LYXR6PC9BdXRob3I+PFllYXI+MTk4OTwvWWVhcj48UmVj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PEVuZE5vdGU+PENpdGU+PEF1dGhvcj5LYXR6PC9BdXRob3I+PFllYXI+MTk4OTwvWWVhcj48UmVj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0717CB" w:rsidRPr="00127044">
        <w:rPr>
          <w:rFonts w:ascii="Times New Roman" w:hAnsi="Times New Roman"/>
          <w:noProof/>
        </w:rPr>
        <w:t>(</w:t>
      </w:r>
      <w:hyperlink w:anchor="_ENREF_59" w:tooltip="Katz, 1989 #437" w:history="1">
        <w:r w:rsidR="00886D37" w:rsidRPr="00127044">
          <w:rPr>
            <w:rFonts w:ascii="Times New Roman" w:hAnsi="Times New Roman"/>
            <w:noProof/>
          </w:rPr>
          <w:t>Katz, Bunge, &amp; Rothstein, 1989, p. 42</w:t>
        </w:r>
      </w:hyperlink>
      <w:r w:rsidR="000717CB" w:rsidRPr="00127044">
        <w:rPr>
          <w:rFonts w:ascii="Times New Roman" w:hAnsi="Times New Roman"/>
          <w:noProof/>
        </w:rPr>
        <w:t>)</w:t>
      </w:r>
      <w:r w:rsidR="00E6099C" w:rsidRPr="00127044">
        <w:rPr>
          <w:rFonts w:ascii="Times New Roman" w:hAnsi="Times New Roman"/>
        </w:rPr>
        <w:fldChar w:fldCharType="end"/>
      </w:r>
      <w:r w:rsidR="004C5C8D" w:rsidRPr="00127044">
        <w:rPr>
          <w:rFonts w:ascii="Times New Roman" w:hAnsi="Times New Roman"/>
        </w:rPr>
        <w:t xml:space="preserve">. </w:t>
      </w:r>
      <w:r w:rsidRPr="00127044">
        <w:rPr>
          <w:rFonts w:ascii="Times New Roman" w:hAnsi="Times New Roman"/>
        </w:rPr>
        <w:t>But is it true? As a symbol, perhaps</w:t>
      </w:r>
      <w:r w:rsidR="00584C42" w:rsidRPr="00127044">
        <w:rPr>
          <w:rFonts w:ascii="Times New Roman" w:hAnsi="Times New Roman"/>
        </w:rPr>
        <w:t>; b</w:t>
      </w:r>
      <w:r w:rsidRPr="00127044">
        <w:rPr>
          <w:rFonts w:ascii="Times New Roman" w:hAnsi="Times New Roman"/>
        </w:rPr>
        <w:t xml:space="preserve">ut </w:t>
      </w:r>
      <w:r w:rsidR="00770451" w:rsidRPr="00127044">
        <w:rPr>
          <w:rFonts w:ascii="Times New Roman" w:hAnsi="Times New Roman"/>
        </w:rPr>
        <w:t>w</w:t>
      </w:r>
      <w:r w:rsidR="00353E9F" w:rsidRPr="00127044">
        <w:rPr>
          <w:rFonts w:ascii="Times New Roman" w:hAnsi="Times New Roman"/>
        </w:rPr>
        <w:t xml:space="preserve">hat impact does the academic library </w:t>
      </w:r>
      <w:r w:rsidR="00D80748" w:rsidRPr="00127044">
        <w:rPr>
          <w:rFonts w:ascii="Times New Roman" w:hAnsi="Times New Roman"/>
        </w:rPr>
        <w:t>really</w:t>
      </w:r>
      <w:r w:rsidR="00770451" w:rsidRPr="00127044">
        <w:rPr>
          <w:rFonts w:ascii="Times New Roman" w:hAnsi="Times New Roman"/>
        </w:rPr>
        <w:t xml:space="preserve"> </w:t>
      </w:r>
      <w:r w:rsidR="00353E9F" w:rsidRPr="00127044">
        <w:rPr>
          <w:rFonts w:ascii="Times New Roman" w:hAnsi="Times New Roman"/>
        </w:rPr>
        <w:t xml:space="preserve">have on student </w:t>
      </w:r>
      <w:r w:rsidR="00DB66C2" w:rsidRPr="00127044">
        <w:rPr>
          <w:rFonts w:ascii="Times New Roman" w:hAnsi="Times New Roman"/>
        </w:rPr>
        <w:t>success</w:t>
      </w:r>
      <w:r w:rsidR="00353E9F" w:rsidRPr="00127044">
        <w:rPr>
          <w:rFonts w:ascii="Times New Roman" w:hAnsi="Times New Roman"/>
        </w:rPr>
        <w:t>?</w:t>
      </w:r>
      <w:r w:rsidR="000B7A01" w:rsidRPr="00127044">
        <w:rPr>
          <w:rFonts w:ascii="Times New Roman" w:hAnsi="Times New Roman"/>
        </w:rPr>
        <w:t xml:space="preserve"> As an academic librarian, this is a question I have been asking myself in one form or another for the past twenty years. At first, I was content to improve my own skills as a librarian to </w:t>
      </w:r>
      <w:r w:rsidR="00770451" w:rsidRPr="00127044">
        <w:rPr>
          <w:rFonts w:ascii="Times New Roman" w:hAnsi="Times New Roman"/>
        </w:rPr>
        <w:t>better serve student needs. A</w:t>
      </w:r>
      <w:r w:rsidR="000B7A01" w:rsidRPr="00127044">
        <w:rPr>
          <w:rFonts w:ascii="Times New Roman" w:hAnsi="Times New Roman"/>
        </w:rPr>
        <w:t>s I became more experienced, I grew more interested in providing evidence that the services I offered made a difference</w:t>
      </w:r>
      <w:r w:rsidR="00770451" w:rsidRPr="00127044">
        <w:rPr>
          <w:rFonts w:ascii="Times New Roman" w:hAnsi="Times New Roman"/>
        </w:rPr>
        <w:t>.</w:t>
      </w:r>
      <w:r w:rsidR="0092674D" w:rsidRPr="00127044">
        <w:rPr>
          <w:rFonts w:ascii="Times New Roman" w:hAnsi="Times New Roman"/>
        </w:rPr>
        <w:t xml:space="preserve"> </w:t>
      </w:r>
      <w:r w:rsidR="00556BA9" w:rsidRPr="00127044">
        <w:rPr>
          <w:rFonts w:ascii="Times New Roman" w:hAnsi="Times New Roman"/>
        </w:rPr>
        <w:t>Initially</w:t>
      </w:r>
      <w:r w:rsidR="000B7A01" w:rsidRPr="00127044">
        <w:rPr>
          <w:rFonts w:ascii="Times New Roman" w:hAnsi="Times New Roman"/>
        </w:rPr>
        <w:t xml:space="preserve">, </w:t>
      </w:r>
      <w:r w:rsidR="00CC304B" w:rsidRPr="00127044">
        <w:rPr>
          <w:rFonts w:ascii="Times New Roman" w:hAnsi="Times New Roman"/>
        </w:rPr>
        <w:t>my inquiries</w:t>
      </w:r>
      <w:r w:rsidR="000B7A01" w:rsidRPr="00127044">
        <w:rPr>
          <w:rFonts w:ascii="Times New Roman" w:hAnsi="Times New Roman"/>
        </w:rPr>
        <w:t xml:space="preserve"> took the form of </w:t>
      </w:r>
      <w:r w:rsidR="00556BA9" w:rsidRPr="00127044">
        <w:rPr>
          <w:rFonts w:ascii="Times New Roman" w:hAnsi="Times New Roman"/>
        </w:rPr>
        <w:t>simple tests</w:t>
      </w:r>
      <w:r w:rsidR="004C440D" w:rsidRPr="00127044">
        <w:rPr>
          <w:rFonts w:ascii="Times New Roman" w:hAnsi="Times New Roman"/>
        </w:rPr>
        <w:t xml:space="preserve"> and </w:t>
      </w:r>
      <w:r w:rsidR="00B41BA5" w:rsidRPr="00127044">
        <w:rPr>
          <w:rFonts w:ascii="Times New Roman" w:hAnsi="Times New Roman"/>
        </w:rPr>
        <w:t>e</w:t>
      </w:r>
      <w:r w:rsidR="00F26FB1" w:rsidRPr="00127044">
        <w:rPr>
          <w:rFonts w:ascii="Times New Roman" w:hAnsi="Times New Roman"/>
        </w:rPr>
        <w:t>xperience</w:t>
      </w:r>
      <w:r w:rsidR="004C440D" w:rsidRPr="00127044">
        <w:rPr>
          <w:rFonts w:ascii="Times New Roman" w:hAnsi="Times New Roman"/>
        </w:rPr>
        <w:t xml:space="preserve"> surveys </w:t>
      </w:r>
      <w:r w:rsidR="00556BA9" w:rsidRPr="00127044">
        <w:rPr>
          <w:rFonts w:ascii="Times New Roman" w:hAnsi="Times New Roman"/>
        </w:rPr>
        <w:t xml:space="preserve">that I used to improve services. Later, I conducted research with colleagues to investigate whether the library made a difference in student success as they wrote papers </w:t>
      </w:r>
      <w:r w:rsidR="00E6099C" w:rsidRPr="00127044">
        <w:rPr>
          <w:rFonts w:ascii="Times New Roman" w:hAnsi="Times New Roman"/>
        </w:rPr>
        <w:fldChar w:fldCharType="begin"/>
      </w:r>
      <w:r w:rsidR="00556BA9" w:rsidRPr="00127044">
        <w:rPr>
          <w:rFonts w:ascii="Times New Roman" w:hAnsi="Times New Roman"/>
        </w:rPr>
        <w:instrText xml:space="preserve"> ADDIN EN.CITE &lt;EndNote&gt;&lt;Cite&gt;&lt;Author&gt;Emmons&lt;/Author&gt;&lt;Year&gt;2002&lt;/Year&gt;&lt;RecNum&gt;12&lt;/RecNum&gt;&lt;record&gt;&lt;rec-number&gt;12&lt;/rec-number&gt;&lt;foreign-keys&gt;&lt;key app="EN" db-id="fwrrfd0zkfv55cepzvoxdwzm9f0ereea5x0w"&gt;12&lt;/key&gt;&lt;/foreign-keys&gt;&lt;ref-type name="Journal Article"&gt;17&lt;/ref-type&gt;&lt;contributors&gt;&lt;authors&gt;&lt;author&gt;Emmons, Mark&lt;/author&gt;&lt;author&gt;Martin, Wanda&lt;/author&gt;&lt;/authors&gt;&lt;/contributors&gt;&lt;titles&gt;&lt;title&gt;Engaging conversation: evaluating the contribution of library instruction to the quality of student research&lt;/title&gt;&lt;secondary-title&gt;College and Research Libraries&lt;/secondary-title&gt;&lt;/titles&gt;&lt;periodical&gt;&lt;full-title&gt;College and Research Libraries&lt;/full-title&gt;&lt;/periodical&gt;&lt;pages&gt;545-560&lt;/pages&gt;&lt;volume&gt;63&lt;/volume&gt;&lt;number&gt;6&lt;/number&gt;&lt;keywords&gt;&lt;keyword&gt;User training&lt;/keyword&gt;&lt;keyword&gt;Students&lt;/keyword&gt;&lt;keyword&gt;University libraries&lt;/keyword&gt;&lt;keyword&gt;Evaluation&lt;/keyword&gt;&lt;keyword&gt;Collaboration&lt;/keyword&gt;&lt;keyword&gt;Teacher training&lt;/keyword&gt;&lt;keyword&gt;Information seeking behaviour&lt;/keyword&gt;&lt;/keywords&gt;&lt;dates&gt;&lt;year&gt;2002&lt;/year&gt;&lt;/dates&gt;&lt;isbn&gt;0010-0870&lt;/isbn&gt;&lt;accession-num&gt;274694&lt;/accession-num&gt;&lt;call-num&gt;3311.000000&lt;/call-num&gt;&lt;urls&gt;&lt;/urls&gt;&lt;remote-database-name&gt;LISA: Library and Information Science Abstracts&lt;/remote-database-name&gt;&lt;language&gt;English&lt;/language&gt;&lt;/record&gt;&lt;/Cite&gt;&lt;/EndNote&gt;</w:instrText>
      </w:r>
      <w:r w:rsidR="00E6099C" w:rsidRPr="00127044">
        <w:rPr>
          <w:rFonts w:ascii="Times New Roman" w:hAnsi="Times New Roman"/>
        </w:rPr>
        <w:fldChar w:fldCharType="separate"/>
      </w:r>
      <w:r w:rsidR="006A6CE7" w:rsidRPr="00127044">
        <w:rPr>
          <w:rFonts w:ascii="Times New Roman" w:hAnsi="Times New Roman"/>
          <w:noProof/>
        </w:rPr>
        <w:t>(</w:t>
      </w:r>
      <w:hyperlink w:anchor="_ENREF_39" w:tooltip="Emmons, 2002 #12" w:history="1">
        <w:r w:rsidR="00886D37" w:rsidRPr="00127044">
          <w:rPr>
            <w:rFonts w:ascii="Times New Roman" w:hAnsi="Times New Roman"/>
            <w:noProof/>
          </w:rPr>
          <w:t>Emmons &amp; Martin, 2002</w:t>
        </w:r>
      </w:hyperlink>
      <w:r w:rsidR="006A6CE7" w:rsidRPr="00127044">
        <w:rPr>
          <w:rFonts w:ascii="Times New Roman" w:hAnsi="Times New Roman"/>
          <w:noProof/>
        </w:rPr>
        <w:t>)</w:t>
      </w:r>
      <w:r w:rsidR="00E6099C" w:rsidRPr="00127044">
        <w:rPr>
          <w:rFonts w:ascii="Times New Roman" w:hAnsi="Times New Roman"/>
        </w:rPr>
        <w:fldChar w:fldCharType="end"/>
      </w:r>
      <w:r w:rsidR="00556BA9" w:rsidRPr="00127044">
        <w:rPr>
          <w:rFonts w:ascii="Times New Roman" w:hAnsi="Times New Roman"/>
        </w:rPr>
        <w:t xml:space="preserve"> and in information literacy skills</w:t>
      </w:r>
      <w:r w:rsidR="004C26F1" w:rsidRPr="00127044">
        <w:rPr>
          <w:rFonts w:ascii="Times New Roman" w:hAnsi="Times New Roman"/>
        </w:rPr>
        <w:t xml:space="preserve"> (</w:t>
      </w:r>
      <w:r w:rsidR="004C26F1" w:rsidRPr="00127044">
        <w:rPr>
          <w:rFonts w:ascii="Times New Roman" w:hAnsi="Times New Roman"/>
          <w:noProof/>
        </w:rPr>
        <w:t>Emmons, Keefe, Moore, Sánchez, Mals, &amp; Neely, 2009)</w:t>
      </w:r>
      <w:r w:rsidR="00556BA9" w:rsidRPr="00127044">
        <w:rPr>
          <w:rFonts w:ascii="Times New Roman" w:hAnsi="Times New Roman"/>
        </w:rPr>
        <w:t xml:space="preserve">. Though </w:t>
      </w:r>
      <w:r w:rsidR="00683303" w:rsidRPr="00127044">
        <w:rPr>
          <w:rFonts w:ascii="Times New Roman" w:hAnsi="Times New Roman"/>
        </w:rPr>
        <w:t>the results</w:t>
      </w:r>
      <w:r w:rsidR="00556BA9" w:rsidRPr="00127044">
        <w:rPr>
          <w:rFonts w:ascii="Times New Roman" w:hAnsi="Times New Roman"/>
        </w:rPr>
        <w:t xml:space="preserve"> showed that the library made </w:t>
      </w:r>
      <w:r w:rsidR="00AB39CC" w:rsidRPr="00127044">
        <w:rPr>
          <w:rFonts w:ascii="Times New Roman" w:hAnsi="Times New Roman"/>
        </w:rPr>
        <w:t xml:space="preserve">a </w:t>
      </w:r>
      <w:r w:rsidR="007B4424" w:rsidRPr="00127044">
        <w:rPr>
          <w:rFonts w:ascii="Times New Roman" w:hAnsi="Times New Roman"/>
        </w:rPr>
        <w:t>modest</w:t>
      </w:r>
      <w:r w:rsidR="00556BA9" w:rsidRPr="00127044">
        <w:rPr>
          <w:rFonts w:ascii="Times New Roman" w:hAnsi="Times New Roman"/>
        </w:rPr>
        <w:t xml:space="preserve"> difference</w:t>
      </w:r>
      <w:r w:rsidR="00AB39CC" w:rsidRPr="00127044">
        <w:rPr>
          <w:rFonts w:ascii="Times New Roman" w:hAnsi="Times New Roman"/>
        </w:rPr>
        <w:t xml:space="preserve"> in student success</w:t>
      </w:r>
      <w:r w:rsidR="00556BA9" w:rsidRPr="00127044">
        <w:rPr>
          <w:rFonts w:ascii="Times New Roman" w:hAnsi="Times New Roman"/>
        </w:rPr>
        <w:t>, I still was</w:t>
      </w:r>
      <w:r w:rsidR="00584C42" w:rsidRPr="00127044">
        <w:rPr>
          <w:rFonts w:ascii="Times New Roman" w:hAnsi="Times New Roman"/>
        </w:rPr>
        <w:t xml:space="preserve"> not</w:t>
      </w:r>
      <w:r w:rsidR="00556BA9" w:rsidRPr="00127044">
        <w:rPr>
          <w:rFonts w:ascii="Times New Roman" w:hAnsi="Times New Roman"/>
        </w:rPr>
        <w:t xml:space="preserve"> </w:t>
      </w:r>
      <w:r w:rsidR="001C5C52" w:rsidRPr="00127044">
        <w:rPr>
          <w:rFonts w:ascii="Times New Roman" w:hAnsi="Times New Roman"/>
        </w:rPr>
        <w:t xml:space="preserve">the </w:t>
      </w:r>
      <w:r w:rsidR="004C26F1" w:rsidRPr="00127044">
        <w:rPr>
          <w:rFonts w:ascii="Times New Roman" w:hAnsi="Times New Roman"/>
        </w:rPr>
        <w:t xml:space="preserve">satisfied. While I was pleased with the small influence my instructional program had upon student learning outcomes in two sets of courses, I wanted to know what impact </w:t>
      </w:r>
      <w:r w:rsidR="001C5C52" w:rsidRPr="00127044">
        <w:rPr>
          <w:rFonts w:ascii="Times New Roman" w:hAnsi="Times New Roman"/>
        </w:rPr>
        <w:t xml:space="preserve">library in general has upon student success. </w:t>
      </w:r>
      <w:r w:rsidR="00CC304B" w:rsidRPr="00127044">
        <w:rPr>
          <w:rFonts w:ascii="Times New Roman" w:hAnsi="Times New Roman"/>
        </w:rPr>
        <w:t xml:space="preserve">I was interested in </w:t>
      </w:r>
      <w:r w:rsidR="008B502A" w:rsidRPr="00127044">
        <w:rPr>
          <w:rFonts w:ascii="Times New Roman" w:hAnsi="Times New Roman"/>
        </w:rPr>
        <w:t xml:space="preserve">showing that the library </w:t>
      </w:r>
      <w:r w:rsidR="009945FB" w:rsidRPr="00127044">
        <w:rPr>
          <w:rFonts w:ascii="Times New Roman" w:hAnsi="Times New Roman"/>
        </w:rPr>
        <w:t>gives value to the areas that matter</w:t>
      </w:r>
      <w:r w:rsidR="00CC304B" w:rsidRPr="00127044">
        <w:rPr>
          <w:rFonts w:ascii="Times New Roman" w:hAnsi="Times New Roman"/>
        </w:rPr>
        <w:t xml:space="preserve"> to the University.</w:t>
      </w:r>
    </w:p>
    <w:p w:rsidR="00CC304B" w:rsidRPr="00127044" w:rsidRDefault="008B1FC3" w:rsidP="00D0500D">
      <w:pPr>
        <w:pStyle w:val="BodyText"/>
      </w:pPr>
      <w:r w:rsidRPr="00127044">
        <w:lastRenderedPageBreak/>
        <w:t>As a</w:t>
      </w:r>
      <w:r w:rsidR="006801AF" w:rsidRPr="00127044">
        <w:t xml:space="preserve"> result, my colleague Fran</w:t>
      </w:r>
      <w:r w:rsidRPr="00127044">
        <w:t xml:space="preserve"> Wilkinson and I conducted a </w:t>
      </w:r>
      <w:r w:rsidR="00CC304B" w:rsidRPr="00127044">
        <w:t xml:space="preserve">study </w:t>
      </w:r>
      <w:r w:rsidRPr="00127044">
        <w:t xml:space="preserve">that explored </w:t>
      </w:r>
      <w:r w:rsidR="00CC304B" w:rsidRPr="00127044">
        <w:t>the relationship between traditional library input and output measures of staff,</w:t>
      </w:r>
      <w:r w:rsidRPr="00127044">
        <w:t xml:space="preserve"> </w:t>
      </w:r>
      <w:r w:rsidR="00CC304B" w:rsidRPr="00127044">
        <w:t>collections, use, and services with fall-to-fall retention and six-year graduation rates at</w:t>
      </w:r>
      <w:r w:rsidRPr="00127044">
        <w:t xml:space="preserve"> </w:t>
      </w:r>
      <w:r w:rsidR="00CC304B" w:rsidRPr="00127044">
        <w:t>Association of Research Libraries member libraries</w:t>
      </w:r>
      <w:r w:rsidR="00591ADE" w:rsidRPr="00127044">
        <w:t>. Our</w:t>
      </w:r>
      <w:r w:rsidR="00CC304B" w:rsidRPr="00127044">
        <w:t xml:space="preserve"> linear regression</w:t>
      </w:r>
      <w:r w:rsidR="00584C42" w:rsidRPr="00127044">
        <w:t xml:space="preserve"> analysis</w:t>
      </w:r>
      <w:r w:rsidR="00CC304B" w:rsidRPr="00127044">
        <w:t xml:space="preserve"> </w:t>
      </w:r>
      <w:r w:rsidRPr="00127044">
        <w:t>found</w:t>
      </w:r>
      <w:r w:rsidR="00CC304B" w:rsidRPr="00127044">
        <w:t xml:space="preserve"> that a change in the ratio of library</w:t>
      </w:r>
      <w:r w:rsidRPr="00127044">
        <w:t xml:space="preserve"> professional </w:t>
      </w:r>
      <w:r w:rsidR="009B0661" w:rsidRPr="00127044">
        <w:t>staff to students predicted</w:t>
      </w:r>
      <w:r w:rsidR="00CC304B" w:rsidRPr="00127044">
        <w:t xml:space="preserve"> a statistically significant positive relationship with</w:t>
      </w:r>
      <w:r w:rsidRPr="00127044">
        <w:t xml:space="preserve"> </w:t>
      </w:r>
      <w:r w:rsidR="00CC304B" w:rsidRPr="00127044">
        <w:t>both retention and graduation rates</w:t>
      </w:r>
      <w:r w:rsidR="00203CE6" w:rsidRPr="00127044">
        <w:t xml:space="preserve"> </w:t>
      </w:r>
      <w:r w:rsidR="00E6099C" w:rsidRPr="00127044">
        <w:fldChar w:fldCharType="begin"/>
      </w:r>
      <w:r w:rsidR="00535269" w:rsidRPr="00127044">
        <w:instrText xml:space="preserve"> ADDIN EN.CITE &lt;EndNote&gt;&lt;Cite&gt;&lt;Author&gt;Emmons&lt;/Author&gt;&lt;Year&gt;2011&lt;/Year&gt;&lt;RecNum&gt;463&lt;/RecNum&gt;&lt;record&gt;&lt;rec-number&gt;463&lt;/rec-number&gt;&lt;foreign-keys&gt;&lt;key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fldChar w:fldCharType="separate"/>
      </w:r>
      <w:r w:rsidR="00203CE6" w:rsidRPr="00127044">
        <w:rPr>
          <w:noProof/>
        </w:rPr>
        <w:t>(</w:t>
      </w:r>
      <w:hyperlink w:anchor="_ENREF_40" w:tooltip="Emmons, 2011 #463" w:history="1">
        <w:r w:rsidR="00886D37" w:rsidRPr="00127044">
          <w:rPr>
            <w:noProof/>
          </w:rPr>
          <w:t>Emmons &amp; Wilkinson, 2011</w:t>
        </w:r>
      </w:hyperlink>
      <w:r w:rsidR="00203CE6" w:rsidRPr="00127044">
        <w:rPr>
          <w:noProof/>
        </w:rPr>
        <w:t>)</w:t>
      </w:r>
      <w:r w:rsidR="00E6099C" w:rsidRPr="00127044">
        <w:fldChar w:fldCharType="end"/>
      </w:r>
      <w:r w:rsidRPr="00127044">
        <w:t>.</w:t>
      </w:r>
      <w:r w:rsidR="00D0500D" w:rsidRPr="00127044">
        <w:t xml:space="preserve"> This time, I was quite pleased with the results. Our study showed that librarians </w:t>
      </w:r>
      <w:r w:rsidR="00976199" w:rsidRPr="00127044">
        <w:t xml:space="preserve">had an impact upon </w:t>
      </w:r>
      <w:r w:rsidR="00E176B4" w:rsidRPr="00127044">
        <w:t>at least one measure</w:t>
      </w:r>
      <w:r w:rsidR="00976199" w:rsidRPr="00127044">
        <w:t xml:space="preserve"> that matter</w:t>
      </w:r>
      <w:r w:rsidR="00505979" w:rsidRPr="00127044">
        <w:t>s</w:t>
      </w:r>
      <w:r w:rsidR="00976199" w:rsidRPr="00127044">
        <w:t xml:space="preserve"> to the university</w:t>
      </w:r>
      <w:r w:rsidR="00D0500D" w:rsidRPr="00127044">
        <w:t xml:space="preserve">. Our study did not, however, explain </w:t>
      </w:r>
      <w:r w:rsidR="00D0500D" w:rsidRPr="00127044">
        <w:rPr>
          <w:i/>
        </w:rPr>
        <w:t>why</w:t>
      </w:r>
      <w:r w:rsidR="00D0500D" w:rsidRPr="00127044">
        <w:t xml:space="preserve"> the </w:t>
      </w:r>
      <w:r w:rsidR="006801AF" w:rsidRPr="00127044">
        <w:t>ratio</w:t>
      </w:r>
      <w:r w:rsidR="00D0500D" w:rsidRPr="00127044">
        <w:t xml:space="preserve"> of </w:t>
      </w:r>
      <w:r w:rsidR="006801AF" w:rsidRPr="00127044">
        <w:t xml:space="preserve">professional staff to students </w:t>
      </w:r>
      <w:r w:rsidR="00976199" w:rsidRPr="00127044">
        <w:t>has an impact on</w:t>
      </w:r>
      <w:r w:rsidR="006801AF" w:rsidRPr="00127044">
        <w:t xml:space="preserve"> student persistence. </w:t>
      </w:r>
      <w:r w:rsidR="000455CB" w:rsidRPr="00127044">
        <w:t>My</w:t>
      </w:r>
      <w:r w:rsidR="006801AF" w:rsidRPr="00127044">
        <w:t xml:space="preserve"> </w:t>
      </w:r>
      <w:r w:rsidR="00852912" w:rsidRPr="00127044">
        <w:t>study</w:t>
      </w:r>
      <w:r w:rsidR="006801AF" w:rsidRPr="00127044">
        <w:t xml:space="preserve"> takes one approach to explaining why librarians might </w:t>
      </w:r>
      <w:r w:rsidR="00B90BA3" w:rsidRPr="00127044">
        <w:t>have an impact on</w:t>
      </w:r>
      <w:r w:rsidR="006801AF" w:rsidRPr="00127044">
        <w:t xml:space="preserve"> student persistence</w:t>
      </w:r>
      <w:r w:rsidR="001B7A77" w:rsidRPr="00127044">
        <w:t xml:space="preserve"> by </w:t>
      </w:r>
      <w:r w:rsidR="00B90BA3" w:rsidRPr="00127044">
        <w:t>utilizing</w:t>
      </w:r>
      <w:r w:rsidR="001B7A77" w:rsidRPr="00127044">
        <w:t xml:space="preserve"> a structural equation model </w:t>
      </w:r>
      <w:r w:rsidR="00C25BA1" w:rsidRPr="00127044">
        <w:t xml:space="preserve">and a multiple regression analysis </w:t>
      </w:r>
      <w:r w:rsidR="001B7A77" w:rsidRPr="00127044">
        <w:t>to answer the question: What impact does the academic library have on student persistence?</w:t>
      </w:r>
    </w:p>
    <w:p w:rsidR="00556BA9" w:rsidRPr="00127044" w:rsidRDefault="008B502A" w:rsidP="00ED7333">
      <w:pPr>
        <w:pStyle w:val="Heading2fordissertation"/>
      </w:pPr>
      <w:bookmarkStart w:id="72" w:name="_Toc357082339"/>
      <w:r w:rsidRPr="00127044">
        <w:t>Impact</w:t>
      </w:r>
      <w:r w:rsidR="00A31593" w:rsidRPr="00127044">
        <w:t xml:space="preserve"> and Value</w:t>
      </w:r>
      <w:r w:rsidRPr="00127044">
        <w:t xml:space="preserve"> Measures</w:t>
      </w:r>
      <w:r w:rsidR="00DE77FA" w:rsidRPr="00127044">
        <w:t xml:space="preserve"> in Academic Libraries</w:t>
      </w:r>
      <w:bookmarkEnd w:id="72"/>
    </w:p>
    <w:p w:rsidR="00B90BA3" w:rsidRPr="00127044" w:rsidRDefault="00556BA9" w:rsidP="00B90BA3">
      <w:pPr>
        <w:pStyle w:val="BodyText"/>
      </w:pPr>
      <w:r w:rsidRPr="00127044">
        <w:t xml:space="preserve"> </w:t>
      </w:r>
      <w:r w:rsidR="00B90BA3" w:rsidRPr="00127044">
        <w:t xml:space="preserve">My interest in impact measures parallels a similar interest in the academic library community. Traditionally, academic libraries have used input and output measures to evaluate their services, with the importance of the library to the campus </w:t>
      </w:r>
      <w:r w:rsidR="003A2E74" w:rsidRPr="00127044">
        <w:t xml:space="preserve">and its students </w:t>
      </w:r>
      <w:r w:rsidR="00B90BA3" w:rsidRPr="00127044">
        <w:t>assumed.</w:t>
      </w:r>
      <w:r w:rsidR="00590018" w:rsidRPr="00127044">
        <w:t xml:space="preserve"> Input measures count resources </w:t>
      </w:r>
      <w:r w:rsidR="001A51A5" w:rsidRPr="00127044">
        <w:t>added</w:t>
      </w:r>
      <w:r w:rsidR="00590018" w:rsidRPr="00127044">
        <w:t xml:space="preserve"> into the library such as staff, collections, space, or expenditures.</w:t>
      </w:r>
      <w:r w:rsidR="00B90BA3" w:rsidRPr="00127044">
        <w:t xml:space="preserve"> </w:t>
      </w:r>
      <w:r w:rsidR="00590018" w:rsidRPr="00127044">
        <w:t>Output measures calculate use of resources and services such as visits, collections use, reference transaction</w:t>
      </w:r>
      <w:r w:rsidR="00551815" w:rsidRPr="00127044">
        <w:t>s</w:t>
      </w:r>
      <w:r w:rsidR="00590018" w:rsidRPr="00127044">
        <w:t xml:space="preserve">, and classes taught. </w:t>
      </w:r>
      <w:r w:rsidR="0077132A" w:rsidRPr="00127044">
        <w:t>V</w:t>
      </w:r>
      <w:r w:rsidR="00B90BA3" w:rsidRPr="00127044">
        <w:t xml:space="preserve">ery little </w:t>
      </w:r>
      <w:r w:rsidR="0077132A" w:rsidRPr="00127044">
        <w:t>has been</w:t>
      </w:r>
      <w:r w:rsidR="00B90BA3" w:rsidRPr="00127044">
        <w:t xml:space="preserve"> published on the</w:t>
      </w:r>
      <w:r w:rsidR="0077132A" w:rsidRPr="00127044">
        <w:t xml:space="preserve"> academic</w:t>
      </w:r>
      <w:r w:rsidR="00B90BA3" w:rsidRPr="00127044">
        <w:t xml:space="preserve"> library’s contributions to institutional goals. This was confirmed by </w:t>
      </w:r>
      <w:r w:rsidR="00EA01A3" w:rsidRPr="00127044">
        <w:t xml:space="preserve">a series of </w:t>
      </w:r>
      <w:r w:rsidR="00B90BA3" w:rsidRPr="00127044">
        <w:t xml:space="preserve">literature reviews conducted </w:t>
      </w:r>
      <w:r w:rsidR="0015326A" w:rsidRPr="00127044">
        <w:t xml:space="preserve">in the 1990s </w:t>
      </w:r>
      <w:r w:rsidR="00B90BA3" w:rsidRPr="00127044">
        <w:t>by Powell</w:t>
      </w:r>
      <w:r w:rsidR="004C26F1" w:rsidRPr="00127044">
        <w:t xml:space="preserve"> (1992)</w:t>
      </w:r>
      <w:r w:rsidR="0077132A" w:rsidRPr="00127044">
        <w:t xml:space="preserve">, </w:t>
      </w:r>
      <w:r w:rsidR="00EA01A3" w:rsidRPr="00127044">
        <w:t>Pritchard</w:t>
      </w:r>
      <w:r w:rsidR="004C26F1" w:rsidRPr="00127044">
        <w:t xml:space="preserve"> (1996)</w:t>
      </w:r>
      <w:r w:rsidR="00EA01A3" w:rsidRPr="00127044">
        <w:t xml:space="preserve">, </w:t>
      </w:r>
      <w:r w:rsidR="0015326A" w:rsidRPr="00127044">
        <w:t xml:space="preserve">and </w:t>
      </w:r>
      <w:r w:rsidR="00B90BA3" w:rsidRPr="00127044">
        <w:t>Gratch-Lindauer</w:t>
      </w:r>
      <w:r w:rsidR="004C26F1" w:rsidRPr="00127044">
        <w:t xml:space="preserve"> (1998)</w:t>
      </w:r>
      <w:r w:rsidR="0015326A" w:rsidRPr="00127044">
        <w:t>.</w:t>
      </w:r>
    </w:p>
    <w:p w:rsidR="00B90BA3" w:rsidRPr="00127044" w:rsidRDefault="00B90BA3" w:rsidP="00B90BA3">
      <w:pPr>
        <w:pStyle w:val="BodyText"/>
      </w:pPr>
      <w:r w:rsidRPr="00127044">
        <w:lastRenderedPageBreak/>
        <w:t xml:space="preserve">Powell </w:t>
      </w:r>
      <w:r w:rsidR="00CB2454" w:rsidRPr="00127044">
        <w:fldChar w:fldCharType="begin">
          <w:fldData xml:space="preserve">PEVuZE5vdGU+PENpdGUgRXhjbHVkZUF1dGg9IjEiPjxBdXRob3I+UG93ZWxsPC9BdXRob3I+PFll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</w:fldData>
        </w:fldChar>
      </w:r>
      <w:r w:rsidR="00CB2454" w:rsidRPr="00127044">
        <w:instrText xml:space="preserve"> ADDIN EN.CITE </w:instrText>
      </w:r>
      <w:r w:rsidR="00CB2454" w:rsidRPr="00127044">
        <w:fldChar w:fldCharType="begin">
          <w:fldData xml:space="preserve">PEVuZE5vdGU+PENpdGUgRXhjbHVkZUF1dGg9IjEiPjxBdXRob3I+UG93ZWxsPC9BdXRob3I+PFll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</w:fldData>
        </w:fldChar>
      </w:r>
      <w:r w:rsidR="00CB2454" w:rsidRPr="00127044">
        <w:instrText xml:space="preserve"> ADDIN EN.CITE.DATA </w:instrText>
      </w:r>
      <w:r w:rsidR="00CB2454" w:rsidRPr="00127044">
        <w:fldChar w:fldCharType="end"/>
      </w:r>
      <w:r w:rsidR="00CB2454" w:rsidRPr="00127044">
        <w:fldChar w:fldCharType="separate"/>
      </w:r>
      <w:r w:rsidR="00CB2454" w:rsidRPr="00127044">
        <w:rPr>
          <w:noProof/>
        </w:rPr>
        <w:t>(</w:t>
      </w:r>
      <w:hyperlink w:anchor="_ENREF_98" w:tooltip="Powell, 1992 #48" w:history="1">
        <w:r w:rsidR="00886D37" w:rsidRPr="00127044">
          <w:rPr>
            <w:noProof/>
          </w:rPr>
          <w:t>1992</w:t>
        </w:r>
      </w:hyperlink>
      <w:r w:rsidR="00CB2454" w:rsidRPr="00127044">
        <w:rPr>
          <w:noProof/>
        </w:rPr>
        <w:t>)</w:t>
      </w:r>
      <w:r w:rsidR="00CB2454" w:rsidRPr="00127044">
        <w:fldChar w:fldCharType="end"/>
      </w:r>
      <w:r w:rsidR="00CB2454" w:rsidRPr="00127044">
        <w:t xml:space="preserve"> </w:t>
      </w:r>
      <w:r w:rsidRPr="00127044">
        <w:t xml:space="preserve">reviewed the research literature on the impact student academic library </w:t>
      </w:r>
      <w:r w:rsidR="0077132A" w:rsidRPr="00127044">
        <w:t xml:space="preserve">use </w:t>
      </w:r>
      <w:r w:rsidRPr="00127044">
        <w:t>has on academic performance</w:t>
      </w:r>
      <w:r w:rsidR="00B27E50" w:rsidRPr="00127044">
        <w:t>.</w:t>
      </w:r>
      <w:r w:rsidRPr="00127044">
        <w:t xml:space="preserve"> He found </w:t>
      </w:r>
      <w:r w:rsidR="0077132A" w:rsidRPr="00127044">
        <w:t>that most of the literature focused</w:t>
      </w:r>
      <w:r w:rsidR="00FC5E4A" w:rsidRPr="00127044">
        <w:t xml:space="preserve"> on input and output </w:t>
      </w:r>
      <w:r w:rsidR="0077132A" w:rsidRPr="00127044">
        <w:t>measures with very little attention to impact</w:t>
      </w:r>
      <w:r w:rsidRPr="00127044">
        <w:t xml:space="preserve">. He </w:t>
      </w:r>
      <w:r w:rsidR="0077132A" w:rsidRPr="00127044">
        <w:t xml:space="preserve">did </w:t>
      </w:r>
      <w:r w:rsidR="00683303" w:rsidRPr="00127044">
        <w:t>cite</w:t>
      </w:r>
      <w:r w:rsidRPr="00127044">
        <w:t xml:space="preserve"> impact studies that correlate</w:t>
      </w:r>
      <w:r w:rsidR="0077132A" w:rsidRPr="00127044">
        <w:t>d</w:t>
      </w:r>
      <w:r w:rsidRPr="00127044">
        <w:t xml:space="preserve"> academic library use and library skills with lower attrition rates</w:t>
      </w:r>
      <w:r w:rsidR="006C5490" w:rsidRPr="00127044">
        <w:t xml:space="preserve">, higher </w:t>
      </w:r>
      <w:r w:rsidRPr="00127044">
        <w:t xml:space="preserve">student persistence, </w:t>
      </w:r>
      <w:r w:rsidR="006C5490" w:rsidRPr="00127044">
        <w:t>and bette</w:t>
      </w:r>
      <w:r w:rsidRPr="00127044">
        <w:t>r grades and GRE scores</w:t>
      </w:r>
      <w:r w:rsidR="006C5490" w:rsidRPr="00127044">
        <w:t>.</w:t>
      </w:r>
    </w:p>
    <w:p w:rsidR="00EA01A3" w:rsidRPr="00127044" w:rsidRDefault="00EA01A3" w:rsidP="00B90BA3">
      <w:pPr>
        <w:pStyle w:val="BodyText"/>
      </w:pPr>
      <w:r w:rsidRPr="00127044">
        <w:t xml:space="preserve">Pritchard </w:t>
      </w:r>
      <w:r w:rsidR="00CB2454" w:rsidRPr="00127044">
        <w:fldChar w:fldCharType="begin">
          <w:fldData xml:space="preserve">YXJpZXMgb2Z0ZW4gaGF2ZSBwcm9ibGVtcyBidWlsZGluZyBhbnkgYnV0IHRoZSBtb3N0IHJ1ZGlt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</w:fldData>
        </w:fldChar>
      </w:r>
      <w:r w:rsidR="00CB2454" w:rsidRPr="00127044">
        <w:instrText xml:space="preserve"> ADDIN EN.CITE </w:instrText>
      </w:r>
      <w:r w:rsidR="00CB2454" w:rsidRPr="00127044">
        <w:fldChar w:fldCharType="begin">
          <w:fldData xml:space="preserve">PEVuZE5vdGU+PENpdGUgRXhjbHVkZUF1dGg9IjEiPjxBdXRob3I+UHJpdGNoYXJkPC9BdXRob3I+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==
</w:fldData>
        </w:fldChar>
      </w:r>
      <w:r w:rsidR="00CB2454" w:rsidRPr="00127044">
        <w:instrText xml:space="preserve"> ADDIN EN.CITE.DATA </w:instrText>
      </w:r>
      <w:r w:rsidR="00CB2454" w:rsidRPr="00127044">
        <w:fldChar w:fldCharType="end"/>
      </w:r>
      <w:r w:rsidR="00CB2454" w:rsidRPr="00127044">
        <w:fldChar w:fldCharType="begin">
          <w:fldData xml:space="preserve">YXJpZXMgb2Z0ZW4gaGF2ZSBwcm9ibGVtcyBidWlsZGluZyBhbnkgYnV0IHRoZSBtb3N0IHJ1ZGlt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</w:fldData>
        </w:fldChar>
      </w:r>
      <w:r w:rsidR="00CB2454" w:rsidRPr="00127044">
        <w:instrText xml:space="preserve"> ADDIN EN.CITE.DATA </w:instrText>
      </w:r>
      <w:r w:rsidR="00CB2454" w:rsidRPr="00127044">
        <w:fldChar w:fldCharType="end"/>
      </w:r>
      <w:r w:rsidR="00CB2454" w:rsidRPr="00127044">
        <w:fldChar w:fldCharType="separate"/>
      </w:r>
      <w:r w:rsidR="00CB2454" w:rsidRPr="00127044">
        <w:rPr>
          <w:noProof/>
        </w:rPr>
        <w:t>(</w:t>
      </w:r>
      <w:hyperlink w:anchor="_ENREF_100" w:tooltip="Pritchard, 1996 #362" w:history="1">
        <w:r w:rsidR="00886D37" w:rsidRPr="00127044">
          <w:rPr>
            <w:noProof/>
          </w:rPr>
          <w:t>1996</w:t>
        </w:r>
      </w:hyperlink>
      <w:r w:rsidR="00CB2454" w:rsidRPr="00127044">
        <w:rPr>
          <w:noProof/>
        </w:rPr>
        <w:t>)</w:t>
      </w:r>
      <w:r w:rsidR="00CB2454" w:rsidRPr="00127044">
        <w:fldChar w:fldCharType="end"/>
      </w:r>
      <w:r w:rsidR="00CB2454" w:rsidRPr="00127044">
        <w:t xml:space="preserve"> </w:t>
      </w:r>
      <w:r w:rsidRPr="00127044">
        <w:t>presented a range of methods involved in assessing t</w:t>
      </w:r>
      <w:r w:rsidR="00B27E50" w:rsidRPr="00127044">
        <w:t>he quality of academic libraries</w:t>
      </w:r>
      <w:r w:rsidRPr="00127044">
        <w:t xml:space="preserve">. She called for libraries to combine traditional methods </w:t>
      </w:r>
      <w:r w:rsidR="006C5490" w:rsidRPr="00127044">
        <w:t>with assessment of user needs and application of Total Quality Management principles. She noted that “more research is needed that will lead to agreed-upon measures of library- and information-related outcomes in higher education...” that “…include information literacy, success in graduate school, success in job seeking…” among other measures that promote attainment of the university mission</w:t>
      </w:r>
      <w:r w:rsidR="00446B16" w:rsidRPr="00127044">
        <w:t xml:space="preserve"> </w:t>
      </w:r>
      <w:r w:rsidR="00E6099C" w:rsidRPr="00127044">
        <w:fldChar w:fldCharType="begin">
          <w:fldData xml:space="preserve">cmFyaWVzIG9mdGVuIGhhdmUgcHJvYmxlbXMgYnVpbGRpbmcgYW55IGJ1dCB0aGUgbW9zdCBydWRp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</w:fldData>
        </w:fldChar>
      </w:r>
      <w:r w:rsidR="00535269" w:rsidRPr="00127044">
        <w:instrText xml:space="preserve"> ADDIN EN.CITE </w:instrText>
      </w:r>
      <w:r w:rsidR="00E6099C" w:rsidRPr="00127044">
        <w:fldChar w:fldCharType="begin">
          <w:fldData xml:space="preserve">PEVuZE5vdGU+PENpdGUgRXhjbHVkZUF1dGg9IjEiIEV4Y2x1ZGVZZWFyPSIxIj48QXV0aG9yPlBy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==
</w:fldData>
        </w:fldChar>
      </w:r>
      <w:r w:rsidR="00535269" w:rsidRPr="00127044">
        <w:instrText xml:space="preserve"> ADDIN EN.CITE.DATA </w:instrText>
      </w:r>
      <w:r w:rsidR="00E6099C" w:rsidRPr="00127044">
        <w:fldChar w:fldCharType="end"/>
      </w:r>
      <w:r w:rsidR="00E6099C" w:rsidRPr="00127044">
        <w:fldChar w:fldCharType="begin">
          <w:fldData xml:space="preserve">cmFyaWVzIG9mdGVuIGhhdmUgcHJvYmxlbXMgYnVpbGRpbmcgYW55IGJ1dCB0aGUgbW9zdCBydWRp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</w:fldData>
        </w:fldChar>
      </w:r>
      <w:r w:rsidR="00535269" w:rsidRPr="00127044">
        <w:instrText xml:space="preserve"> ADDIN EN.CITE.DATA </w:instrText>
      </w:r>
      <w:r w:rsidR="00E6099C" w:rsidRPr="00127044">
        <w:fldChar w:fldCharType="end"/>
      </w:r>
      <w:r w:rsidR="00E6099C" w:rsidRPr="00127044">
        <w:fldChar w:fldCharType="separate"/>
      </w:r>
      <w:r w:rsidR="00446B16" w:rsidRPr="00127044">
        <w:rPr>
          <w:noProof/>
        </w:rPr>
        <w:t>(</w:t>
      </w:r>
      <w:hyperlink w:anchor="_ENREF_100" w:tooltip="Pritchard, 1996 #362" w:history="1">
        <w:r w:rsidR="00886D37" w:rsidRPr="00127044">
          <w:rPr>
            <w:noProof/>
          </w:rPr>
          <w:t>p. 591</w:t>
        </w:r>
      </w:hyperlink>
      <w:r w:rsidR="00446B16" w:rsidRPr="00127044">
        <w:rPr>
          <w:noProof/>
        </w:rPr>
        <w:t>)</w:t>
      </w:r>
      <w:r w:rsidR="00E6099C" w:rsidRPr="00127044">
        <w:fldChar w:fldCharType="end"/>
      </w:r>
      <w:r w:rsidR="006C5490" w:rsidRPr="00127044">
        <w:t>.</w:t>
      </w:r>
      <w:r w:rsidR="00A67BDE" w:rsidRPr="00127044">
        <w:t xml:space="preserve"> </w:t>
      </w:r>
    </w:p>
    <w:p w:rsidR="00705384" w:rsidRPr="00127044" w:rsidRDefault="0077132A" w:rsidP="00705384">
      <w:pPr>
        <w:pStyle w:val="BodyText"/>
      </w:pPr>
      <w:r w:rsidRPr="00127044">
        <w:t>In 1998</w:t>
      </w:r>
      <w:r w:rsidR="00B90BA3" w:rsidRPr="00127044">
        <w:t xml:space="preserve">, Gratch-Lindauer </w:t>
      </w:r>
      <w:r w:rsidRPr="00127044">
        <w:t>built upon Powell’s literature review, still finding that</w:t>
      </w:r>
      <w:r w:rsidR="00B90BA3" w:rsidRPr="00127044">
        <w:t xml:space="preserve"> the majority of research “measuring inputs, processes, and outputs. However, almost none of these publications provide measures or methods for assessing the impact of academic libraries on campuswide educational outcomes</w:t>
      </w:r>
      <w:r w:rsidR="00145329" w:rsidRPr="00127044">
        <w:t>”</w:t>
      </w:r>
      <w:r w:rsidR="00B27E50" w:rsidRPr="00127044">
        <w:t xml:space="preserve"> </w:t>
      </w:r>
      <w:r w:rsidR="00E6099C" w:rsidRPr="00127044">
        <w:fldChar w:fldCharType="begin">
          <w:fldData xml:space="preserve">PEVuZE5vdGU+PENpdGUgRXhjbHVkZUF1dGg9IjEiIEV4Y2x1ZGVZZWFyPSIxIj48QXV0aG9yPkdy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</w:fldData>
        </w:fldChar>
      </w:r>
      <w:r w:rsidR="00535269" w:rsidRPr="00127044">
        <w:instrText xml:space="preserve"> ADDIN EN.CITE </w:instrText>
      </w:r>
      <w:r w:rsidR="00E6099C" w:rsidRPr="00127044">
        <w:fldChar w:fldCharType="begin">
          <w:fldData xml:space="preserve">PEVuZE5vdGU+PENpdGUgRXhjbHVkZUF1dGg9IjEiIEV4Y2x1ZGVZZWFyPSIxIj48QXV0aG9yPkdy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</w:fldData>
        </w:fldChar>
      </w:r>
      <w:r w:rsidR="00535269" w:rsidRPr="00127044">
        <w:instrText xml:space="preserve"> ADDIN EN.CITE.DATA </w:instrText>
      </w:r>
      <w:r w:rsidR="00E6099C" w:rsidRPr="00127044">
        <w:fldChar w:fldCharType="end"/>
      </w:r>
      <w:r w:rsidR="00E6099C" w:rsidRPr="00127044">
        <w:fldChar w:fldCharType="separate"/>
      </w:r>
      <w:r w:rsidR="00145329" w:rsidRPr="00127044">
        <w:rPr>
          <w:noProof/>
        </w:rPr>
        <w:t>(</w:t>
      </w:r>
      <w:hyperlink w:anchor="_ENREF_49" w:tooltip="Gratch-Lindauer, 1998 #74" w:history="1">
        <w:r w:rsidR="00886D37" w:rsidRPr="00127044">
          <w:rPr>
            <w:noProof/>
          </w:rPr>
          <w:t>p. 548</w:t>
        </w:r>
      </w:hyperlink>
      <w:r w:rsidR="00145329" w:rsidRPr="00127044">
        <w:rPr>
          <w:noProof/>
        </w:rPr>
        <w:t>)</w:t>
      </w:r>
      <w:r w:rsidR="00E6099C" w:rsidRPr="00127044">
        <w:fldChar w:fldCharType="end"/>
      </w:r>
      <w:r w:rsidR="00F21FC3" w:rsidRPr="00127044">
        <w:t>.</w:t>
      </w:r>
      <w:r w:rsidR="00145329" w:rsidRPr="00127044">
        <w:t xml:space="preserve"> </w:t>
      </w:r>
      <w:r w:rsidRPr="00127044">
        <w:t xml:space="preserve">The purpose of </w:t>
      </w:r>
      <w:r w:rsidR="00B90BA3" w:rsidRPr="00127044">
        <w:t xml:space="preserve">Gratch-Lindauer’s </w:t>
      </w:r>
      <w:r w:rsidRPr="00127044">
        <w:t>article</w:t>
      </w:r>
      <w:r w:rsidR="00B90BA3" w:rsidRPr="00127044">
        <w:t xml:space="preserve"> was to make a case for </w:t>
      </w:r>
      <w:r w:rsidRPr="00127044">
        <w:t>measuring</w:t>
      </w:r>
      <w:r w:rsidR="00B90BA3" w:rsidRPr="00127044">
        <w:t xml:space="preserve"> a library’s impact </w:t>
      </w:r>
      <w:r w:rsidRPr="00127044">
        <w:t>on</w:t>
      </w:r>
      <w:r w:rsidR="00B90BA3" w:rsidRPr="00127044">
        <w:t xml:space="preserve"> institutional outcomes </w:t>
      </w:r>
      <w:r w:rsidRPr="00127044">
        <w:t>such as</w:t>
      </w:r>
      <w:r w:rsidR="00B90BA3" w:rsidRPr="00127044">
        <w:t xml:space="preserve"> access, institutional viability, and impact on learning outcomes.</w:t>
      </w:r>
    </w:p>
    <w:p w:rsidR="00C128E5" w:rsidRPr="00127044" w:rsidRDefault="00C128E5" w:rsidP="00D717AD">
      <w:pPr>
        <w:pStyle w:val="Heading2fordissertation"/>
      </w:pPr>
      <w:bookmarkStart w:id="73" w:name="_Toc357082340"/>
      <w:r w:rsidRPr="00127044">
        <w:t>Library Associations</w:t>
      </w:r>
      <w:bookmarkEnd w:id="73"/>
    </w:p>
    <w:p w:rsidR="00705384" w:rsidRPr="00127044" w:rsidRDefault="00250A41" w:rsidP="00250A41">
      <w:pPr>
        <w:pStyle w:val="BodyText"/>
      </w:pPr>
      <w:r w:rsidRPr="00127044">
        <w:t xml:space="preserve">National library </w:t>
      </w:r>
      <w:r w:rsidR="00C128E5" w:rsidRPr="00127044">
        <w:t>associations</w:t>
      </w:r>
      <w:r w:rsidR="006032E6" w:rsidRPr="00127044">
        <w:t xml:space="preserve"> began to call for a</w:t>
      </w:r>
      <w:r w:rsidRPr="00127044">
        <w:t>ssessments based on impact.</w:t>
      </w:r>
      <w:r w:rsidR="006032E6" w:rsidRPr="00127044">
        <w:t xml:space="preserve"> </w:t>
      </w:r>
      <w:r w:rsidR="00DB043C" w:rsidRPr="00127044">
        <w:t>T</w:t>
      </w:r>
      <w:r w:rsidR="00936645" w:rsidRPr="00127044">
        <w:t>he Institute of Museum and Library Services (IMLS)</w:t>
      </w:r>
      <w:r w:rsidR="0014747C" w:rsidRPr="00127044">
        <w:t>, a federal funding agency for libraries and museums</w:t>
      </w:r>
      <w:r w:rsidR="007B4FAB" w:rsidRPr="00127044">
        <w:t xml:space="preserve"> </w:t>
      </w:r>
      <w:r w:rsidR="00E6099C" w:rsidRPr="00127044">
        <w:fldChar w:fldCharType="begin"/>
      </w:r>
      <w:r w:rsidR="00535269" w:rsidRPr="00127044">
        <w:instrText xml:space="preserve"> ADDIN EN.CITE &lt;EndNote&gt;&lt;Cite&gt;&lt;Author&gt;Institute of Museum and Library Services&lt;/Author&gt;&lt;Year&gt;2010&lt;/Year&gt;&lt;RecNum&gt;363&lt;/RecNum&gt;&lt;record&gt;&lt;rec-number&gt;363&lt;/rec-number&gt;&lt;foreign-keys&gt;&lt;key app="EN" db-id="trdvwvf9m00zd4es0eavtr0g5zf90pzwzsw5"&gt;363&lt;/key&gt;&lt;/foreign-keys&gt;&lt;ref-type name="Web Page"&gt;12&lt;/ref-type&gt;&lt;contributors&gt;&lt;authors&gt;&lt;author&gt;Institute of Museum and Library Services,&lt;/author&gt;&lt;/authors&gt;&lt;/contributors&gt;&lt;titles&gt;&lt;title&gt;About Us&lt;/title&gt;&lt;/titles&gt;&lt;volume&gt;2010&lt;/volume&gt;&lt;dates&gt;&lt;year&gt;2010&lt;/year&gt;&lt;/dates&gt;&lt;urls&gt;&lt;related-urls&gt;&lt;url&gt;http://www.imls.gov/about/about.shtm&lt;/url&gt;&lt;/related-urls&gt;&lt;/urls&gt;&lt;/record&gt;&lt;/Cite&gt;&lt;/EndNote&gt;</w:instrText>
      </w:r>
      <w:r w:rsidR="00E6099C" w:rsidRPr="00127044">
        <w:fldChar w:fldCharType="separate"/>
      </w:r>
      <w:r w:rsidR="006A6CE7" w:rsidRPr="00127044">
        <w:rPr>
          <w:noProof/>
        </w:rPr>
        <w:t>(</w:t>
      </w:r>
      <w:hyperlink w:anchor="_ENREF_56" w:tooltip="Institute of Museum and Library Services, 2010 #363" w:history="1">
        <w:r w:rsidR="00886D37" w:rsidRPr="00127044">
          <w:rPr>
            <w:noProof/>
          </w:rPr>
          <w:t>Institute of Museum and Library Services, 2010</w:t>
        </w:r>
      </w:hyperlink>
      <w:r w:rsidR="006A6CE7" w:rsidRPr="00127044">
        <w:rPr>
          <w:noProof/>
        </w:rPr>
        <w:t>)</w:t>
      </w:r>
      <w:r w:rsidR="00E6099C" w:rsidRPr="00127044">
        <w:fldChar w:fldCharType="end"/>
      </w:r>
      <w:r w:rsidR="0014747C" w:rsidRPr="00127044">
        <w:t xml:space="preserve"> </w:t>
      </w:r>
      <w:r w:rsidR="00936645" w:rsidRPr="00127044">
        <w:t>presented</w:t>
      </w:r>
      <w:r w:rsidR="007A0E46" w:rsidRPr="00127044">
        <w:t xml:space="preserve"> two opinion papers on outcomes-</w:t>
      </w:r>
      <w:r w:rsidR="00936645" w:rsidRPr="00127044">
        <w:t>based evaluation. In the opening sentence of the abstract intr</w:t>
      </w:r>
      <w:r w:rsidR="00303765" w:rsidRPr="00127044">
        <w:t xml:space="preserve">oducing </w:t>
      </w:r>
      <w:r w:rsidR="00303765" w:rsidRPr="00127044">
        <w:lastRenderedPageBreak/>
        <w:t>both papers, IMLS claimed</w:t>
      </w:r>
      <w:r w:rsidR="00825A1B" w:rsidRPr="00127044">
        <w:t>,</w:t>
      </w:r>
      <w:r w:rsidR="00936645" w:rsidRPr="00127044">
        <w:t xml:space="preserve"> “If museums and libraries are to compete for both public and private funds in an accountability-driven environment, they must develop evaluation practices that provide the most compelling picture of the impact of their s</w:t>
      </w:r>
      <w:r w:rsidR="00786E65" w:rsidRPr="00127044">
        <w:t xml:space="preserve">ervices” </w:t>
      </w:r>
      <w:r w:rsidR="00E6099C" w:rsidRPr="00127044">
        <w:fldChar w:fldCharType="begin">
          <w:fldData xml:space="preserve">PEVuZE5vdGU+PENpdGU+PEF1dGhvcj5JbnN0aXR1dGUgb2YgTXVzZXVtIGFuZCBMaWJyYXJ5IFNl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==
</w:fldData>
        </w:fldChar>
      </w:r>
      <w:r w:rsidR="00DA727F" w:rsidRPr="00127044">
        <w:instrText xml:space="preserve"> ADDIN EN.CITE </w:instrText>
      </w:r>
      <w:r w:rsidR="00E6099C" w:rsidRPr="00127044">
        <w:fldChar w:fldCharType="begin">
          <w:fldData xml:space="preserve">PEVuZE5vdGU+PENpdGU+PEF1dGhvcj5JbnN0aXR1dGUgb2YgTXVzZXVtIGFuZCBMaWJyYXJ5IFNl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==
</w:fldData>
        </w:fldChar>
      </w:r>
      <w:r w:rsidR="00DA727F" w:rsidRPr="00127044">
        <w:instrText xml:space="preserve"> ADDIN EN.CITE.DATA </w:instrText>
      </w:r>
      <w:r w:rsidR="00E6099C" w:rsidRPr="00127044">
        <w:fldChar w:fldCharType="end"/>
      </w:r>
      <w:r w:rsidR="00E6099C" w:rsidRPr="00127044">
        <w:fldChar w:fldCharType="separate"/>
      </w:r>
      <w:r w:rsidR="00DA727F" w:rsidRPr="00127044">
        <w:rPr>
          <w:noProof/>
        </w:rPr>
        <w:t>(</w:t>
      </w:r>
      <w:hyperlink w:anchor="_ENREF_55" w:tooltip="Institute of Museum and Library Services, 2000 #364" w:history="1">
        <w:r w:rsidR="00886D37" w:rsidRPr="00127044">
          <w:rPr>
            <w:noProof/>
          </w:rPr>
          <w:t>Institute of Museum and Library Services, 2000, p. 1</w:t>
        </w:r>
      </w:hyperlink>
      <w:r w:rsidR="00DA727F" w:rsidRPr="00127044">
        <w:rPr>
          <w:noProof/>
        </w:rPr>
        <w:t>)</w:t>
      </w:r>
      <w:r w:rsidR="00E6099C" w:rsidRPr="00127044">
        <w:fldChar w:fldCharType="end"/>
      </w:r>
      <w:r w:rsidR="00705384" w:rsidRPr="00127044">
        <w:t>. In the essays, they call</w:t>
      </w:r>
      <w:r w:rsidR="00303765" w:rsidRPr="00127044">
        <w:t>ed</w:t>
      </w:r>
      <w:r w:rsidR="00705384" w:rsidRPr="00127044">
        <w:t xml:space="preserve"> for outcomes-based measures.</w:t>
      </w:r>
      <w:r w:rsidR="00936645" w:rsidRPr="00127044">
        <w:t xml:space="preserve"> </w:t>
      </w:r>
      <w:r w:rsidR="00705384" w:rsidRPr="00127044">
        <w:t xml:space="preserve">In a follow up study funded by </w:t>
      </w:r>
      <w:r w:rsidR="00A272C7" w:rsidRPr="00127044">
        <w:t xml:space="preserve">the </w:t>
      </w:r>
      <w:r w:rsidR="00705384" w:rsidRPr="00127044">
        <w:t>IMLS, Durrance and Fisher-Pettigrew</w:t>
      </w:r>
      <w:r w:rsidR="00846E7F" w:rsidRPr="00127044">
        <w:t xml:space="preserve"> </w:t>
      </w:r>
      <w:r w:rsidR="00E6099C" w:rsidRPr="00127044">
        <w:fldChar w:fldCharType="begin"/>
      </w:r>
      <w:r w:rsidR="00535269" w:rsidRPr="00127044">
        <w:instrText xml:space="preserve"> ADDIN EN.CITE &lt;EndNote&gt;&lt;Cite ExcludeAuth="1"&gt;&lt;Author&gt;Durrance&lt;/Author&gt;&lt;Year&gt;2002&lt;/Year&gt;&lt;RecNum&gt;133&lt;/RecNum&gt;&lt;record&gt;&lt;rec-number&gt;133&lt;/rec-number&gt;&lt;foreign-keys&gt;&lt;key app="EN" db-id="trdvwvf9m00zd4es0eavtr0g5zf90pzwzsw5"&gt;133&lt;/key&gt;&lt;/foreign-keys&gt;&lt;ref-type name="Journal Article"&gt;17&lt;/ref-type&gt;&lt;contributors&gt;&lt;authors&gt;&lt;author&gt;Durrance, Joan C.&lt;/author&gt;&lt;author&gt;Fisher-Pettigrew, Karen E.&lt;/author&gt;&lt;/authors&gt;&lt;/contributors&gt;&lt;titles&gt;&lt;title&gt;Toward Developing Measures of the Impact of Library and Information Services&lt;/title&gt;&lt;secondary-title&gt;Reference &amp;amp; User Services Quarterly&lt;/secondary-title&gt;&lt;/titles&gt;&lt;periodical&gt;&lt;full-title&gt;Reference &amp;amp; User Services Quarterly&lt;/full-title&gt;&lt;/periodical&gt;&lt;pages&gt;43&lt;/pages&gt;&lt;volume&gt;42&lt;/volume&gt;&lt;number&gt;1&lt;/number&gt;&lt;keywords&gt;&lt;keyword&gt;COMMUNITY information services&lt;/keyword&gt;&lt;keyword&gt;INFORMATION services&lt;/keyword&gt;&lt;keyword&gt;PUBLIC libraries&lt;/keyword&gt;&lt;keyword&gt;PUBLIC librarians&lt;/keyword&gt;&lt;/keywords&gt;&lt;dates&gt;&lt;year&gt;2002&lt;/year&gt;&lt;pub-dates&gt;&lt;date&gt;Fall2002&lt;/date&gt;&lt;/pub-dates&gt;&lt;/dates&gt;&lt;publisher&gt;American Library Association&lt;/publisher&gt;&lt;isbn&gt;10949054&lt;/isbn&gt;&lt;urls&gt;&lt;related-urls&gt;&lt;url&gt;http://libproxy.unm.edu/login?url=http://search.ebscohost.com/login.aspx?direct=true&amp;amp;db=ehh&amp;amp;AN=7541477&amp;amp;site=ehost-live&amp;amp;scope=site&lt;/url&gt;&lt;/related-urls&gt;&lt;/urls&gt;&lt;remote-database-name&gt;ehh&lt;/remote-database-name&gt;&lt;remote-database-provider&gt;EBSCOhost&lt;/remote-database-provider&gt;&lt;/record&gt;&lt;/Cite&gt;&lt;/EndNote&gt;</w:instrText>
      </w:r>
      <w:r w:rsidR="00E6099C" w:rsidRPr="00127044">
        <w:fldChar w:fldCharType="separate"/>
      </w:r>
      <w:r w:rsidR="00846E7F" w:rsidRPr="00127044">
        <w:rPr>
          <w:noProof/>
        </w:rPr>
        <w:t>(</w:t>
      </w:r>
      <w:hyperlink w:anchor="_ENREF_38" w:tooltip="Durrance, 2002 #133" w:history="1">
        <w:r w:rsidR="00886D37" w:rsidRPr="00127044">
          <w:rPr>
            <w:noProof/>
          </w:rPr>
          <w:t>2002</w:t>
        </w:r>
      </w:hyperlink>
      <w:r w:rsidR="00846E7F" w:rsidRPr="00127044">
        <w:rPr>
          <w:noProof/>
        </w:rPr>
        <w:t>)</w:t>
      </w:r>
      <w:r w:rsidR="00E6099C" w:rsidRPr="00127044">
        <w:fldChar w:fldCharType="end"/>
      </w:r>
      <w:r w:rsidR="00705384" w:rsidRPr="00127044">
        <w:t xml:space="preserve"> call</w:t>
      </w:r>
      <w:r w:rsidR="00212C85" w:rsidRPr="00127044">
        <w:t>ed</w:t>
      </w:r>
      <w:r w:rsidR="00705384" w:rsidRPr="00127044">
        <w:t xml:space="preserve"> for “context-centered</w:t>
      </w:r>
      <w:r w:rsidR="004C4BB4" w:rsidRPr="00127044">
        <w:t xml:space="preserve"> approaches</w:t>
      </w:r>
      <w:r w:rsidR="00825A1B" w:rsidRPr="00127044">
        <w:t>”</w:t>
      </w:r>
      <w:r w:rsidR="004C4BB4" w:rsidRPr="00127044">
        <w:t xml:space="preserve"> to</w:t>
      </w:r>
      <w:r w:rsidR="00705384" w:rsidRPr="00127044">
        <w:t xml:space="preserve"> </w:t>
      </w:r>
      <w:r w:rsidR="004C4BB4" w:rsidRPr="00127044">
        <w:t>determin</w:t>
      </w:r>
      <w:r w:rsidR="00825A1B" w:rsidRPr="00127044">
        <w:t>e</w:t>
      </w:r>
      <w:r w:rsidR="004C4BB4" w:rsidRPr="00127044">
        <w:t xml:space="preserve"> “what has changed as a result of </w:t>
      </w:r>
      <w:r w:rsidR="00846E7F" w:rsidRPr="00127044">
        <w:t>our work</w:t>
      </w:r>
      <w:r w:rsidR="00705384" w:rsidRPr="00127044">
        <w:t>” by focusing on user needs</w:t>
      </w:r>
      <w:r w:rsidR="007B4FAB" w:rsidRPr="00127044">
        <w:t xml:space="preserve"> </w:t>
      </w:r>
      <w:r w:rsidR="00E6099C" w:rsidRPr="00127044">
        <w:fldChar w:fldCharType="begin"/>
      </w:r>
      <w:r w:rsidR="00535269" w:rsidRPr="00127044">
        <w:instrText xml:space="preserve"> ADDIN EN.CITE &lt;EndNote&gt;&lt;Cite ExcludeAuth="1" ExcludeYear="1"&gt;&lt;Author&gt;Durrance&lt;/Author&gt;&lt;Year&gt;2002&lt;/Year&gt;&lt;RecNum&gt;133&lt;/RecNum&gt;&lt;Pages&gt;48&lt;/Pages&gt;&lt;record&gt;&lt;rec-number&gt;133&lt;/rec-number&gt;&lt;foreign-keys&gt;&lt;key app="EN" db-id="trdvwvf9m00zd4es0eavtr0g5zf90pzwzsw5"&gt;133&lt;/key&gt;&lt;/foreign-keys&gt;&lt;ref-type name="Journal Article"&gt;17&lt;/ref-type&gt;&lt;contributors&gt;&lt;authors&gt;&lt;author&gt;Durrance, Joan C.&lt;/author&gt;&lt;author&gt;Fisher-Pettigrew, Karen E.&lt;/author&gt;&lt;/authors&gt;&lt;/contributors&gt;&lt;titles&gt;&lt;title&gt;Toward Developing Measures of the Impact of Library and Information Services&lt;/title&gt;&lt;secondary-title&gt;Reference &amp;amp; User Services Quarterly&lt;/secondary-title&gt;&lt;/titles&gt;&lt;periodical&gt;&lt;full-title&gt;Reference &amp;amp; User Services Quarterly&lt;/full-title&gt;&lt;/periodical&gt;&lt;pages&gt;43&lt;/pages&gt;&lt;volume&gt;42&lt;/volume&gt;&lt;number&gt;1&lt;/number&gt;&lt;keywords&gt;&lt;keyword&gt;COMMUNITY information services&lt;/keyword&gt;&lt;keyword&gt;INFORMATION services&lt;/keyword&gt;&lt;keyword&gt;PUBLIC libraries&lt;/keyword&gt;&lt;keyword&gt;PUBLIC librarians&lt;/keyword&gt;&lt;/keywords&gt;&lt;dates&gt;&lt;year&gt;2002&lt;/year&gt;&lt;pub-dates&gt;&lt;date&gt;Fall2002&lt;/date&gt;&lt;/pub-dates&gt;&lt;/dates&gt;&lt;publisher&gt;American Library Association&lt;/publisher&gt;&lt;isbn&gt;10949054&lt;/isbn&gt;&lt;urls&gt;&lt;related-urls&gt;&lt;url&gt;http://libproxy.unm.edu/login?url=http://search.ebscohost.com/login.aspx?direct=true&amp;amp;db=ehh&amp;amp;AN=7541477&amp;amp;site=ehost-live&amp;amp;scope=site&lt;/url&gt;&lt;/related-urls&gt;&lt;/urls&gt;&lt;remote-database-name&gt;ehh&lt;/remote-database-name&gt;&lt;remote-database-provider&gt;EBSCOhost&lt;/remote-database-provider&gt;&lt;/record&gt;&lt;/Cite&gt;&lt;/EndNote&gt;</w:instrText>
      </w:r>
      <w:r w:rsidR="00E6099C" w:rsidRPr="00127044">
        <w:fldChar w:fldCharType="separate"/>
      </w:r>
      <w:r w:rsidR="00846E7F" w:rsidRPr="00127044">
        <w:rPr>
          <w:noProof/>
        </w:rPr>
        <w:t>(</w:t>
      </w:r>
      <w:hyperlink w:anchor="_ENREF_38" w:tooltip="Durrance, 2002 #133" w:history="1">
        <w:r w:rsidR="00886D37" w:rsidRPr="00127044">
          <w:rPr>
            <w:noProof/>
          </w:rPr>
          <w:t>p. 48</w:t>
        </w:r>
      </w:hyperlink>
      <w:r w:rsidR="00846E7F" w:rsidRPr="00127044">
        <w:rPr>
          <w:noProof/>
        </w:rPr>
        <w:t>)</w:t>
      </w:r>
      <w:r w:rsidR="00E6099C" w:rsidRPr="00127044">
        <w:fldChar w:fldCharType="end"/>
      </w:r>
      <w:r w:rsidR="00705384" w:rsidRPr="00127044">
        <w:t>. Though their</w:t>
      </w:r>
      <w:r w:rsidR="007B4FAB" w:rsidRPr="00127044">
        <w:t xml:space="preserve"> research focused</w:t>
      </w:r>
      <w:r w:rsidR="00705384" w:rsidRPr="00127044">
        <w:t xml:space="preserve"> on the public library</w:t>
      </w:r>
      <w:r w:rsidR="00E12037" w:rsidRPr="00127044">
        <w:t xml:space="preserve"> rather than the academic</w:t>
      </w:r>
      <w:r w:rsidR="00705384" w:rsidRPr="00127044">
        <w:t xml:space="preserve">, it </w:t>
      </w:r>
      <w:r w:rsidR="007B4FAB" w:rsidRPr="00127044">
        <w:t>was</w:t>
      </w:r>
      <w:r w:rsidR="00705384" w:rsidRPr="00127044">
        <w:t xml:space="preserve"> indicative of the drive to discover what impa</w:t>
      </w:r>
      <w:r w:rsidR="002E325A" w:rsidRPr="00127044">
        <w:t>ct the library has on its users, with findings including benefits to individuals, families, and the community.</w:t>
      </w:r>
    </w:p>
    <w:p w:rsidR="006032E6" w:rsidRPr="00127044" w:rsidRDefault="006032E6" w:rsidP="00250A41">
      <w:pPr>
        <w:pStyle w:val="BodyText"/>
      </w:pPr>
      <w:r w:rsidRPr="00127044">
        <w:t>The Association of Research Libraries</w:t>
      </w:r>
      <w:r w:rsidR="00250A41" w:rsidRPr="00127044">
        <w:t xml:space="preserve"> </w:t>
      </w:r>
      <w:r w:rsidR="00B45B53" w:rsidRPr="00127044">
        <w:t>(ARL)</w:t>
      </w:r>
      <w:r w:rsidR="00351050" w:rsidRPr="00127044">
        <w:t xml:space="preserve"> is “a nonprofit organization of 125 research libraries at comprehensive, research-extensive institutions in the US and Canada”</w:t>
      </w:r>
      <w:r w:rsidR="00B9562E" w:rsidRPr="00127044">
        <w:t xml:space="preserve"> </w:t>
      </w:r>
      <w:r w:rsidR="00E6099C" w:rsidRPr="00127044">
        <w:fldChar w:fldCharType="begin"/>
      </w:r>
      <w:r w:rsidR="00535269" w:rsidRPr="00127044">
        <w:instrText xml:space="preserve"> ADDIN EN.CITE &lt;EndNote&gt;&lt;Cite&gt;&lt;Author&gt;Association of Research Libraries&lt;/Author&gt;&lt;Year&gt;2010&lt;/Year&gt;&lt;RecNum&gt;365&lt;/RecNum&gt;&lt;record&gt;&lt;rec-number&gt;365&lt;/rec-number&gt;&lt;foreign-keys&gt;&lt;key app="EN" db-id="trdvwvf9m00zd4es0eavtr0g5zf90pzwzsw5"&gt;365&lt;/key&gt;&lt;/foreign-keys&gt;&lt;ref-type name="Web Page"&gt;12&lt;/ref-type&gt;&lt;contributors&gt;&lt;authors&gt;&lt;author&gt;Association of Research Libraries,&lt;/author&gt;&lt;/authors&gt;&lt;/contributors&gt;&lt;titles&gt;&lt;title&gt;About ARL&lt;/title&gt;&lt;/titles&gt;&lt;dates&gt;&lt;year&gt;2010&lt;/year&gt;&lt;/dates&gt;&lt;urls&gt;&lt;related-urls&gt;&lt;url&gt;http://www.arl.org/arl/&lt;/url&gt;&lt;/related-urls&gt;&lt;/urls&gt;&lt;/record&gt;&lt;/Cite&gt;&lt;/EndNote&gt;</w:instrText>
      </w:r>
      <w:r w:rsidR="00E6099C" w:rsidRPr="00127044">
        <w:fldChar w:fldCharType="separate"/>
      </w:r>
      <w:r w:rsidR="006A6CE7" w:rsidRPr="00127044">
        <w:rPr>
          <w:noProof/>
        </w:rPr>
        <w:t>(</w:t>
      </w:r>
      <w:hyperlink w:anchor="_ENREF_13" w:tooltip="Association of Research Libraries, 2010 #365" w:history="1">
        <w:r w:rsidR="00886D37" w:rsidRPr="00127044">
          <w:rPr>
            <w:noProof/>
          </w:rPr>
          <w:t>Association of Research Libraries, 2010a</w:t>
        </w:r>
      </w:hyperlink>
      <w:r w:rsidR="006A6CE7" w:rsidRPr="00127044">
        <w:rPr>
          <w:noProof/>
        </w:rPr>
        <w:t>)</w:t>
      </w:r>
      <w:r w:rsidR="00E6099C" w:rsidRPr="00127044">
        <w:fldChar w:fldCharType="end"/>
      </w:r>
      <w:r w:rsidR="00351050" w:rsidRPr="00127044">
        <w:t xml:space="preserve">. </w:t>
      </w:r>
      <w:r w:rsidR="004A2E8D" w:rsidRPr="00127044">
        <w:t xml:space="preserve">Traditionally, ARL has produced an annual ranking of member research libraries based on </w:t>
      </w:r>
      <w:r w:rsidR="00C26505" w:rsidRPr="00127044">
        <w:t xml:space="preserve">an </w:t>
      </w:r>
      <w:r w:rsidR="00351050" w:rsidRPr="00127044">
        <w:t xml:space="preserve">algorithm combining </w:t>
      </w:r>
      <w:r w:rsidR="001C5FD7" w:rsidRPr="00127044">
        <w:t>input and output</w:t>
      </w:r>
      <w:r w:rsidR="00351050" w:rsidRPr="00127044">
        <w:t xml:space="preserve"> measures</w:t>
      </w:r>
      <w:r w:rsidR="004A2E8D" w:rsidRPr="00127044">
        <w:t xml:space="preserve"> under the assumption that these numbers reflect on the quality of the library. </w:t>
      </w:r>
      <w:r w:rsidR="009A0DE9" w:rsidRPr="00127044">
        <w:t>Dissatisfaction</w:t>
      </w:r>
      <w:r w:rsidR="00351050" w:rsidRPr="00127044">
        <w:t xml:space="preserve"> with that assumption led ARL to </w:t>
      </w:r>
      <w:r w:rsidR="00705EC0" w:rsidRPr="00127044">
        <w:t xml:space="preserve">hold a 1999 retreat which resulted in the ARL </w:t>
      </w:r>
      <w:r w:rsidR="00705EC0" w:rsidRPr="00127044">
        <w:rPr>
          <w:i/>
        </w:rPr>
        <w:t>New Measures</w:t>
      </w:r>
      <w:r w:rsidR="00705EC0" w:rsidRPr="00127044">
        <w:t xml:space="preserve"> initiative</w:t>
      </w:r>
      <w:r w:rsidR="00B75EEE" w:rsidRPr="00127044">
        <w:t xml:space="preserve"> </w:t>
      </w:r>
      <w:r w:rsidR="00E6099C" w:rsidRPr="00127044">
        <w:fldChar w:fldCharType="begin"/>
      </w:r>
      <w:r w:rsidR="00535269" w:rsidRPr="00127044">
        <w:instrText xml:space="preserve"> ADDIN EN.CITE &lt;EndNote&gt;&lt;Cite&gt;&lt;Author&gt;Association of Research Libraries&lt;/Author&gt;&lt;Year&gt;2010&lt;/Year&gt;&lt;RecNum&gt;366&lt;/RecNum&gt;&lt;record&gt;&lt;rec-number&gt;366&lt;/rec-number&gt;&lt;foreign-keys&gt;&lt;key app="EN" db-id="trdvwvf9m00zd4es0eavtr0g5zf90pzwzsw5"&gt;366&lt;/key&gt;&lt;/foreign-keys&gt;&lt;ref-type name="Web Page"&gt;12&lt;/ref-type&gt;&lt;contributors&gt;&lt;authors&gt;&lt;author&gt;Association of Research Libraries,&lt;/author&gt;&lt;/authors&gt;&lt;/contributors&gt;&lt;titles&gt;&lt;title&gt;Statistics &amp;amp; Assessment&lt;/title&gt;&lt;/titles&gt;&lt;dates&gt;&lt;year&gt;2010&lt;/year&gt;&lt;/dates&gt;&lt;urls&gt;&lt;related-urls&gt;&lt;url&gt;http://www.arl.org/stats/initiatives/&lt;/url&gt;&lt;/related-urls&gt;&lt;/urls&gt;&lt;/record&gt;&lt;/Cite&gt;&lt;/EndNote&gt;</w:instrText>
      </w:r>
      <w:r w:rsidR="00E6099C" w:rsidRPr="00127044">
        <w:fldChar w:fldCharType="separate"/>
      </w:r>
      <w:r w:rsidR="000471C3" w:rsidRPr="00127044">
        <w:rPr>
          <w:noProof/>
        </w:rPr>
        <w:t>(</w:t>
      </w:r>
      <w:hyperlink w:anchor="_ENREF_15" w:tooltip="Association of Research Libraries, 2010 #366" w:history="1">
        <w:r w:rsidR="00886D37" w:rsidRPr="00127044">
          <w:rPr>
            <w:noProof/>
          </w:rPr>
          <w:t>Association of Research Libraries, 2010c</w:t>
        </w:r>
      </w:hyperlink>
      <w:r w:rsidR="000471C3" w:rsidRPr="00127044">
        <w:rPr>
          <w:noProof/>
        </w:rPr>
        <w:t>)</w:t>
      </w:r>
      <w:r w:rsidR="00E6099C" w:rsidRPr="00127044">
        <w:fldChar w:fldCharType="end"/>
      </w:r>
      <w:r w:rsidR="00B75EEE" w:rsidRPr="00127044">
        <w:t xml:space="preserve">. </w:t>
      </w:r>
      <w:r w:rsidR="00705EC0" w:rsidRPr="00127044">
        <w:t xml:space="preserve">As a result, ARL </w:t>
      </w:r>
      <w:r w:rsidR="00351050" w:rsidRPr="00127044">
        <w:t xml:space="preserve">commissioned two studies exploring alternative means of measuring quality. </w:t>
      </w:r>
      <w:r w:rsidR="00705EC0" w:rsidRPr="00127044">
        <w:t>Introducing the first study,</w:t>
      </w:r>
      <w:r w:rsidR="005D06A6" w:rsidRPr="00127044">
        <w:t xml:space="preserve"> </w:t>
      </w:r>
      <w:r w:rsidR="00705EC0" w:rsidRPr="00127044">
        <w:t>ARL Director of Information</w:t>
      </w:r>
      <w:r w:rsidR="00212C85" w:rsidRPr="00127044">
        <w:t xml:space="preserve"> Services Blixrud noted</w:t>
      </w:r>
      <w:r w:rsidR="00705EC0" w:rsidRPr="00127044">
        <w:t xml:space="preserve"> that the measures were designed to respond to “two challenges currently facing research libraries. The first is to demonstrate how research libraries have an impact in areas of importance to their institutions; the second is the increasing pressure to maximize the use of resources</w:t>
      </w:r>
      <w:r w:rsidR="000027DD" w:rsidRPr="00127044">
        <w:t>”</w:t>
      </w:r>
      <w:r w:rsidR="00B75EEE" w:rsidRPr="00127044">
        <w:t xml:space="preserve"> </w:t>
      </w:r>
      <w:r w:rsidR="00E6099C" w:rsidRPr="00127044">
        <w:fldChar w:fldCharType="begin"/>
      </w:r>
      <w:r w:rsidR="00535269" w:rsidRPr="00127044">
        <w:instrText xml:space="preserve"> ADDIN EN.CITE &lt;EndNote&gt;&lt;Cite&gt;&lt;Author&gt;Blixrud&lt;/Author&gt;&lt;Year&gt;2001&lt;/Year&gt;&lt;RecNum&gt;47&lt;/RecNum&gt;&lt;Pages&gt;27&lt;/Pages&gt;&lt;record&gt;&lt;rec-number&gt;47&lt;/rec-number&gt;&lt;foreign-keys&gt;&lt;key app="EN" db-id="trdvwvf9m00zd4es0eavtr0g5zf90pzwzsw5"&gt;47&lt;/key&gt;&lt;/foreign-keys&gt;&lt;ref-type name="Journal Article"&gt;17&lt;/ref-type&gt;&lt;contributors&gt;&lt;authors&gt;&lt;author&gt;Blixrud, Julia C.&lt;/author&gt;&lt;/authors&gt;&lt;/contributors&gt;&lt;titles&gt;&lt;title&gt;Establishing a Role for Research Libraries in Learning Outcomes Assessment Programs&lt;/title&gt;&lt;secondary-title&gt;Journal of Library Administration&lt;/secondary-title&gt;&lt;/titles&gt;&lt;periodical&gt;&lt;full-title&gt;Journal of Library Administration&lt;/full-title&gt;&lt;/periodical&gt;&lt;pages&gt;27&lt;/pages&gt;&lt;volume&gt;35&lt;/volume&gt;&lt;number&gt;4&lt;/number&gt;&lt;keywords&gt;&lt;keyword&gt;RESEARCH libraries&lt;/keyword&gt;&lt;keyword&gt;ACADEMIC libraries -- United States&lt;/keyword&gt;&lt;keyword&gt;EDUCATIONAL evaluation&lt;/keyword&gt;&lt;keyword&gt;ASSOCIATION of Research Libraries&lt;/keyword&gt;&lt;keyword&gt;UNITED States&lt;/keyword&gt;&lt;/keywords&gt;&lt;dates&gt;&lt;year&gt;2001&lt;/year&gt;&lt;/dates&gt;&lt;publisher&gt;Haworth Press&lt;/publisher&gt;&lt;isbn&gt;01930826&lt;/isbn&gt;&lt;urls&gt;&lt;related-urls&gt;&lt;url&gt;http://libproxy.unm.edu/login?url=http://search.ebscohost.com/login.aspx?direct=true&amp;amp;db=ehh&amp;amp;AN=7418803&amp;amp;loginpage=Login.asp&amp;amp;site=ehost-live&amp;amp;scope=site&lt;/url&gt;&lt;/related-urls&gt;&lt;/urls&gt;&lt;research-notes&gt;&lt;style face="normal" font="Times New Roman" size="100%"&gt;Blixrud writes an introduction to Smith’s article (see below). Essentially, she talks about why ARL commissioned the study&lt;/style&gt;&lt;/research-notes&gt;&lt;/record&gt;&lt;/Cite&gt;&lt;/EndNote&gt;</w:instrText>
      </w:r>
      <w:r w:rsidR="00E6099C" w:rsidRPr="00127044">
        <w:fldChar w:fldCharType="separate"/>
      </w:r>
      <w:r w:rsidR="00C77637" w:rsidRPr="00127044">
        <w:rPr>
          <w:noProof/>
        </w:rPr>
        <w:t>(</w:t>
      </w:r>
      <w:hyperlink w:anchor="_ENREF_23" w:tooltip="Blixrud, 2001 #47" w:history="1">
        <w:r w:rsidR="00886D37" w:rsidRPr="00127044">
          <w:rPr>
            <w:noProof/>
          </w:rPr>
          <w:t>Blixrud, 2001, p. 27</w:t>
        </w:r>
      </w:hyperlink>
      <w:r w:rsidR="00C77637" w:rsidRPr="00127044">
        <w:rPr>
          <w:noProof/>
        </w:rPr>
        <w:t>)</w:t>
      </w:r>
      <w:r w:rsidR="00E6099C" w:rsidRPr="00127044">
        <w:fldChar w:fldCharType="end"/>
      </w:r>
      <w:r w:rsidR="00705EC0" w:rsidRPr="00127044">
        <w:t xml:space="preserve">. In the first study, </w:t>
      </w:r>
      <w:r w:rsidRPr="00127044">
        <w:t xml:space="preserve">Smith </w:t>
      </w:r>
      <w:r w:rsidR="00212C85" w:rsidRPr="00127044">
        <w:t>recommended</w:t>
      </w:r>
      <w:r w:rsidRPr="00127044">
        <w:t xml:space="preserve"> that libraries </w:t>
      </w:r>
      <w:r w:rsidR="00250A41" w:rsidRPr="00127044">
        <w:lastRenderedPageBreak/>
        <w:t>replace</w:t>
      </w:r>
      <w:r w:rsidRPr="00127044">
        <w:t xml:space="preserve"> input and output measures with student learning outcome</w:t>
      </w:r>
      <w:r w:rsidR="00B47118" w:rsidRPr="00127044">
        <w:t>s</w:t>
      </w:r>
      <w:r w:rsidR="00250A41" w:rsidRPr="00127044">
        <w:t xml:space="preserve"> </w:t>
      </w:r>
      <w:r w:rsidRPr="00127044">
        <w:t xml:space="preserve">such as </w:t>
      </w:r>
      <w:r w:rsidR="00250A41" w:rsidRPr="00127044">
        <w:t xml:space="preserve">measures of </w:t>
      </w:r>
      <w:r w:rsidRPr="00127044">
        <w:t>information</w:t>
      </w:r>
      <w:r w:rsidR="00250A41" w:rsidRPr="00127044">
        <w:t xml:space="preserve"> literacy and student research </w:t>
      </w:r>
      <w:r w:rsidR="00E6099C" w:rsidRPr="00127044">
        <w:fldChar w:fldCharType="begin">
          <w:fldData xml:space="preserve">PEVuZE5vdGU+PENpdGU+PEF1dGhvcj5TbWl0aDwvQXV0aG9yPjxZZWFyPjIwMDE8L1llYXI+PFJl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</w:fldData>
        </w:fldChar>
      </w:r>
      <w:r w:rsidR="00535269" w:rsidRPr="00127044">
        <w:instrText xml:space="preserve"> ADDIN EN.CITE </w:instrText>
      </w:r>
      <w:r w:rsidR="00E6099C" w:rsidRPr="00127044">
        <w:fldChar w:fldCharType="begin">
          <w:fldData xml:space="preserve">PEVuZE5vdGU+PENpdGU+PEF1dGhvcj5TbWl0aDwvQXV0aG9yPjxZZWFyPjIwMDE8L1llYXI+PFJl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</w:fldData>
        </w:fldChar>
      </w:r>
      <w:r w:rsidR="00535269" w:rsidRPr="00127044">
        <w:instrText xml:space="preserve"> ADDIN EN.CITE.DATA </w:instrText>
      </w:r>
      <w:r w:rsidR="00E6099C" w:rsidRPr="00127044">
        <w:fldChar w:fldCharType="end"/>
      </w:r>
      <w:r w:rsidR="00E6099C" w:rsidRPr="00127044">
        <w:fldChar w:fldCharType="separate"/>
      </w:r>
      <w:r w:rsidR="006A6CE7" w:rsidRPr="00127044">
        <w:rPr>
          <w:noProof/>
        </w:rPr>
        <w:t>(</w:t>
      </w:r>
      <w:hyperlink w:anchor="_ENREF_109" w:tooltip="Smith, 2001 #51" w:history="1">
        <w:r w:rsidR="00886D37" w:rsidRPr="00127044">
          <w:rPr>
            <w:noProof/>
          </w:rPr>
          <w:t>Smith, 2001</w:t>
        </w:r>
      </w:hyperlink>
      <w:r w:rsidR="006A6CE7" w:rsidRPr="00127044">
        <w:rPr>
          <w:noProof/>
        </w:rPr>
        <w:t>)</w:t>
      </w:r>
      <w:r w:rsidR="00E6099C" w:rsidRPr="00127044">
        <w:fldChar w:fldCharType="end"/>
      </w:r>
      <w:r w:rsidR="00250A41" w:rsidRPr="00127044">
        <w:t xml:space="preserve">. </w:t>
      </w:r>
      <w:r w:rsidR="00705EC0" w:rsidRPr="00127044">
        <w:t xml:space="preserve">In the second study, </w:t>
      </w:r>
      <w:r w:rsidR="00250A41" w:rsidRPr="00127044">
        <w:rPr>
          <w:szCs w:val="24"/>
        </w:rPr>
        <w:t>Fraser, McClure, and Leahy</w:t>
      </w:r>
      <w:r w:rsidR="00C77637" w:rsidRPr="00127044">
        <w:rPr>
          <w:szCs w:val="24"/>
        </w:rPr>
        <w:t xml:space="preserve"> </w:t>
      </w:r>
      <w:r w:rsidR="00E6099C" w:rsidRPr="00127044">
        <w:fldChar w:fldCharType="begin">
          <w:fldData xml:space="preserve">PEVuZE5vdGU+PENpdGUgRXhjbHVkZUF1dGg9IjEiPjxBdXRob3I+RnJhc2VyPC9BdXRob3I+PFll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</w:fldData>
        </w:fldChar>
      </w:r>
      <w:r w:rsidR="00747ABA" w:rsidRPr="00127044">
        <w:instrText xml:space="preserve"> ADDIN EN.CITE </w:instrText>
      </w:r>
      <w:r w:rsidR="00E6099C" w:rsidRPr="00127044">
        <w:fldChar w:fldCharType="begin">
          <w:fldData xml:space="preserve">PEVuZE5vdGU+PENpdGUgRXhjbHVkZUF1dGg9IjEiPjxBdXRob3I+RnJhc2VyPC9BdXRob3I+PFll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</w:fldData>
        </w:fldChar>
      </w:r>
      <w:r w:rsidR="00747ABA" w:rsidRPr="00127044">
        <w:instrText xml:space="preserve"> ADDIN EN.CITE.DATA </w:instrText>
      </w:r>
      <w:r w:rsidR="00E6099C" w:rsidRPr="00127044">
        <w:fldChar w:fldCharType="end"/>
      </w:r>
      <w:r w:rsidR="00E6099C" w:rsidRPr="00127044">
        <w:fldChar w:fldCharType="separate"/>
      </w:r>
      <w:r w:rsidR="00C77637" w:rsidRPr="00127044">
        <w:rPr>
          <w:noProof/>
        </w:rPr>
        <w:t>(</w:t>
      </w:r>
      <w:hyperlink w:anchor="_ENREF_44" w:tooltip="Fraser, 2002 #57" w:history="1">
        <w:r w:rsidR="00886D37" w:rsidRPr="00127044">
          <w:rPr>
            <w:noProof/>
          </w:rPr>
          <w:t>2002</w:t>
        </w:r>
      </w:hyperlink>
      <w:r w:rsidR="00C77637" w:rsidRPr="00127044">
        <w:rPr>
          <w:noProof/>
        </w:rPr>
        <w:t>)</w:t>
      </w:r>
      <w:r w:rsidR="00E6099C" w:rsidRPr="00127044">
        <w:fldChar w:fldCharType="end"/>
      </w:r>
      <w:r w:rsidR="00C77637" w:rsidRPr="00127044">
        <w:rPr>
          <w:szCs w:val="24"/>
        </w:rPr>
        <w:t xml:space="preserve"> </w:t>
      </w:r>
      <w:r w:rsidRPr="00127044">
        <w:t>develop</w:t>
      </w:r>
      <w:r w:rsidR="00250A41" w:rsidRPr="00127044">
        <w:t>ed</w:t>
      </w:r>
      <w:r w:rsidRPr="00127044">
        <w:t xml:space="preserve"> a </w:t>
      </w:r>
      <w:r w:rsidR="00250A41" w:rsidRPr="00127044">
        <w:t>model</w:t>
      </w:r>
      <w:r w:rsidRPr="00127044">
        <w:t xml:space="preserve"> for</w:t>
      </w:r>
      <w:r w:rsidR="00250A41" w:rsidRPr="00127044">
        <w:t xml:space="preserve"> </w:t>
      </w:r>
      <w:r w:rsidRPr="00127044">
        <w:t>assessing libr</w:t>
      </w:r>
      <w:r w:rsidR="00250A41" w:rsidRPr="00127044">
        <w:t xml:space="preserve">ary and institutional outcomes that </w:t>
      </w:r>
      <w:r w:rsidRPr="00127044">
        <w:t>tie</w:t>
      </w:r>
      <w:r w:rsidR="00250A41" w:rsidRPr="00127044">
        <w:t xml:space="preserve">d </w:t>
      </w:r>
      <w:r w:rsidRPr="00127044">
        <w:t xml:space="preserve">library activities to campus vision, mission, and goals. </w:t>
      </w:r>
      <w:r w:rsidR="000B382A" w:rsidRPr="00127044">
        <w:t xml:space="preserve">The authors did </w:t>
      </w:r>
      <w:r w:rsidRPr="00127044">
        <w:t>not</w:t>
      </w:r>
      <w:r w:rsidR="00250A41" w:rsidRPr="00127044">
        <w:t xml:space="preserve"> </w:t>
      </w:r>
      <w:r w:rsidRPr="00127044">
        <w:t>explicitly</w:t>
      </w:r>
      <w:r w:rsidR="008369E3" w:rsidRPr="00127044">
        <w:t xml:space="preserve"> </w:t>
      </w:r>
      <w:r w:rsidR="000B382A" w:rsidRPr="00127044">
        <w:t>describe means of assessment</w:t>
      </w:r>
      <w:r w:rsidR="00250A41" w:rsidRPr="00127044">
        <w:t>, but stressed</w:t>
      </w:r>
      <w:r w:rsidRPr="00127044">
        <w:t xml:space="preserve"> </w:t>
      </w:r>
      <w:r w:rsidR="00250A41" w:rsidRPr="00127044">
        <w:t xml:space="preserve">aligning </w:t>
      </w:r>
      <w:r w:rsidR="000B382A" w:rsidRPr="00127044">
        <w:t>measures</w:t>
      </w:r>
      <w:r w:rsidR="00250A41" w:rsidRPr="00127044">
        <w:t xml:space="preserve"> with</w:t>
      </w:r>
      <w:r w:rsidRPr="00127044">
        <w:t xml:space="preserve"> local</w:t>
      </w:r>
      <w:r w:rsidR="00250A41" w:rsidRPr="00127044">
        <w:t xml:space="preserve"> institutional</w:t>
      </w:r>
      <w:r w:rsidRPr="00127044">
        <w:t xml:space="preserve"> </w:t>
      </w:r>
      <w:r w:rsidR="00250A41" w:rsidRPr="00127044">
        <w:t>mission and goals.</w:t>
      </w:r>
      <w:r w:rsidR="00396C8E" w:rsidRPr="00127044">
        <w:t xml:space="preserve"> </w:t>
      </w:r>
    </w:p>
    <w:p w:rsidR="005A3B9A" w:rsidRPr="00127044" w:rsidRDefault="005A3B9A" w:rsidP="005A3B9A">
      <w:pPr>
        <w:pStyle w:val="BodyText"/>
      </w:pPr>
      <w:r w:rsidRPr="00127044">
        <w:t>In 1998, the</w:t>
      </w:r>
      <w:r w:rsidR="000E14E1" w:rsidRPr="00127044">
        <w:t xml:space="preserve"> </w:t>
      </w:r>
      <w:r w:rsidR="00C264A3" w:rsidRPr="00127044">
        <w:t>Association of College and Research Libraries (ACRL),</w:t>
      </w:r>
      <w:r w:rsidR="00AE228E" w:rsidRPr="00127044">
        <w:t xml:space="preserve"> an </w:t>
      </w:r>
      <w:r w:rsidRPr="00127044">
        <w:t>organization</w:t>
      </w:r>
      <w:r w:rsidR="00AE228E" w:rsidRPr="00127044">
        <w:t xml:space="preserve"> serving the needs of academic librarians</w:t>
      </w:r>
      <w:r w:rsidRPr="00127044">
        <w:t xml:space="preserve">, realized that “the association has no statement on outcomes assessment, and that its standards, largely written as input measures, are out of step with the practices and philosophy of regional and professional accrediting agencies and state higher education agencies” </w:t>
      </w:r>
      <w:r w:rsidR="00E6099C" w:rsidRPr="00127044">
        <w:fldChar w:fldCharType="begin"/>
      </w:r>
      <w:r w:rsidR="00535269" w:rsidRPr="00127044">
        <w:instrText xml:space="preserve"> ADDIN EN.CITE &lt;EndNote&gt;&lt;Cite&gt;&lt;Author&gt;Association of College &amp;amp; Research Libraries&lt;/Author&gt;&lt;Year&gt;1998&lt;/Year&gt;&lt;RecNum&gt;367&lt;/RecNum&gt;&lt;Pages&gt;1&lt;/Pages&gt;&lt;record&gt;&lt;rec-number&gt;367&lt;/rec-number&gt;&lt;foreign-keys&gt;&lt;key app="EN" db-id="trdvwvf9m00zd4es0eavtr0g5zf90pzwzsw5"&gt;367&lt;/key&gt;&lt;/foreign-keys&gt;&lt;ref-type name="Web Page"&gt;12&lt;/ref-type&gt;&lt;contributors&gt;&lt;authors&gt;&lt;author&gt;Association of College &amp;amp; Research Libraries,&lt;/author&gt;&lt;/authors&gt;&lt;/contributors&gt;&lt;titles&gt;&lt;title&gt;Task Force on Academic Library Outcomes Assessment Report&lt;/title&gt;&lt;/titles&gt;&lt;volume&gt;2010&lt;/volume&gt;&lt;dates&gt;&lt;year&gt;1998&lt;/year&gt;&lt;/dates&gt;&lt;publisher&gt;Association of College &amp;amp; Research Libraries,&lt;/publisher&gt;&lt;urls&gt;&lt;related-urls&gt;&lt;url&gt;http://www.ala.org/ala/mgrps/divs/acrl/publications/whitepapers/taskforceacademic.cfm&lt;/url&gt;&lt;/related-urls&gt;&lt;/urls&gt;&lt;/record&gt;&lt;/Cite&gt;&lt;/EndNote&gt;</w:instrText>
      </w:r>
      <w:r w:rsidR="00E6099C" w:rsidRPr="00127044">
        <w:fldChar w:fldCharType="separate"/>
      </w:r>
      <w:r w:rsidR="00C77637" w:rsidRPr="00127044">
        <w:rPr>
          <w:noProof/>
        </w:rPr>
        <w:t>(</w:t>
      </w:r>
      <w:hyperlink w:anchor="_ENREF_6" w:tooltip="Association of College &amp; Research Libraries, 1998 #367" w:history="1">
        <w:r w:rsidR="00886D37" w:rsidRPr="00127044">
          <w:rPr>
            <w:noProof/>
          </w:rPr>
          <w:t>Association of College &amp; Research Libraries, 1998, p. 1</w:t>
        </w:r>
      </w:hyperlink>
      <w:r w:rsidR="00C77637" w:rsidRPr="00127044">
        <w:rPr>
          <w:noProof/>
        </w:rPr>
        <w:t>)</w:t>
      </w:r>
      <w:r w:rsidR="00E6099C" w:rsidRPr="00127044">
        <w:fldChar w:fldCharType="end"/>
      </w:r>
      <w:r w:rsidR="008407EC" w:rsidRPr="00127044">
        <w:t>.</w:t>
      </w:r>
      <w:r w:rsidR="00C77637" w:rsidRPr="00127044">
        <w:t xml:space="preserve"> </w:t>
      </w:r>
      <w:r w:rsidR="00212C85" w:rsidRPr="00127044">
        <w:t>As a result, ACRL</w:t>
      </w:r>
      <w:r w:rsidRPr="00127044">
        <w:t xml:space="preserve"> decided to form a task force on outcomes</w:t>
      </w:r>
      <w:r w:rsidR="00B75EEE" w:rsidRPr="00127044">
        <w:t xml:space="preserve">. </w:t>
      </w:r>
      <w:r w:rsidRPr="00127044">
        <w:t xml:space="preserve">Emerging from the task force in 2004 was a new version of its </w:t>
      </w:r>
      <w:r w:rsidRPr="00127044">
        <w:rPr>
          <w:i/>
        </w:rPr>
        <w:t>Standards for Libraries in Higher Education</w:t>
      </w:r>
      <w:r w:rsidRPr="00127044">
        <w:t>. While earlier standards focused on input measures such as collection and building size and number of staff, the new standards focused on “documenting the library’s contribution to institutional effectiveness and student learning outcomes”</w:t>
      </w:r>
      <w:r w:rsidR="00B75EEE" w:rsidRPr="00127044">
        <w:t xml:space="preserve"> </w:t>
      </w:r>
      <w:r w:rsidR="00E6099C" w:rsidRPr="00127044">
        <w:fldChar w:fldCharType="begin"/>
      </w:r>
      <w:r w:rsidR="00535269" w:rsidRPr="00127044">
        <w:instrText xml:space="preserve"> ADDIN EN.CITE &lt;EndNote&gt;&lt;Cite&gt;&lt;Author&gt;Association of College &amp;amp; Research Libraries&lt;/Author&gt;&lt;Year&gt;2004&lt;/Year&gt;&lt;RecNum&gt;368&lt;/RecNum&gt;&lt;Pages&gt;1&lt;/Pages&gt;&lt;record&gt;&lt;rec-number&gt;368&lt;/rec-number&gt;&lt;foreign-keys&gt;&lt;key app="EN" db-id="trdvwvf9m00zd4es0eavtr0g5zf90pzwzsw5"&gt;368&lt;/key&gt;&lt;/foreign-keys&gt;&lt;ref-type name="Web Page"&gt;12&lt;/ref-type&gt;&lt;contributors&gt;&lt;authors&gt;&lt;author&gt;Association of College &amp;amp; Research Libraries,&lt;/author&gt;&lt;/authors&gt;&lt;/contributors&gt;&lt;titles&gt;&lt;title&gt;Standards for Libraries in Higher Education&lt;/title&gt;&lt;/titles&gt;&lt;volume&gt;2010&lt;/volume&gt;&lt;dates&gt;&lt;year&gt;2004&lt;/year&gt;&lt;/dates&gt;&lt;urls&gt;&lt;related-urls&gt;&lt;url&gt;http://www.ala.org/ala/mgrps/divs/acrl/standards/standardslibraries.cfm&lt;/url&gt;&lt;/related-urls&gt;&lt;/urls&gt;&lt;/record&gt;&lt;/Cite&gt;&lt;/EndNote&gt;</w:instrText>
      </w:r>
      <w:r w:rsidR="00E6099C" w:rsidRPr="00127044">
        <w:fldChar w:fldCharType="separate"/>
      </w:r>
      <w:r w:rsidR="00C77637" w:rsidRPr="00127044">
        <w:rPr>
          <w:noProof/>
        </w:rPr>
        <w:t>(</w:t>
      </w:r>
      <w:hyperlink w:anchor="_ENREF_7" w:tooltip="Association of College &amp; Research Libraries, 2004 #368" w:history="1">
        <w:r w:rsidR="00886D37" w:rsidRPr="00127044">
          <w:rPr>
            <w:noProof/>
          </w:rPr>
          <w:t>Association of College &amp; Research Libraries, 2004, p. 1</w:t>
        </w:r>
      </w:hyperlink>
      <w:r w:rsidR="00C77637" w:rsidRPr="00127044">
        <w:rPr>
          <w:noProof/>
        </w:rPr>
        <w:t>)</w:t>
      </w:r>
      <w:r w:rsidR="00E6099C" w:rsidRPr="00127044">
        <w:fldChar w:fldCharType="end"/>
      </w:r>
      <w:r w:rsidR="00B75EEE" w:rsidRPr="00127044">
        <w:t>.</w:t>
      </w:r>
      <w:r w:rsidR="0003125B" w:rsidRPr="00127044">
        <w:t xml:space="preserve"> </w:t>
      </w:r>
    </w:p>
    <w:p w:rsidR="00E50BD4" w:rsidRPr="00127044" w:rsidRDefault="0003125B" w:rsidP="00AE228E">
      <w:pPr>
        <w:pStyle w:val="BodyText"/>
      </w:pPr>
      <w:r w:rsidRPr="00127044">
        <w:t xml:space="preserve">In </w:t>
      </w:r>
      <w:r w:rsidR="00E50061" w:rsidRPr="00127044">
        <w:t>recent</w:t>
      </w:r>
      <w:r w:rsidRPr="00127044">
        <w:t xml:space="preserve"> years, the </w:t>
      </w:r>
      <w:r w:rsidR="005A3B9A" w:rsidRPr="00127044">
        <w:t xml:space="preserve">movement has </w:t>
      </w:r>
      <w:r w:rsidRPr="00127044">
        <w:t>evolved under the</w:t>
      </w:r>
      <w:r w:rsidR="005A3B9A" w:rsidRPr="00127044">
        <w:t xml:space="preserve"> label of </w:t>
      </w:r>
      <w:r w:rsidR="005A3B9A" w:rsidRPr="00127044">
        <w:rPr>
          <w:i/>
        </w:rPr>
        <w:t>value</w:t>
      </w:r>
      <w:r w:rsidR="005A3B9A" w:rsidRPr="00127044">
        <w:t>.</w:t>
      </w:r>
      <w:r w:rsidRPr="00127044">
        <w:t xml:space="preserve"> In 2009,</w:t>
      </w:r>
      <w:r w:rsidR="00201351" w:rsidRPr="00127044">
        <w:t xml:space="preserve"> </w:t>
      </w:r>
      <w:r w:rsidR="00AE228E" w:rsidRPr="00127044">
        <w:t>ACRL</w:t>
      </w:r>
      <w:r w:rsidR="000050B9" w:rsidRPr="00127044">
        <w:t xml:space="preserve"> </w:t>
      </w:r>
      <w:r w:rsidR="00201351" w:rsidRPr="00127044">
        <w:t xml:space="preserve">launched a new strategic plan that made multiple references to recognizing the “value of the library” and then made it a </w:t>
      </w:r>
      <w:r w:rsidR="00026EB2" w:rsidRPr="00127044">
        <w:t>strategic priority for 2009-2013</w:t>
      </w:r>
      <w:r w:rsidR="00201351" w:rsidRPr="00127044">
        <w:t xml:space="preserve"> to </w:t>
      </w:r>
      <w:r w:rsidR="00502C28" w:rsidRPr="00127044">
        <w:t>“</w:t>
      </w:r>
      <w:r w:rsidR="00201351" w:rsidRPr="00127044">
        <w:t>i</w:t>
      </w:r>
      <w:r w:rsidR="00502C28" w:rsidRPr="00127044">
        <w:t>ncrease recognition of the value of libraries and librarians by leaders in</w:t>
      </w:r>
      <w:r w:rsidR="00201351" w:rsidRPr="00127044">
        <w:t xml:space="preserve"> </w:t>
      </w:r>
      <w:r w:rsidR="00502C28" w:rsidRPr="00127044">
        <w:t>higher education, information technology, funding agencies, and campus</w:t>
      </w:r>
      <w:r w:rsidR="00201351" w:rsidRPr="00127044">
        <w:t xml:space="preserve"> </w:t>
      </w:r>
      <w:r w:rsidR="00502C28" w:rsidRPr="00127044">
        <w:t>decision making”</w:t>
      </w:r>
      <w:r w:rsidR="007F3D78" w:rsidRPr="00127044">
        <w:t xml:space="preserve"> </w:t>
      </w:r>
      <w:r w:rsidR="00E6099C" w:rsidRPr="00127044">
        <w:fldChar w:fldCharType="begin"/>
      </w:r>
      <w:r w:rsidR="00535269" w:rsidRPr="00127044">
        <w:instrText xml:space="preserve"> ADDIN EN.CITE &lt;EndNote&gt;&lt;Cite&gt;&lt;Author&gt;Association of College &amp;amp; Research Libraries&lt;/Author&gt;&lt;Year&gt;2009&lt;/Year&gt;&lt;RecNum&gt;369&lt;/RecNum&gt;&lt;Pages&gt;1&lt;/Pages&gt;&lt;record&gt;&lt;rec-number&gt;369&lt;/rec-number&gt;&lt;foreign-keys&gt;&lt;key app="EN" db-id="trdvwvf9m00zd4es0eavtr0g5zf90pzwzsw5"&gt;369&lt;/key&gt;&lt;/foreign-keys&gt;&lt;ref-type name="Web Page"&gt;12&lt;/ref-type&gt;&lt;contributors&gt;&lt;authors&gt;&lt;author&gt;Association of College &amp;amp; Research Libraries,&lt;/author&gt;&lt;/authors&gt;&lt;/contributors&gt;&lt;titles&gt;&lt;title&gt;Strategic Priorities: 2009-2013&lt;/title&gt;&lt;/titles&gt;&lt;volume&gt;2010&lt;/volume&gt;&lt;dates&gt;&lt;year&gt;2009&lt;/year&gt;&lt;/dates&gt;&lt;publisher&gt;Association of College &amp;amp; Research Libraries&lt;/publisher&gt;&lt;urls&gt;&lt;related-urls&gt;&lt;url&gt;http://www.ala.org/ala/mgrps/divs/acrl/about/whatisacrl/strategicplan/priorities0913.pdf&lt;/url&gt;&lt;/related-urls&gt;&lt;/urls&gt;&lt;/record&gt;&lt;/Cite&gt;&lt;/EndNote&gt;</w:instrText>
      </w:r>
      <w:r w:rsidR="00E6099C" w:rsidRPr="00127044">
        <w:fldChar w:fldCharType="separate"/>
      </w:r>
      <w:r w:rsidR="001B1A50" w:rsidRPr="00127044">
        <w:rPr>
          <w:noProof/>
        </w:rPr>
        <w:t>(</w:t>
      </w:r>
      <w:hyperlink w:anchor="_ENREF_8" w:tooltip="Association of College &amp; Research Libraries, 2009 #369" w:history="1">
        <w:r w:rsidR="00886D37" w:rsidRPr="00127044">
          <w:rPr>
            <w:noProof/>
          </w:rPr>
          <w:t>Association of College &amp; Research Libraries, 2009, p. 1</w:t>
        </w:r>
      </w:hyperlink>
      <w:r w:rsidR="001B1A50" w:rsidRPr="00127044">
        <w:rPr>
          <w:noProof/>
        </w:rPr>
        <w:t>)</w:t>
      </w:r>
      <w:r w:rsidR="00E6099C" w:rsidRPr="00127044">
        <w:fldChar w:fldCharType="end"/>
      </w:r>
      <w:r w:rsidR="00993906" w:rsidRPr="00127044">
        <w:t>.</w:t>
      </w:r>
      <w:r w:rsidR="001032D2" w:rsidRPr="00127044">
        <w:t xml:space="preserve"> </w:t>
      </w:r>
      <w:r w:rsidR="00DC4820" w:rsidRPr="00127044">
        <w:t xml:space="preserve">ACRL Presidents Snelson and Goetsch both made </w:t>
      </w:r>
      <w:r w:rsidR="00DC4820" w:rsidRPr="00127044">
        <w:lastRenderedPageBreak/>
        <w:t>identifying the value of the academic library a priority of their terms. Snelson</w:t>
      </w:r>
      <w:r w:rsidR="001B1A50" w:rsidRPr="00127044">
        <w:t xml:space="preserve"> </w:t>
      </w:r>
      <w:r w:rsidR="00E6099C" w:rsidRPr="00127044">
        <w:fldChar w:fldCharType="begin"/>
      </w:r>
      <w:r w:rsidR="00535269" w:rsidRPr="00127044">
        <w:instrText xml:space="preserve"> ADDIN EN.CITE &lt;EndNote&gt;&lt;Cite ExcludeAuth="1"&gt;&lt;Author&gt;Snelson&lt;/Author&gt;&lt;Year&gt;2006&lt;/Year&gt;&lt;RecNum&gt;139&lt;/RecNum&gt;&lt;record&gt;&lt;rec-number&gt;139&lt;/rec-number&gt;&lt;foreign-keys&gt;&lt;key app="EN" db-id="trdvwvf9m00zd4es0eavtr0g5zf90pzwzsw5"&gt;139&lt;/key&gt;&lt;/foreign-keys&gt;&lt;ref-type name="Journal Article"&gt;17&lt;/ref-type&gt;&lt;contributors&gt;&lt;authors&gt;&lt;author&gt;Snelson, Pamela&lt;/author&gt;&lt;/authors&gt;&lt;/contributors&gt;&lt;titles&gt;&lt;title&gt;Communicating the value of academic libraries&lt;/title&gt;&lt;secondary-title&gt;College &amp;amp; Research Libraries News&lt;/secondary-title&gt;&lt;/titles&gt;&lt;periodical&gt;&lt;full-title&gt;College &amp;amp; Research Libraries News&lt;/full-title&gt;&lt;/periodical&gt;&lt;pages&gt;490-492&lt;/pages&gt;&lt;volume&gt;67&lt;/volume&gt;&lt;number&gt;8&lt;/number&gt;&lt;keywords&gt;&lt;keyword&gt;ACADEMIC libraries -- Administration&lt;/keyword&gt;&lt;keyword&gt;LIBRARIES&lt;/keyword&gt;&lt;keyword&gt;ACADEMIC libraries&lt;/keyword&gt;&lt;keyword&gt;LIBRARY materials&lt;/keyword&gt;&lt;keyword&gt;ASSOCIATION of College &amp;amp; Research Libraries&lt;/keyword&gt;&lt;keyword&gt;SNELSON, Pamela&lt;/keyword&gt;&lt;/keywords&gt;&lt;dates&gt;&lt;year&gt;2006&lt;/year&gt;&lt;/dates&gt;&lt;isbn&gt;00990086&lt;/isbn&gt;&lt;urls&gt;&lt;related-urls&gt;&lt;url&gt;http://libproxy.unm.edu/login?url=http://search.ebscohost.com/login.aspx?direct=true&amp;amp;db=lxh&amp;amp;AN=22523306&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1B1A50" w:rsidRPr="00127044">
        <w:rPr>
          <w:noProof/>
        </w:rPr>
        <w:t>(</w:t>
      </w:r>
      <w:hyperlink w:anchor="_ENREF_110" w:tooltip="Snelson, 2006 #139" w:history="1">
        <w:r w:rsidR="00886D37" w:rsidRPr="00127044">
          <w:rPr>
            <w:noProof/>
          </w:rPr>
          <w:t>2006</w:t>
        </w:r>
      </w:hyperlink>
      <w:r w:rsidR="001B1A50" w:rsidRPr="00127044">
        <w:rPr>
          <w:noProof/>
        </w:rPr>
        <w:t>)</w:t>
      </w:r>
      <w:r w:rsidR="00E6099C" w:rsidRPr="00127044">
        <w:fldChar w:fldCharType="end"/>
      </w:r>
      <w:r w:rsidR="001B1A50" w:rsidRPr="00127044">
        <w:t xml:space="preserve"> </w:t>
      </w:r>
      <w:r w:rsidR="00DC4820" w:rsidRPr="00127044">
        <w:t xml:space="preserve">noted that “there </w:t>
      </w:r>
      <w:r w:rsidR="00DC4820" w:rsidRPr="00127044">
        <w:rPr>
          <w:i/>
        </w:rPr>
        <w:t>is</w:t>
      </w:r>
      <w:r w:rsidR="00DC4820" w:rsidRPr="00127044">
        <w:t xml:space="preserve"> a paucity of research on the value of academic libraries”</w:t>
      </w:r>
      <w:r w:rsidR="001032D2" w:rsidRPr="00127044">
        <w:t xml:space="preserve"> </w:t>
      </w:r>
      <w:r w:rsidR="00DC4820" w:rsidRPr="00127044">
        <w:t>and that she “would make communicating the value of academic libraries the focus of [her] ACRL presidency”</w:t>
      </w:r>
      <w:r w:rsidR="001B1A50" w:rsidRPr="00127044">
        <w:t xml:space="preserve"> </w:t>
      </w:r>
      <w:r w:rsidR="00E6099C" w:rsidRPr="00127044">
        <w:fldChar w:fldCharType="begin"/>
      </w:r>
      <w:r w:rsidR="00535269" w:rsidRPr="00127044">
        <w:instrText xml:space="preserve"> ADDIN EN.CITE &lt;EndNote&gt;&lt;Cite ExcludeAuth="1" ExcludeYear="1"&gt;&lt;Author&gt;Snelson&lt;/Author&gt;&lt;Year&gt;2006&lt;/Year&gt;&lt;RecNum&gt;139&lt;/RecNum&gt;&lt;Pages&gt;490&lt;/Pages&gt;&lt;record&gt;&lt;rec-number&gt;139&lt;/rec-number&gt;&lt;foreign-keys&gt;&lt;key app="EN" db-id="trdvwvf9m00zd4es0eavtr0g5zf90pzwzsw5"&gt;139&lt;/key&gt;&lt;/foreign-keys&gt;&lt;ref-type name="Journal Article"&gt;17&lt;/ref-type&gt;&lt;contributors&gt;&lt;authors&gt;&lt;author&gt;Snelson, Pamela&lt;/author&gt;&lt;/authors&gt;&lt;/contributors&gt;&lt;titles&gt;&lt;title&gt;Communicating the value of academic libraries&lt;/title&gt;&lt;secondary-title&gt;College &amp;amp; Research Libraries News&lt;/secondary-title&gt;&lt;/titles&gt;&lt;periodical&gt;&lt;full-title&gt;College &amp;amp; Research Libraries News&lt;/full-title&gt;&lt;/periodical&gt;&lt;pages&gt;490-492&lt;/pages&gt;&lt;volume&gt;67&lt;/volume&gt;&lt;number&gt;8&lt;/number&gt;&lt;keywords&gt;&lt;keyword&gt;ACADEMIC libraries -- Administration&lt;/keyword&gt;&lt;keyword&gt;LIBRARIES&lt;/keyword&gt;&lt;keyword&gt;ACADEMIC libraries&lt;/keyword&gt;&lt;keyword&gt;LIBRARY materials&lt;/keyword&gt;&lt;keyword&gt;ASSOCIATION of College &amp;amp; Research Libraries&lt;/keyword&gt;&lt;keyword&gt;SNELSON, Pamela&lt;/keyword&gt;&lt;/keywords&gt;&lt;dates&gt;&lt;year&gt;2006&lt;/year&gt;&lt;/dates&gt;&lt;isbn&gt;00990086&lt;/isbn&gt;&lt;urls&gt;&lt;related-urls&gt;&lt;url&gt;http://libproxy.unm.edu/login?url=http://search.ebscohost.com/login.aspx?direct=true&amp;amp;db=lxh&amp;amp;AN=22523306&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1B1A50" w:rsidRPr="00127044">
        <w:rPr>
          <w:noProof/>
        </w:rPr>
        <w:t>(</w:t>
      </w:r>
      <w:hyperlink w:anchor="_ENREF_110" w:tooltip="Snelson, 2006 #139" w:history="1">
        <w:r w:rsidR="00886D37" w:rsidRPr="00127044">
          <w:rPr>
            <w:noProof/>
          </w:rPr>
          <w:t>p. 490</w:t>
        </w:r>
      </w:hyperlink>
      <w:r w:rsidR="001B1A50" w:rsidRPr="00127044">
        <w:rPr>
          <w:noProof/>
        </w:rPr>
        <w:t>)</w:t>
      </w:r>
      <w:r w:rsidR="00E6099C" w:rsidRPr="00127044">
        <w:fldChar w:fldCharType="end"/>
      </w:r>
      <w:r w:rsidR="001B1A50" w:rsidRPr="00127044">
        <w:t>.</w:t>
      </w:r>
      <w:r w:rsidR="00DC4820" w:rsidRPr="00127044">
        <w:t xml:space="preserve"> </w:t>
      </w:r>
      <w:r w:rsidR="008A4F71" w:rsidRPr="00127044">
        <w:t xml:space="preserve">Goetch </w:t>
      </w:r>
      <w:r w:rsidR="00CD5FA8" w:rsidRPr="00127044">
        <w:t>built upon</w:t>
      </w:r>
      <w:r w:rsidR="008A4F71" w:rsidRPr="00127044">
        <w:t xml:space="preserve"> Snelson’s </w:t>
      </w:r>
      <w:r w:rsidR="00CD5FA8" w:rsidRPr="00127044">
        <w:t>platform</w:t>
      </w:r>
      <w:r w:rsidR="008A4F71" w:rsidRPr="00127044">
        <w:t xml:space="preserve">. </w:t>
      </w:r>
      <w:r w:rsidR="00E50BD4" w:rsidRPr="00127044">
        <w:t>In an editorial entitled</w:t>
      </w:r>
      <w:r w:rsidR="00812DAB" w:rsidRPr="00127044">
        <w:t>,</w:t>
      </w:r>
      <w:r w:rsidR="00E50BD4" w:rsidRPr="00127044">
        <w:t xml:space="preserve"> “What is our value and who values us?</w:t>
      </w:r>
      <w:r w:rsidR="008A4F71" w:rsidRPr="00127044">
        <w:t>,</w:t>
      </w:r>
      <w:r w:rsidR="00E50BD4" w:rsidRPr="00127044">
        <w:t xml:space="preserve">” </w:t>
      </w:r>
      <w:r w:rsidR="008A4F71" w:rsidRPr="00127044">
        <w:t>she</w:t>
      </w:r>
      <w:r w:rsidR="00222F66" w:rsidRPr="00127044">
        <w:t xml:space="preserve"> explained</w:t>
      </w:r>
      <w:r w:rsidR="00E50BD4" w:rsidRPr="00127044">
        <w:t xml:space="preserve"> the need to “identify research and data gaps and help the board determine tools to be developed, as well as other research that needs to be conducted” in the context of the library’s primary goal to support the larger institution’s mission</w:t>
      </w:r>
      <w:r w:rsidR="001032D2" w:rsidRPr="00127044">
        <w:t xml:space="preserve"> </w:t>
      </w:r>
      <w:r w:rsidR="00E6099C" w:rsidRPr="00127044">
        <w:fldChar w:fldCharType="begin"/>
      </w:r>
      <w:r w:rsidR="00535269" w:rsidRPr="00127044">
        <w:instrText xml:space="preserve"> ADDIN EN.CITE &lt;EndNote&gt;&lt;Cite&gt;&lt;Author&gt;Goetsch&lt;/Author&gt;&lt;Year&gt;2009&lt;/Year&gt;&lt;RecNum&gt;370&lt;/RecNum&gt;&lt;Pages&gt;503&lt;/Pages&gt;&lt;record&gt;&lt;rec-number&gt;370&lt;/rec-number&gt;&lt;foreign-keys&gt;&lt;key app="EN" db-id="trdvwvf9m00zd4es0eavtr0g5zf90pzwzsw5"&gt;370&lt;/key&gt;&lt;/foreign-keys&gt;&lt;ref-type name="Journal Article"&gt;17&lt;/ref-type&gt;&lt;contributors&gt;&lt;authors&gt;&lt;author&gt;Goetsch, Lori A.&lt;/author&gt;&lt;/authors&gt;&lt;/contributors&gt;&lt;titles&gt;&lt;title&gt;What is our value and who values us?&lt;/title&gt;&lt;secondary-title&gt;College &amp;amp; Research Libraries News&lt;/secondary-title&gt;&lt;/titles&gt;&lt;periodical&gt;&lt;full-title&gt;College &amp;amp; Research Libraries News&lt;/full-title&gt;&lt;/periodical&gt;&lt;pages&gt;502-503&lt;/pages&gt;&lt;volume&gt;70&lt;/volume&gt;&lt;number&gt;9&lt;/number&gt;&lt;keywords&gt;&lt;keyword&gt;ACADEMIC libraries -- Administration&lt;/keyword&gt;&lt;keyword&gt;PUBLIC libraries -- Services to colleges &amp;amp; universities&lt;/keyword&gt;&lt;keyword&gt;UNIVERSITIES &amp;amp; colleges -- Finance&lt;/keyword&gt;&lt;keyword&gt;MANAGEMENT&lt;/keyword&gt;&lt;keyword&gt;MEMBER services&lt;/keyword&gt;&lt;keyword&gt;ASSOCIATION of College &amp;amp; Research Libraries&lt;/keyword&gt;&lt;/keywords&gt;&lt;dates&gt;&lt;year&gt;2009&lt;/year&gt;&lt;/dates&gt;&lt;isbn&gt;00990086&lt;/isbn&gt;&lt;urls&gt;&lt;related-urls&gt;&lt;url&gt;http://libproxy.unm.edu/login?url=http://search.ebscohost.com/login.aspx?direct=true&amp;amp;db=a9h&amp;amp;AN=44798226&amp;amp;site=ehost-live&amp;amp;scope=site&lt;/url&gt;&lt;/related-urls&gt;&lt;/urls&gt;&lt;remote-database-name&gt;a9h&lt;/remote-database-name&gt;&lt;remote-database-provider&gt;EBSCOhost&lt;/remote-database-provider&gt;&lt;/record&gt;&lt;/Cite&gt;&lt;/EndNote&gt;</w:instrText>
      </w:r>
      <w:r w:rsidR="00E6099C" w:rsidRPr="00127044">
        <w:fldChar w:fldCharType="separate"/>
      </w:r>
      <w:r w:rsidR="006A6CE7" w:rsidRPr="00127044">
        <w:rPr>
          <w:noProof/>
        </w:rPr>
        <w:t>(</w:t>
      </w:r>
      <w:hyperlink w:anchor="_ENREF_47" w:tooltip="Goetsch, 2009 #370" w:history="1">
        <w:r w:rsidR="00886D37" w:rsidRPr="00127044">
          <w:rPr>
            <w:noProof/>
          </w:rPr>
          <w:t>Goetsch, 2009, p. 503</w:t>
        </w:r>
      </w:hyperlink>
      <w:r w:rsidR="006A6CE7" w:rsidRPr="00127044">
        <w:rPr>
          <w:noProof/>
        </w:rPr>
        <w:t>)</w:t>
      </w:r>
      <w:r w:rsidR="00E6099C" w:rsidRPr="00127044">
        <w:fldChar w:fldCharType="end"/>
      </w:r>
      <w:r w:rsidR="001032D2" w:rsidRPr="00127044">
        <w:t xml:space="preserve">. </w:t>
      </w:r>
      <w:r w:rsidR="009A1162" w:rsidRPr="00127044">
        <w:t>In the sa</w:t>
      </w:r>
      <w:r w:rsidR="00303765" w:rsidRPr="00127044">
        <w:t>me editorial, she noted</w:t>
      </w:r>
      <w:r w:rsidR="009A1162" w:rsidRPr="00127044">
        <w:t xml:space="preserve"> that </w:t>
      </w:r>
      <w:r w:rsidR="00614325" w:rsidRPr="00127044">
        <w:t>ACRL commissioned</w:t>
      </w:r>
      <w:r w:rsidR="009A1162" w:rsidRPr="00127044">
        <w:t xml:space="preserve"> a literature review and report by Oakleaf </w:t>
      </w:r>
      <w:r w:rsidR="00267B41" w:rsidRPr="00127044">
        <w:t xml:space="preserve">and </w:t>
      </w:r>
      <w:r w:rsidR="00BE4D12" w:rsidRPr="00127044">
        <w:t xml:space="preserve">charged </w:t>
      </w:r>
      <w:r w:rsidR="00C0097A" w:rsidRPr="00127044">
        <w:t>the</w:t>
      </w:r>
      <w:r w:rsidR="00A03C57" w:rsidRPr="00127044">
        <w:t xml:space="preserve"> ACRL</w:t>
      </w:r>
      <w:r w:rsidR="00BE4D12" w:rsidRPr="00127044">
        <w:t xml:space="preserve"> </w:t>
      </w:r>
      <w:r w:rsidR="00C0097A" w:rsidRPr="00127044">
        <w:t>Assessment C</w:t>
      </w:r>
      <w:r w:rsidR="00BE4D12" w:rsidRPr="00127044">
        <w:t xml:space="preserve">ommittee with developing </w:t>
      </w:r>
      <w:r w:rsidR="00303765" w:rsidRPr="00127044">
        <w:t xml:space="preserve">a toolkit that librarians </w:t>
      </w:r>
      <w:r w:rsidR="00267B41" w:rsidRPr="00127044">
        <w:t>can use to conduct local value studies.</w:t>
      </w:r>
    </w:p>
    <w:p w:rsidR="00C0097A" w:rsidRPr="00127044" w:rsidRDefault="006227BA" w:rsidP="00353E9F">
      <w:pPr>
        <w:pStyle w:val="BodyText"/>
      </w:pPr>
      <w:r w:rsidRPr="00127044">
        <w:t xml:space="preserve">In her </w:t>
      </w:r>
      <w:r w:rsidR="0000768A" w:rsidRPr="00127044">
        <w:t xml:space="preserve">resulting </w:t>
      </w:r>
      <w:r w:rsidRPr="00127044">
        <w:t>literature review, Oakleaf</w:t>
      </w:r>
      <w:r w:rsidR="001B1A50" w:rsidRPr="00127044">
        <w:t xml:space="preserve"> </w:t>
      </w:r>
      <w:r w:rsidR="00E6099C" w:rsidRPr="00127044">
        <w:fldChar w:fldCharType="begin"/>
      </w:r>
      <w:r w:rsidR="00535269" w:rsidRPr="00127044">
        <w:instrText xml:space="preserve"> ADDIN EN.CITE &lt;EndNote&gt;&lt;Cite ExcludeAuth="1"&gt;&lt;Author&gt;Oakleaf&lt;/Author&gt;&lt;Year&gt;2010&lt;/Year&gt;&lt;RecNum&gt;371&lt;/RecNum&gt;&lt;record&gt;&lt;rec-number&gt;371&lt;/rec-number&gt;&lt;foreign-keys&gt;&lt;key app="EN" db-id="trdvwvf9m00zd4es0eavtr0g5zf90pzwzsw5"&gt;371&lt;/key&gt;&lt;/foreign-keys&gt;&lt;ref-type name="Web Page"&gt;12&lt;/ref-type&gt;&lt;contributors&gt;&lt;authors&gt;&lt;author&gt;Oakleaf, Megan J.&lt;/author&gt;&lt;/authors&gt;&lt;/contributors&gt;&lt;titles&gt;&lt;title&gt;The value of academic libraries a comprehensive research review and report&lt;/title&gt;&lt;/titles&gt;&lt;pages&gt;1 online resource (172 p.)&lt;/pages&gt;&lt;volume&gt;2010&lt;/volume&gt;&lt;number&gt;Sept. 14&lt;/number&gt;&lt;keywords&gt;&lt;keyword&gt;Academic libraries -- Evaluation.&lt;/keyword&gt;&lt;keyword&gt;Academic libraries -- Relations with faculty and curriculum.&lt;/keyword&gt;&lt;keyword&gt;Libraries and education.&lt;/keyword&gt;&lt;/keywords&gt;&lt;dates&gt;&lt;year&gt;2010&lt;/year&gt;&lt;/dates&gt;&lt;publisher&gt;Chicago, Ill. : American Library Association&lt;/publisher&gt;&lt;accession-num&gt;664017318&lt;/accession-num&gt;&lt;work-type&gt;Internet Resource; Computer File Date of Entry: 20100914&lt;/work-type&gt;&lt;urls&gt;&lt;related-urls&gt;&lt;url&gt;http://www.ala.org/ala/mgrps/divs/acrl/issues/value/val_report.pdf&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1B1A50" w:rsidRPr="00127044">
        <w:rPr>
          <w:noProof/>
        </w:rPr>
        <w:t>(</w:t>
      </w:r>
      <w:hyperlink w:anchor="_ENREF_86" w:tooltip="Oakleaf, 2010 #371" w:history="1">
        <w:r w:rsidR="00886D37" w:rsidRPr="00127044">
          <w:rPr>
            <w:noProof/>
          </w:rPr>
          <w:t>2010</w:t>
        </w:r>
      </w:hyperlink>
      <w:r w:rsidR="001B1A50" w:rsidRPr="00127044">
        <w:rPr>
          <w:noProof/>
        </w:rPr>
        <w:t>)</w:t>
      </w:r>
      <w:r w:rsidR="00E6099C" w:rsidRPr="00127044">
        <w:fldChar w:fldCharType="end"/>
      </w:r>
      <w:r w:rsidRPr="00127044">
        <w:t xml:space="preserve"> exami</w:t>
      </w:r>
      <w:r w:rsidR="001827B0" w:rsidRPr="00127044">
        <w:t>ned</w:t>
      </w:r>
      <w:r w:rsidRPr="00127044">
        <w:t xml:space="preserve"> how academic, school, public, and special libraries have measured their value and th</w:t>
      </w:r>
      <w:r w:rsidR="001827B0" w:rsidRPr="00127044">
        <w:t>en made</w:t>
      </w:r>
      <w:r w:rsidR="003A702E" w:rsidRPr="00127044">
        <w:t xml:space="preserve"> recommendations to ACRL </w:t>
      </w:r>
      <w:r w:rsidRPr="00127044">
        <w:t xml:space="preserve">on next steps </w:t>
      </w:r>
      <w:r w:rsidR="001827B0" w:rsidRPr="00127044">
        <w:t>ACRL might</w:t>
      </w:r>
      <w:r w:rsidRPr="00127044">
        <w:t xml:space="preserve"> take</w:t>
      </w:r>
      <w:r w:rsidR="00D8791C" w:rsidRPr="00127044">
        <w:t xml:space="preserve"> to demonstrate academic library value </w:t>
      </w:r>
      <w:r w:rsidR="003A702E" w:rsidRPr="00127044">
        <w:t xml:space="preserve">along </w:t>
      </w:r>
      <w:r w:rsidR="00D8791C" w:rsidRPr="00127044">
        <w:t>with a proposed research agenda</w:t>
      </w:r>
      <w:r w:rsidR="00F57DC8" w:rsidRPr="00127044">
        <w:t>.</w:t>
      </w:r>
      <w:r w:rsidR="00C9612D" w:rsidRPr="00127044">
        <w:t xml:space="preserve"> </w:t>
      </w:r>
      <w:r w:rsidRPr="00127044">
        <w:t>Oakleaf a</w:t>
      </w:r>
      <w:r w:rsidR="001827B0" w:rsidRPr="00127044">
        <w:t>greed</w:t>
      </w:r>
      <w:r w:rsidRPr="00127044">
        <w:t xml:space="preserve"> with</w:t>
      </w:r>
      <w:r w:rsidR="000D1C0A" w:rsidRPr="00127044">
        <w:t xml:space="preserve"> the previous decade’s literature reviews and</w:t>
      </w:r>
      <w:r w:rsidRPr="00127044">
        <w:t xml:space="preserve"> </w:t>
      </w:r>
      <w:r w:rsidR="000D1C0A" w:rsidRPr="00127044">
        <w:t xml:space="preserve">Snelson’s conclusion </w:t>
      </w:r>
      <w:r w:rsidR="00A86328" w:rsidRPr="00127044">
        <w:t>about</w:t>
      </w:r>
      <w:r w:rsidR="000D1C0A" w:rsidRPr="00127044">
        <w:t xml:space="preserve"> the dearth of </w:t>
      </w:r>
      <w:r w:rsidRPr="00127044">
        <w:t xml:space="preserve">research on </w:t>
      </w:r>
      <w:r w:rsidR="00D8791C" w:rsidRPr="00127044">
        <w:t>the value of academic libraries</w:t>
      </w:r>
      <w:r w:rsidR="000D1C0A" w:rsidRPr="00127044">
        <w:t>.</w:t>
      </w:r>
      <w:r w:rsidR="00C0097A" w:rsidRPr="00127044">
        <w:t xml:space="preserve"> Shortly afterward</w:t>
      </w:r>
      <w:r w:rsidR="00044314" w:rsidRPr="00127044">
        <w:t xml:space="preserve">s, the ACRL Assessment Committee launched a website that “highlights the increasing number of studies and resources outside of the traditional scholarly literature that focus on demonstrating and documenting the evolving practices of library assessment and evaluation” </w:t>
      </w:r>
      <w:r w:rsidR="00E6099C" w:rsidRPr="00127044">
        <w:fldChar w:fldCharType="begin"/>
      </w:r>
      <w:r w:rsidR="00535269" w:rsidRPr="00127044">
        <w:instrText xml:space="preserve"> ADDIN EN.CITE &lt;EndNote&gt;&lt;Cite&gt;&lt;Author&gt;Association of College &amp;amp; Research Libraries&lt;/Author&gt;&lt;Year&gt;2010&lt;/Year&gt;&lt;RecNum&gt;469&lt;/RecNum&gt;&lt;Pages&gt;1&lt;/Pages&gt;&lt;record&gt;&lt;rec-number&gt;469&lt;/rec-number&gt;&lt;foreign-keys&gt;&lt;key app="EN" db-id="trdvwvf9m00zd4es0eavtr0g5zf90pzwzsw5"&gt;469&lt;/key&gt;&lt;/foreign-keys&gt;&lt;ref-type name="Web Page"&gt;12&lt;/ref-type&gt;&lt;contributors&gt;&lt;authors&gt;&lt;author&gt;Association of College &amp;amp; Research Libraries,&lt;/author&gt;&lt;/authors&gt;&lt;/contributors&gt;&lt;titles&gt;&lt;title&gt;ACRL Value of Academic Libraries Toolkit&lt;/title&gt;&lt;/titles&gt;&lt;dates&gt;&lt;year&gt;2010&lt;/year&gt;&lt;/dates&gt;&lt;urls&gt;&lt;related-urls&gt;&lt;url&gt;http://www.ala.org/ala/mgrps/divs/acrl/issues/value/valueofacademiclibrariestoolkit.cfm&lt;/url&gt;&lt;/related-urls&gt;&lt;/urls&gt;&lt;/record&gt;&lt;/Cite&gt;&lt;/EndNote&gt;</w:instrText>
      </w:r>
      <w:r w:rsidR="00E6099C" w:rsidRPr="00127044">
        <w:fldChar w:fldCharType="separate"/>
      </w:r>
      <w:r w:rsidR="00044314" w:rsidRPr="00127044">
        <w:rPr>
          <w:noProof/>
        </w:rPr>
        <w:t>(</w:t>
      </w:r>
      <w:hyperlink w:anchor="_ENREF_11" w:tooltip="Association of College &amp; Research Libraries, 2010 #469" w:history="1">
        <w:r w:rsidR="00886D37" w:rsidRPr="00127044">
          <w:rPr>
            <w:noProof/>
          </w:rPr>
          <w:t>Association of College &amp; Research Libraries, 2010c, p. 1</w:t>
        </w:r>
      </w:hyperlink>
      <w:r w:rsidR="00044314" w:rsidRPr="00127044">
        <w:rPr>
          <w:noProof/>
        </w:rPr>
        <w:t>)</w:t>
      </w:r>
      <w:r w:rsidR="00E6099C" w:rsidRPr="00127044">
        <w:fldChar w:fldCharType="end"/>
      </w:r>
      <w:r w:rsidR="00812DAB" w:rsidRPr="00127044">
        <w:t>.</w:t>
      </w:r>
      <w:r w:rsidR="00044314" w:rsidRPr="00127044">
        <w:t xml:space="preserve"> The toolkit lists a couple of dozen resources that librarians can use to assist in their own efforts to demonstrate the value of their libraries. </w:t>
      </w:r>
      <w:r w:rsidR="007E0A1B" w:rsidRPr="00127044">
        <w:t xml:space="preserve">Overall, the initiatives </w:t>
      </w:r>
      <w:r w:rsidR="007E0A1B" w:rsidRPr="00127044">
        <w:lastRenderedPageBreak/>
        <w:t xml:space="preserve">launched by </w:t>
      </w:r>
      <w:r w:rsidR="008C42B0" w:rsidRPr="00127044">
        <w:t>library associations indicate that the movement to demonstrate the value of the academic library to higher education is blossoming.</w:t>
      </w:r>
    </w:p>
    <w:p w:rsidR="00100907" w:rsidRPr="00127044" w:rsidRDefault="00100907" w:rsidP="00127044">
      <w:pPr>
        <w:pStyle w:val="Heading2fordissertation"/>
      </w:pPr>
      <w:bookmarkStart w:id="74" w:name="_Toc357082341"/>
      <w:r w:rsidRPr="00127044">
        <w:t>Accountability in Higher Education</w:t>
      </w:r>
      <w:bookmarkEnd w:id="74"/>
    </w:p>
    <w:p w:rsidR="00100907" w:rsidRPr="00127044" w:rsidRDefault="0012781D" w:rsidP="0012781D">
      <w:pPr>
        <w:pStyle w:val="BodyText"/>
      </w:pPr>
      <w:r w:rsidRPr="00127044">
        <w:t>The movement in academic libraries from input and output measures to outcomes and values measures has taken place in the context of a movement toward greater accountability in higher education. Librarians have been well aware of the trend toward accountability, as reflected by t</w:t>
      </w:r>
      <w:r w:rsidR="00100907" w:rsidRPr="00127044">
        <w:t>he environmental scan</w:t>
      </w:r>
      <w:r w:rsidRPr="00127044">
        <w:t>s</w:t>
      </w:r>
      <w:r w:rsidR="00100907" w:rsidRPr="00127044">
        <w:t xml:space="preserve"> identifying the top trends that will impact academic libraries</w:t>
      </w:r>
      <w:r w:rsidRPr="00127044">
        <w:t xml:space="preserve"> regularly conducted by the ACRL Research Planning and Review Committee </w:t>
      </w:r>
      <w:r w:rsidR="00E6099C" w:rsidRPr="00127044">
        <w:fldChar w:fldCharType="begin"/>
      </w:r>
      <w:r w:rsidR="00535269" w:rsidRPr="00127044">
        <w:instrText xml:space="preserve"> ADDIN EN.CITE &lt;EndNote&gt;&lt;Cite&gt;&lt;Author&gt;Association of College &amp;amp; Research Libraries&lt;/Author&gt;&lt;Year&gt;2010&lt;/Year&gt;&lt;RecNum&gt;372&lt;/RecNum&gt;&lt;record&gt;&lt;rec-number&gt;372&lt;/rec-number&gt;&lt;foreign-keys&gt;&lt;key app="EN" db-id="trdvwvf9m00zd4es0eavtr0g5zf90pzwzsw5"&gt;372&lt;/key&gt;&lt;/foreign-keys&gt;&lt;ref-type name="Web Page"&gt;12&lt;/ref-type&gt;&lt;contributors&gt;&lt;authors&gt;&lt;author&gt;Association of College &amp;amp; Research Libraries,&lt;/author&gt;&lt;/authors&gt;&lt;/contributors&gt;&lt;titles&gt;&lt;title&gt;ACRL Research Planning and Review Committee&lt;/title&gt;&lt;/titles&gt;&lt;volume&gt;2010&lt;/volume&gt;&lt;dates&gt;&lt;year&gt;2010&lt;/year&gt;&lt;/dates&gt;&lt;publisher&gt;Association of College &amp;amp; Research Libraries&lt;/publisher&gt;&lt;urls&gt;&lt;related-urls&gt;&lt;url&gt;http://www.ala.org/ala/mgrps/divs/acrl/resources/leadership/committees/acr-reprc.cfm&lt;/url&gt;&lt;/related-urls&gt;&lt;/urls&gt;&lt;/record&gt;&lt;/Cite&gt;&lt;/EndNote&gt;</w:instrText>
      </w:r>
      <w:r w:rsidR="00E6099C" w:rsidRPr="00127044">
        <w:fldChar w:fldCharType="separate"/>
      </w:r>
      <w:r w:rsidR="006A6CE7" w:rsidRPr="00127044">
        <w:rPr>
          <w:noProof/>
        </w:rPr>
        <w:t>(</w:t>
      </w:r>
      <w:hyperlink w:anchor="_ENREF_10" w:tooltip="Association of College &amp; Research Libraries, 2010 #372" w:history="1">
        <w:r w:rsidR="00886D37" w:rsidRPr="00127044">
          <w:rPr>
            <w:noProof/>
          </w:rPr>
          <w:t>Association of College &amp; Research Libraries, 2010b</w:t>
        </w:r>
      </w:hyperlink>
      <w:r w:rsidR="006A6CE7" w:rsidRPr="00127044">
        <w:rPr>
          <w:noProof/>
        </w:rPr>
        <w:t>)</w:t>
      </w:r>
      <w:r w:rsidR="00E6099C" w:rsidRPr="00127044">
        <w:fldChar w:fldCharType="end"/>
      </w:r>
      <w:r w:rsidR="00100907" w:rsidRPr="00127044">
        <w:t>. For two reports in a row,</w:t>
      </w:r>
      <w:r w:rsidR="00E576D6" w:rsidRPr="00127044">
        <w:t xml:space="preserve"> the Committee noted</w:t>
      </w:r>
      <w:r w:rsidR="00861DBF" w:rsidRPr="00127044">
        <w:t xml:space="preserve"> the trend</w:t>
      </w:r>
      <w:r w:rsidR="00100907" w:rsidRPr="00127044">
        <w:t xml:space="preserve"> that “increasingly, academic libraries are required to demonstrate the value they provide to their clientele and institutions”</w:t>
      </w:r>
      <w:r w:rsidRPr="00127044">
        <w:t xml:space="preserve"> </w:t>
      </w:r>
      <w:r w:rsidR="00E6099C" w:rsidRPr="00127044">
        <w:fldChar w:fldCharType="begin"/>
      </w:r>
      <w:r w:rsidR="00535269" w:rsidRPr="00127044">
        <w:instrText xml:space="preserve"> ADDIN EN.CITE &lt;EndNote&gt;&lt;Cite&gt;&lt;Author&gt;Association of College &amp;amp; Research Libraries&lt;/Author&gt;&lt;Year&gt;2010&lt;/Year&gt;&lt;RecNum&gt;373&lt;/RecNum&gt;&lt;Pages&gt;287&lt;/Pages&gt;&lt;record&gt;&lt;rec-number&gt;373&lt;/rec-number&gt;&lt;foreign-keys&gt;&lt;key app="EN" db-id="trdvwvf9m00zd4es0eavtr0g5zf90pzwzsw5"&gt;373&lt;/key&gt;&lt;/foreign-keys&gt;&lt;ref-type name="Journal Article"&gt;17&lt;/ref-type&gt;&lt;contributors&gt;&lt;authors&gt;&lt;author&gt;Association of College &amp;amp; Research Libraries,&lt;/author&gt;&lt;/authors&gt;&lt;/contributors&gt;&lt;titles&gt;&lt;title&gt;2010 top ten trends in academic libraries&lt;/title&gt;&lt;secondary-title&gt;College &amp;amp; Research Libraries News&lt;/secondary-title&gt;&lt;/titles&gt;&lt;periodical&gt;&lt;full-title&gt;College &amp;amp; Research Libraries News&lt;/full-title&gt;&lt;/periodical&gt;&lt;pages&gt;286-292&lt;/pages&gt;&lt;volume&gt;71&lt;/volume&gt;&lt;number&gt;6&lt;/number&gt;&lt;keywords&gt;&lt;keyword&gt;TRENDS&lt;/keyword&gt;&lt;keyword&gt;ACADEMIC librarians&lt;/keyword&gt;&lt;keyword&gt;DEMAND (Economic theory)&lt;/keyword&gt;&lt;keyword&gt;BUDGET&lt;/keyword&gt;&lt;keyword&gt;ELECTRONICS&lt;/keyword&gt;&lt;keyword&gt;LIBRARIES&lt;/keyword&gt;&lt;keyword&gt;DIGITAL libraries&lt;/keyword&gt;&lt;/keywords&gt;&lt;dates&gt;&lt;year&gt;2010&lt;/year&gt;&lt;/dates&gt;&lt;isbn&gt;00990086&lt;/isbn&gt;&lt;urls&gt;&lt;related-urls&gt;&lt;url&gt;http://libproxy.unm.edu/login?url=http://search.ebscohost.com/login.aspx?direct=true&amp;amp;db=a9h&amp;amp;AN=51617714&amp;amp;site=ehost-live&amp;amp;scope=site&lt;/url&gt;&lt;/related-urls&gt;&lt;/urls&gt;&lt;remote-database-name&gt;a9h&lt;/remote-database-name&gt;&lt;remote-database-provider&gt;EBSCOhost&lt;/remote-database-provider&gt;&lt;/record&gt;&lt;/Cite&gt;&lt;/EndNote&gt;</w:instrText>
      </w:r>
      <w:r w:rsidR="00E6099C" w:rsidRPr="00127044">
        <w:fldChar w:fldCharType="separate"/>
      </w:r>
      <w:r w:rsidR="006A6CE7" w:rsidRPr="00127044">
        <w:rPr>
          <w:noProof/>
        </w:rPr>
        <w:t>(</w:t>
      </w:r>
      <w:hyperlink w:anchor="_ENREF_9" w:tooltip="Association of College &amp; Research Libraries, 2010 #373" w:history="1">
        <w:r w:rsidR="00886D37" w:rsidRPr="00127044">
          <w:rPr>
            <w:noProof/>
          </w:rPr>
          <w:t>Association of College &amp; Research Libraries, 2010a, p. 287</w:t>
        </w:r>
      </w:hyperlink>
      <w:r w:rsidR="006A6CE7" w:rsidRPr="00127044">
        <w:rPr>
          <w:noProof/>
        </w:rPr>
        <w:t>)</w:t>
      </w:r>
      <w:r w:rsidR="00E6099C" w:rsidRPr="00127044">
        <w:fldChar w:fldCharType="end"/>
      </w:r>
      <w:r w:rsidR="000E0183" w:rsidRPr="00127044">
        <w:t>.</w:t>
      </w:r>
      <w:r w:rsidR="00100907" w:rsidRPr="00127044">
        <w:t xml:space="preserve"> </w:t>
      </w:r>
    </w:p>
    <w:p w:rsidR="00100907" w:rsidRPr="00127044" w:rsidRDefault="00100907" w:rsidP="00100907">
      <w:pPr>
        <w:pStyle w:val="BodyText"/>
      </w:pPr>
      <w:r w:rsidRPr="00127044">
        <w:t>Alexander</w:t>
      </w:r>
      <w:r w:rsidR="005718A1" w:rsidRPr="00127044">
        <w:t xml:space="preserve"> </w:t>
      </w:r>
      <w:r w:rsidR="00E6099C" w:rsidRPr="00127044">
        <w:fldChar w:fldCharType="begin"/>
      </w:r>
      <w:r w:rsidR="00747ABA" w:rsidRPr="00127044">
        <w:instrText xml:space="preserve"> ADDIN EN.CITE &lt;EndNote&gt;&lt;Cite ExcludeAuth="1"&gt;&lt;Author&gt;Alexander&lt;/Author&gt;&lt;Year&gt;2000&lt;/Year&gt;&lt;RecNum&gt;131&lt;/RecNum&gt;&lt;DisplayText&gt;(2000)&lt;/DisplayText&gt;&lt;record&gt;&lt;rec-number&gt;131&lt;/rec-number&gt;&lt;foreign-keys&gt;&lt;key app="EN" db-id="trdvwvf9m00zd4es0eavtr0g5zf90pzwzsw5"&gt;131&lt;/key&gt;&lt;/foreign-keys&gt;&lt;ref-type name="Journal Article"&gt;17&lt;/ref-type&gt;&lt;contributors&gt;&lt;authors&gt;&lt;author&gt;Alexander, F. King&lt;/author&gt;&lt;/authors&gt;&lt;/contributors&gt;&lt;titles&gt;&lt;title&gt;The Changing Face of Accountability&lt;/title&gt;&lt;secondary-title&gt;Journal of Higher Education&lt;/secondary-title&gt;&lt;/titles&gt;&lt;periodical&gt;&lt;full-title&gt;Journal of Higher Education&lt;/full-title&gt;&lt;/periodical&gt;&lt;pages&gt;411-431&lt;/pages&gt;&lt;volume&gt;71&lt;/volume&gt;&lt;number&gt;4&lt;/number&gt;&lt;keywords&gt;&lt;keyword&gt;EDUCATIONAL accountability&lt;/keyword&gt;&lt;keyword&gt;UNIVERSITIES &amp;amp; colleges -- Evaluation&lt;/keyword&gt;&lt;keyword&gt;HIGH technology &amp;amp; education&lt;/keyword&gt;&lt;keyword&gt;EDUCATION -- Economic aspects&lt;/keyword&gt;&lt;keyword&gt;OECD countries&lt;/keyword&gt;&lt;/keywords&gt;&lt;dates&gt;&lt;year&gt;2000&lt;/year&gt;&lt;/dates&gt;&lt;publisher&gt;Ohio State University Press&lt;/publisher&gt;&lt;isbn&gt;00221546&lt;/isbn&gt;&lt;urls&gt;&lt;related-urls&gt;&lt;url&gt;http://libproxy.unm.edu/login?url=http://search.ebscohost.com/login.aspx?direct=true&amp;amp;db=ehh&amp;amp;AN=4293777&amp;amp;site=ehost-live&amp;amp;scope=site&lt;/url&gt;&lt;/related-urls&gt;&lt;/urls&gt;&lt;electronic-resource-num&gt;10.2307/2649146&lt;/electronic-resource-num&gt;&lt;remote-database-name&gt;ehh&lt;/remote-database-name&gt;&lt;remote-database-provider&gt;EBSCOhost&lt;/remote-database-provider&gt;&lt;/record&gt;&lt;/Cite&gt;&lt;/EndNote&gt;</w:instrText>
      </w:r>
      <w:r w:rsidR="00E6099C" w:rsidRPr="00127044">
        <w:fldChar w:fldCharType="separate"/>
      </w:r>
      <w:r w:rsidR="005718A1" w:rsidRPr="00127044">
        <w:rPr>
          <w:noProof/>
        </w:rPr>
        <w:t>(</w:t>
      </w:r>
      <w:hyperlink w:anchor="_ENREF_4" w:tooltip="Alexander, 2000 #131" w:history="1">
        <w:r w:rsidR="00886D37" w:rsidRPr="00127044">
          <w:rPr>
            <w:noProof/>
          </w:rPr>
          <w:t>2000</w:t>
        </w:r>
      </w:hyperlink>
      <w:r w:rsidR="005718A1" w:rsidRPr="00127044">
        <w:rPr>
          <w:noProof/>
        </w:rPr>
        <w:t>)</w:t>
      </w:r>
      <w:r w:rsidR="00E6099C" w:rsidRPr="00127044">
        <w:fldChar w:fldCharType="end"/>
      </w:r>
      <w:r w:rsidRPr="00127044">
        <w:t xml:space="preserve"> traced the roots of this movement toward greater accountability in higher education to the fact that the government began to see higher education as a key economic driver in the 1990s</w:t>
      </w:r>
      <w:r w:rsidR="000E0183" w:rsidRPr="00127044">
        <w:t xml:space="preserve">. </w:t>
      </w:r>
      <w:r w:rsidRPr="00127044">
        <w:t>Often seeing higher education as non-responsive to society’s needs, the government began to seek more control of higher education with calls for performance-based accountability and efficiency measures.</w:t>
      </w:r>
    </w:p>
    <w:p w:rsidR="00100907" w:rsidRPr="00127044" w:rsidRDefault="00100907" w:rsidP="00100907">
      <w:pPr>
        <w:pStyle w:val="BodyText"/>
      </w:pPr>
      <w:r w:rsidRPr="00127044">
        <w:t xml:space="preserve">The most </w:t>
      </w:r>
      <w:r w:rsidR="009E01C8" w:rsidRPr="00127044">
        <w:t xml:space="preserve">significant </w:t>
      </w:r>
      <w:r w:rsidRPr="00127044">
        <w:t xml:space="preserve">example of calls for accountability </w:t>
      </w:r>
      <w:r w:rsidR="00AE29C6" w:rsidRPr="00127044">
        <w:t>was</w:t>
      </w:r>
      <w:r w:rsidRPr="00127044">
        <w:t xml:space="preserve"> the Spellings Commission</w:t>
      </w:r>
      <w:r w:rsidR="00222F66" w:rsidRPr="00127044">
        <w:t xml:space="preserve"> report</w:t>
      </w:r>
      <w:r w:rsidRPr="00127044">
        <w:t xml:space="preserve">. In 2005, </w:t>
      </w:r>
      <w:r w:rsidR="00812DAB" w:rsidRPr="00127044">
        <w:t xml:space="preserve">then </w:t>
      </w:r>
      <w:r w:rsidRPr="00127044">
        <w:t>Secretary of Education Margaret Spellings appointed a commission to examine the state of higher education. Though the commission report praised much in United States colleges and universities, it was critical on issues of access, affordability, learning, accountability, and innovation</w:t>
      </w:r>
      <w:r w:rsidR="001630ED" w:rsidRPr="00127044">
        <w:t xml:space="preserve"> in higher education</w:t>
      </w:r>
      <w:r w:rsidR="000E0183" w:rsidRPr="00127044">
        <w:t xml:space="preserve"> </w:t>
      </w:r>
      <w:r w:rsidR="00E6099C" w:rsidRPr="00127044">
        <w:fldChar w:fldCharType="begin"/>
      </w:r>
      <w:r w:rsidR="00747ABA" w:rsidRPr="00127044">
        <w:instrText xml:space="preserve"> ADDIN EN.CITE &lt;EndNote&gt;&lt;Cite&gt;&lt;Author&gt;Spellings&lt;/Author&gt;&lt;Year&gt;2006&lt;/Year&gt;&lt;RecNum&gt;374&lt;/RecNum&gt;&lt;DisplayText&gt;(Spellings, 2006)&lt;/DisplayText&gt;&lt;record&gt;&lt;rec-number&gt;374&lt;/rec-number&gt;&lt;foreign-keys&gt;&lt;key app="EN" db-id="trdvwvf9m00zd4es0eavtr0g5zf90pzwzsw5"&gt;374&lt;/key&gt;&lt;/foreign-keys&gt;&lt;ref-type name="Web Page"&gt;12&lt;/ref-type&gt;&lt;contributors&gt;&lt;authors&gt;&lt;author&gt;Spellings, Margaret&lt;/author&gt;&lt;/authors&gt;&lt;/contributors&gt;&lt;titles&gt;&lt;title&gt;A test of leadership: charting the future of U.S. higher education&lt;/title&gt;&lt;alt-title&gt;Charting the future of U.S. higher education; Charting the future of United States higher education&lt;/alt-title&gt;&lt;/titles&gt;&lt;pages&gt;x, 51 p. : digital, PDF file&lt;/pages&gt;&lt;volume&gt;2009&lt;/volume&gt;&lt;number&gt;Sept. 29&lt;/number&gt;&lt;keywords&gt;&lt;keyword&gt;Education, Higher -- United States -- Finance.&lt;/keyword&gt;&lt;keyword&gt;Government aid to higher education -- United States.&lt;/keyword&gt;&lt;keyword&gt;Higher education and state -- United States.&lt;/keyword&gt;&lt;keyword&gt;Universities -- trends -- United States.&lt;/keyword&gt;&lt;keyword&gt;Education -- trends -- United States.&lt;/keyword&gt;&lt;keyword&gt;Financing, Government -- trends -- United States.&lt;/keyword&gt;&lt;keyword&gt;Public Policy -- United States.&lt;/keyword&gt;&lt;/keywords&gt;&lt;dates&gt;&lt;year&gt;2006&lt;/year&gt;&lt;/dates&gt;&lt;publisher&gt;[Washington, D.C. : U.S. Dept. of Education&lt;/publisher&gt;&lt;accession-num&gt;71800143&lt;/accession-num&gt;&lt;work-type&gt;Internet Resource; Computer File Date of Entry: 20060929&lt;/work-type&gt;&lt;urls&gt;&lt;related-urls&gt;&lt;url&gt;http://purl.access.gpo.gov/GPO/LPS74643&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6A6CE7" w:rsidRPr="00127044">
        <w:rPr>
          <w:noProof/>
        </w:rPr>
        <w:t>(</w:t>
      </w:r>
      <w:hyperlink w:anchor="_ENREF_111" w:tooltip="Spellings, 2006 #374" w:history="1">
        <w:r w:rsidR="00886D37" w:rsidRPr="00127044">
          <w:rPr>
            <w:noProof/>
          </w:rPr>
          <w:t>Spellings, 2006</w:t>
        </w:r>
      </w:hyperlink>
      <w:r w:rsidR="006A6CE7" w:rsidRPr="00127044">
        <w:rPr>
          <w:noProof/>
        </w:rPr>
        <w:t>)</w:t>
      </w:r>
      <w:r w:rsidR="00E6099C" w:rsidRPr="00127044">
        <w:fldChar w:fldCharType="end"/>
      </w:r>
      <w:r w:rsidR="000E0183" w:rsidRPr="00127044">
        <w:t xml:space="preserve">. </w:t>
      </w:r>
      <w:r w:rsidRPr="00127044">
        <w:t>On accountability, the commission recommended</w:t>
      </w:r>
      <w:r w:rsidR="00223C2A" w:rsidRPr="00127044">
        <w:t>,</w:t>
      </w:r>
      <w:r w:rsidRPr="00127044">
        <w:t xml:space="preserve"> “accreditation agencies should </w:t>
      </w:r>
      <w:r w:rsidRPr="00127044">
        <w:lastRenderedPageBreak/>
        <w:t>make performance outcomes, including completion rates and student learning, the core of their assessment as a priority over inputs or processes”</w:t>
      </w:r>
      <w:r w:rsidR="005C67A8" w:rsidRPr="00127044">
        <w:t xml:space="preserve"> </w:t>
      </w:r>
      <w:r w:rsidR="00E6099C" w:rsidRPr="00127044">
        <w:fldChar w:fldCharType="begin"/>
      </w:r>
      <w:r w:rsidR="00747ABA" w:rsidRPr="00127044">
        <w:instrText xml:space="preserve"> ADDIN EN.CITE &lt;EndNote&gt;&lt;Cite&gt;&lt;Author&gt;Spellings&lt;/Author&gt;&lt;Year&gt;2006&lt;/Year&gt;&lt;RecNum&gt;374&lt;/RecNum&gt;&lt;Pages&gt;25&lt;/Pages&gt;&lt;DisplayText&gt;(Spellings, 2006, p. 25)&lt;/DisplayText&gt;&lt;record&gt;&lt;rec-number&gt;374&lt;/rec-number&gt;&lt;foreign-keys&gt;&lt;key app="EN" db-id="trdvwvf9m00zd4es0eavtr0g5zf90pzwzsw5"&gt;374&lt;/key&gt;&lt;/foreign-keys&gt;&lt;ref-type name="Web Page"&gt;12&lt;/ref-type&gt;&lt;contributors&gt;&lt;authors&gt;&lt;author&gt;Spellings, Margaret&lt;/author&gt;&lt;/authors&gt;&lt;/contributors&gt;&lt;titles&gt;&lt;title&gt;A test of leadership: charting the future of U.S. higher education&lt;/title&gt;&lt;alt-title&gt;Charting the future of U.S. higher education; Charting the future of United States higher education&lt;/alt-title&gt;&lt;/titles&gt;&lt;pages&gt;x, 51 p. : digital, PDF file&lt;/pages&gt;&lt;volume&gt;2009&lt;/volume&gt;&lt;number&gt;Sept. 29&lt;/number&gt;&lt;keywords&gt;&lt;keyword&gt;Education, Higher -- United States -- Finance.&lt;/keyword&gt;&lt;keyword&gt;Government aid to higher education -- United States.&lt;/keyword&gt;&lt;keyword&gt;Higher education and state -- United States.&lt;/keyword&gt;&lt;keyword&gt;Universities -- trends -- United States.&lt;/keyword&gt;&lt;keyword&gt;Education -- trends -- United States.&lt;/keyword&gt;&lt;keyword&gt;Financing, Government -- trends -- United States.&lt;/keyword&gt;&lt;keyword&gt;Public Policy -- United States.&lt;/keyword&gt;&lt;/keywords&gt;&lt;dates&gt;&lt;year&gt;2006&lt;/year&gt;&lt;/dates&gt;&lt;publisher&gt;[Washington, D.C. : U.S. Dept. of Education&lt;/publisher&gt;&lt;accession-num&gt;71800143&lt;/accession-num&gt;&lt;work-type&gt;Internet Resource; Computer File Date of Entry: 20060929&lt;/work-type&gt;&lt;urls&gt;&lt;related-urls&gt;&lt;url&gt;http://purl.access.gpo.gov/GPO/LPS74643&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5C67A8" w:rsidRPr="00127044">
        <w:rPr>
          <w:noProof/>
        </w:rPr>
        <w:t>(</w:t>
      </w:r>
      <w:hyperlink w:anchor="_ENREF_111" w:tooltip="Spellings, 2006 #374" w:history="1">
        <w:r w:rsidR="00886D37" w:rsidRPr="00127044">
          <w:rPr>
            <w:noProof/>
          </w:rPr>
          <w:t>Spellings, 2006, p. 25</w:t>
        </w:r>
      </w:hyperlink>
      <w:r w:rsidR="005C67A8" w:rsidRPr="00127044">
        <w:rPr>
          <w:noProof/>
        </w:rPr>
        <w:t>)</w:t>
      </w:r>
      <w:r w:rsidR="00E6099C" w:rsidRPr="00127044">
        <w:fldChar w:fldCharType="end"/>
      </w:r>
      <w:r w:rsidR="005C67A8" w:rsidRPr="00127044">
        <w:t xml:space="preserve">. </w:t>
      </w:r>
      <w:r w:rsidRPr="00127044">
        <w:t xml:space="preserve">The parallels in language between the recommendations of Spellings Commission and the various national library organizations are too obvious to ignore and make it likely that they were </w:t>
      </w:r>
      <w:r w:rsidR="00E1614A" w:rsidRPr="00127044">
        <w:t>observing</w:t>
      </w:r>
      <w:r w:rsidRPr="00127044">
        <w:t xml:space="preserve"> the same tren</w:t>
      </w:r>
      <w:r w:rsidR="000E0183" w:rsidRPr="00127044">
        <w:t>ds described by Alexander</w:t>
      </w:r>
      <w:r w:rsidR="005C67A8" w:rsidRPr="00127044">
        <w:t xml:space="preserve"> </w:t>
      </w:r>
      <w:r w:rsidR="00E6099C" w:rsidRPr="00127044">
        <w:fldChar w:fldCharType="begin"/>
      </w:r>
      <w:r w:rsidR="00747ABA" w:rsidRPr="00127044">
        <w:instrText xml:space="preserve"> ADDIN EN.CITE &lt;EndNote&gt;&lt;Cite ExcludeAuth="1"&gt;&lt;Author&gt;Alexander&lt;/Author&gt;&lt;Year&gt;2000&lt;/Year&gt;&lt;RecNum&gt;131&lt;/RecNum&gt;&lt;DisplayText&gt;(2000)&lt;/DisplayText&gt;&lt;record&gt;&lt;rec-number&gt;131&lt;/rec-number&gt;&lt;foreign-keys&gt;&lt;key app="EN" db-id="trdvwvf9m00zd4es0eavtr0g5zf90pzwzsw5"&gt;131&lt;/key&gt;&lt;/foreign-keys&gt;&lt;ref-type name="Journal Article"&gt;17&lt;/ref-type&gt;&lt;contributors&gt;&lt;authors&gt;&lt;author&gt;Alexander, F. King&lt;/author&gt;&lt;/authors&gt;&lt;/contributors&gt;&lt;titles&gt;&lt;title&gt;The Changing Face of Accountability&lt;/title&gt;&lt;secondary-title&gt;Journal of Higher Education&lt;/secondary-title&gt;&lt;/titles&gt;&lt;periodical&gt;&lt;full-title&gt;Journal of Higher Education&lt;/full-title&gt;&lt;/periodical&gt;&lt;pages&gt;411-431&lt;/pages&gt;&lt;volume&gt;71&lt;/volume&gt;&lt;number&gt;4&lt;/number&gt;&lt;keywords&gt;&lt;keyword&gt;EDUCATIONAL accountability&lt;/keyword&gt;&lt;keyword&gt;UNIVERSITIES &amp;amp; colleges -- Evaluation&lt;/keyword&gt;&lt;keyword&gt;HIGH technology &amp;amp; education&lt;/keyword&gt;&lt;keyword&gt;EDUCATION -- Economic aspects&lt;/keyword&gt;&lt;keyword&gt;OECD countries&lt;/keyword&gt;&lt;/keywords&gt;&lt;dates&gt;&lt;year&gt;2000&lt;/year&gt;&lt;/dates&gt;&lt;publisher&gt;Ohio State University Press&lt;/publisher&gt;&lt;isbn&gt;00221546&lt;/isbn&gt;&lt;urls&gt;&lt;related-urls&gt;&lt;url&gt;http://libproxy.unm.edu/login?url=http://search.ebscohost.com/login.aspx?direct=true&amp;amp;db=ehh&amp;amp;AN=4293777&amp;amp;site=ehost-live&amp;amp;scope=site&lt;/url&gt;&lt;/related-urls&gt;&lt;/urls&gt;&lt;electronic-resource-num&gt;10.2307/2649146&lt;/electronic-resource-num&gt;&lt;remote-database-name&gt;ehh&lt;/remote-database-name&gt;&lt;remote-database-provider&gt;EBSCOhost&lt;/remote-database-provider&gt;&lt;/record&gt;&lt;/Cite&gt;&lt;/EndNote&gt;</w:instrText>
      </w:r>
      <w:r w:rsidR="00E6099C" w:rsidRPr="00127044">
        <w:fldChar w:fldCharType="separate"/>
      </w:r>
      <w:r w:rsidR="005C67A8" w:rsidRPr="00127044">
        <w:rPr>
          <w:noProof/>
        </w:rPr>
        <w:t>(</w:t>
      </w:r>
      <w:hyperlink w:anchor="_ENREF_4" w:tooltip="Alexander, 2000 #131" w:history="1">
        <w:r w:rsidR="00886D37" w:rsidRPr="00127044">
          <w:rPr>
            <w:noProof/>
          </w:rPr>
          <w:t>2000</w:t>
        </w:r>
      </w:hyperlink>
      <w:r w:rsidR="005C67A8" w:rsidRPr="00127044">
        <w:rPr>
          <w:noProof/>
        </w:rPr>
        <w:t>)</w:t>
      </w:r>
      <w:r w:rsidR="00E6099C" w:rsidRPr="00127044">
        <w:fldChar w:fldCharType="end"/>
      </w:r>
      <w:r w:rsidR="005C67A8" w:rsidRPr="00127044">
        <w:t>.</w:t>
      </w:r>
    </w:p>
    <w:p w:rsidR="002441E9" w:rsidRPr="00127044" w:rsidRDefault="00FE1049" w:rsidP="00100907">
      <w:pPr>
        <w:pStyle w:val="BodyText"/>
      </w:pPr>
      <w:r w:rsidRPr="00127044">
        <w:t xml:space="preserve">In a book </w:t>
      </w:r>
      <w:r w:rsidR="00712274" w:rsidRPr="00127044">
        <w:t>written to make a case to directly measure student learning and provide a framework to do so</w:t>
      </w:r>
      <w:r w:rsidR="002441E9" w:rsidRPr="00127044">
        <w:t>, Shavelson</w:t>
      </w:r>
      <w:r w:rsidR="00436791" w:rsidRPr="00127044">
        <w:t xml:space="preserve"> </w:t>
      </w:r>
      <w:r w:rsidR="00E6099C" w:rsidRPr="00127044">
        <w:fldChar w:fldCharType="begin"/>
      </w:r>
      <w:r w:rsidR="00535269" w:rsidRPr="00127044">
        <w:instrText xml:space="preserve"> ADDIN EN.CITE &lt;EndNote&gt;&lt;Cite ExcludeAuth="1"&gt;&lt;Author&gt;Shavelson&lt;/Author&gt;&lt;Year&gt;2010&lt;/Year&gt;&lt;RecNum&gt;376&lt;/RecNum&gt;&lt;record&gt;&lt;rec-number&gt;376&lt;/rec-number&gt;&lt;foreign-keys&gt;&lt;key app="EN" db-id="trdvwvf9m00zd4es0eavtr0g5zf90pzwzsw5"&gt;376&lt;/key&gt;&lt;/foreign-keys&gt;&lt;ref-type name="Electronic Book"&gt;44&lt;/ref-type&gt;&lt;contributors&gt;&lt;authors&gt;&lt;author&gt;Shavelson, Richard J.&lt;/author&gt;&lt;/authors&gt;&lt;/contributors&gt;&lt;titles&gt;&lt;title&gt;Measuring college learning responsibly : accountability in a new era&lt;/title&gt;&lt;/titles&gt;&lt;keywords&gt;&lt;keyword&gt;Universities and colleges -- United States -- Examinations.&lt;/keyword&gt;&lt;keyword&gt;Educational tests and measurements -- United States.&lt;/keyword&gt;&lt;keyword&gt;Educational accountability -- United States.&lt;/keyword&gt;&lt;keyword&gt;Education, Higher -- United States -- Evaluation.&lt;/keyword&gt;&lt;keyword&gt;Schulleistungsmessung.&lt;/keyword&gt;&lt;keyword&gt;USA.&lt;/keyword&gt;&lt;/keywords&gt;&lt;dates&gt;&lt;year&gt;2010&lt;/year&gt;&lt;/dates&gt;&lt;publisher&gt;Stanford University Press&lt;/publisher&gt;&lt;isbn&gt;ISBN: 9780804761208 (cloth : alk. paper); 0804761205 (cloth : alk. paper); 9780804761215 (pbk. : alk. paper); 0804761213 (pbk. : alk. paper) Other: 3017223; LCCN: 2009-19665&lt;/isbn&gt;&lt;accession-num&gt;354817476&lt;/accession-num&gt;&lt;urls&gt;&lt;related-urls&gt;&lt;url&gt;http://bvbr.bib-bvb.de:8991/F?func=service&amp;amp;doc_library=BVB01&amp;amp;doc_number=018900029&amp;amp;line_number=0001&amp;amp;func_code=DB_RECORDS&amp;amp;service_type=MEDIA&lt;/url&gt;&lt;/related-urls&gt;&lt;/urls&gt;&lt;remote-database-provider&gt;OCLC&lt;/remote-database-provider&gt;&lt;language&gt;English&lt;/language&gt;&lt;/record&gt;&lt;/Cite&gt;&lt;/EndNote&gt;</w:instrText>
      </w:r>
      <w:r w:rsidR="00E6099C" w:rsidRPr="00127044">
        <w:fldChar w:fldCharType="separate"/>
      </w:r>
      <w:r w:rsidR="00436791" w:rsidRPr="00127044">
        <w:rPr>
          <w:noProof/>
        </w:rPr>
        <w:t>(</w:t>
      </w:r>
      <w:hyperlink w:anchor="_ENREF_107" w:tooltip="Shavelson, 2010 #376" w:history="1">
        <w:r w:rsidR="00886D37" w:rsidRPr="00127044">
          <w:rPr>
            <w:noProof/>
          </w:rPr>
          <w:t>2010</w:t>
        </w:r>
      </w:hyperlink>
      <w:r w:rsidR="00436791" w:rsidRPr="00127044">
        <w:rPr>
          <w:noProof/>
        </w:rPr>
        <w:t>)</w:t>
      </w:r>
      <w:r w:rsidR="00E6099C" w:rsidRPr="00127044">
        <w:fldChar w:fldCharType="end"/>
      </w:r>
      <w:r w:rsidR="002441E9" w:rsidRPr="00127044">
        <w:t xml:space="preserve"> </w:t>
      </w:r>
      <w:r w:rsidR="00076E97" w:rsidRPr="00127044">
        <w:t>defined</w:t>
      </w:r>
      <w:r w:rsidRPr="00127044">
        <w:t xml:space="preserve"> terms, </w:t>
      </w:r>
      <w:r w:rsidR="00076E97" w:rsidRPr="00127044">
        <w:t>traced</w:t>
      </w:r>
      <w:r w:rsidR="00933A6D" w:rsidRPr="00127044">
        <w:t xml:space="preserve"> the history of accountability in the United States, and </w:t>
      </w:r>
      <w:r w:rsidR="00076E97" w:rsidRPr="00127044">
        <w:t>set</w:t>
      </w:r>
      <w:r w:rsidR="002441E9" w:rsidRPr="00127044">
        <w:t xml:space="preserve"> the policy context for assessment and accountability.</w:t>
      </w:r>
      <w:r w:rsidR="00933A6D" w:rsidRPr="00127044">
        <w:t xml:space="preserve"> </w:t>
      </w:r>
      <w:r w:rsidR="00C65623" w:rsidRPr="00127044">
        <w:t>His definition examined</w:t>
      </w:r>
      <w:r w:rsidRPr="00127044">
        <w:t xml:space="preserve"> the features of accountability, which include</w:t>
      </w:r>
      <w:r w:rsidR="00261537" w:rsidRPr="00127044">
        <w:t>d</w:t>
      </w:r>
      <w:r w:rsidRPr="00127044">
        <w:t xml:space="preserve"> responsibility for actions and outcomes and responsibility to authority alo</w:t>
      </w:r>
      <w:r w:rsidR="00F43890" w:rsidRPr="00127044">
        <w:t>ng with the notion that presume</w:t>
      </w:r>
      <w:r w:rsidR="00261537" w:rsidRPr="00127044">
        <w:t>d</w:t>
      </w:r>
      <w:r w:rsidRPr="00127044">
        <w:t xml:space="preserve"> capability and causality </w:t>
      </w:r>
      <w:r w:rsidR="00E6099C" w:rsidRPr="00127044">
        <w:fldChar w:fldCharType="begin"/>
      </w:r>
      <w:r w:rsidR="00535269" w:rsidRPr="00127044">
        <w:instrText xml:space="preserve"> ADDIN EN.CITE &lt;EndNote&gt;&lt;Cite&gt;&lt;Author&gt;Shavelson&lt;/Author&gt;&lt;Year&gt;2010&lt;/Year&gt;&lt;RecNum&gt;376&lt;/RecNum&gt;&lt;Pages&gt;122&lt;/Pages&gt;&lt;record&gt;&lt;rec-number&gt;376&lt;/rec-number&gt;&lt;foreign-keys&gt;&lt;key app="EN" db-id="trdvwvf9m00zd4es0eavtr0g5zf90pzwzsw5"&gt;376&lt;/key&gt;&lt;/foreign-keys&gt;&lt;ref-type name="Electronic Book"&gt;44&lt;/ref-type&gt;&lt;contributors&gt;&lt;authors&gt;&lt;author&gt;Shavelson, Richard J.&lt;/author&gt;&lt;/authors&gt;&lt;/contributors&gt;&lt;titles&gt;&lt;title&gt;Measuring college learning responsibly : accountability in a new era&lt;/title&gt;&lt;/titles&gt;&lt;keywords&gt;&lt;keyword&gt;Universities and colleges -- United States -- Examinations.&lt;/keyword&gt;&lt;keyword&gt;Educational tests and measurements -- United States.&lt;/keyword&gt;&lt;keyword&gt;Educational accountability -- United States.&lt;/keyword&gt;&lt;keyword&gt;Education, Higher -- United States -- Evaluation.&lt;/keyword&gt;&lt;keyword&gt;Schulleistungsmessung.&lt;/keyword&gt;&lt;keyword&gt;USA.&lt;/keyword&gt;&lt;/keywords&gt;&lt;dates&gt;&lt;year&gt;2010&lt;/year&gt;&lt;/dates&gt;&lt;publisher&gt;Stanford University Press&lt;/publisher&gt;&lt;isbn&gt;ISBN: 9780804761208 (cloth : alk. paper); 0804761205 (cloth : alk. paper); 9780804761215 (pbk. : alk. paper); 0804761213 (pbk. : alk. paper) Other: 3017223; LCCN: 2009-19665&lt;/isbn&gt;&lt;accession-num&gt;354817476&lt;/accession-num&gt;&lt;urls&gt;&lt;related-urls&gt;&lt;url&gt;http://bvbr.bib-bvb.de:8991/F?func=service&amp;amp;doc_library=BVB01&amp;amp;doc_number=018900029&amp;amp;line_number=0001&amp;amp;func_code=DB_RECORDS&amp;amp;service_type=MEDIA&lt;/url&gt;&lt;/related-urls&gt;&lt;/urls&gt;&lt;remote-database-provider&gt;OCLC&lt;/remote-database-provider&gt;&lt;language&gt;English&lt;/language&gt;&lt;/record&gt;&lt;/Cite&gt;&lt;/EndNote&gt;</w:instrText>
      </w:r>
      <w:r w:rsidR="00E6099C" w:rsidRPr="00127044">
        <w:fldChar w:fldCharType="separate"/>
      </w:r>
      <w:r w:rsidR="00436791" w:rsidRPr="00127044">
        <w:rPr>
          <w:noProof/>
        </w:rPr>
        <w:t>(</w:t>
      </w:r>
      <w:hyperlink w:anchor="_ENREF_107" w:tooltip="Shavelson, 2010 #376" w:history="1">
        <w:r w:rsidR="00886D37" w:rsidRPr="00127044">
          <w:rPr>
            <w:noProof/>
          </w:rPr>
          <w:t>Shavelson, 2010, p. 122</w:t>
        </w:r>
      </w:hyperlink>
      <w:r w:rsidR="00436791" w:rsidRPr="00127044">
        <w:rPr>
          <w:noProof/>
        </w:rPr>
        <w:t>)</w:t>
      </w:r>
      <w:r w:rsidR="00E6099C" w:rsidRPr="00127044">
        <w:fldChar w:fldCharType="end"/>
      </w:r>
      <w:r w:rsidR="00436791" w:rsidRPr="00127044">
        <w:t>.</w:t>
      </w:r>
      <w:r w:rsidRPr="00127044">
        <w:t xml:space="preserve"> </w:t>
      </w:r>
      <w:r w:rsidR="00933A6D" w:rsidRPr="00127044">
        <w:t>He trace</w:t>
      </w:r>
      <w:r w:rsidR="00C65623" w:rsidRPr="00127044">
        <w:t>d</w:t>
      </w:r>
      <w:r w:rsidR="00933A6D" w:rsidRPr="00127044">
        <w:t xml:space="preserve"> the history </w:t>
      </w:r>
      <w:r w:rsidRPr="00127044">
        <w:t xml:space="preserve">of accountability in higher education </w:t>
      </w:r>
      <w:r w:rsidR="00AB2DD1" w:rsidRPr="00127044">
        <w:t>from self-</w:t>
      </w:r>
      <w:r w:rsidR="00933A6D" w:rsidRPr="00127044">
        <w:t xml:space="preserve">regulation to accreditation to state level accountability to associations providing voluntary means of </w:t>
      </w:r>
      <w:r w:rsidRPr="00127044">
        <w:t xml:space="preserve">demonstrating accountability. </w:t>
      </w:r>
      <w:r w:rsidR="00AB14E4" w:rsidRPr="00127044">
        <w:t>Furthermore</w:t>
      </w:r>
      <w:r w:rsidRPr="00127044">
        <w:t>, h</w:t>
      </w:r>
      <w:r w:rsidR="00C65623" w:rsidRPr="00127044">
        <w:t>e noted</w:t>
      </w:r>
      <w:r w:rsidR="002441E9" w:rsidRPr="00127044">
        <w:t xml:space="preserve"> that the Spellings National Commission Report spurred considerable debate within the higher education community</w:t>
      </w:r>
      <w:r w:rsidRPr="00127044">
        <w:t xml:space="preserve"> that ha</w:t>
      </w:r>
      <w:r w:rsidR="00712274" w:rsidRPr="00127044">
        <w:t>s</w:t>
      </w:r>
      <w:r w:rsidRPr="00127044">
        <w:t xml:space="preserve"> had a direct impact on policy</w:t>
      </w:r>
      <w:r w:rsidR="008C6B80" w:rsidRPr="00127044">
        <w:t xml:space="preserve">. Together, the context he </w:t>
      </w:r>
      <w:r w:rsidR="00C65623" w:rsidRPr="00127044">
        <w:t>provided</w:t>
      </w:r>
      <w:r w:rsidR="00F04CBA" w:rsidRPr="00127044">
        <w:t xml:space="preserve"> </w:t>
      </w:r>
      <w:r w:rsidR="008C6B80" w:rsidRPr="00127044">
        <w:t>paint</w:t>
      </w:r>
      <w:r w:rsidR="00AB14E4" w:rsidRPr="00127044">
        <w:t>s</w:t>
      </w:r>
      <w:r w:rsidR="008C6B80" w:rsidRPr="00127044">
        <w:t xml:space="preserve"> a picture of increasing accountability in higher education.</w:t>
      </w:r>
    </w:p>
    <w:p w:rsidR="009562A3" w:rsidRPr="00127044" w:rsidRDefault="002441E9" w:rsidP="002441E9">
      <w:pPr>
        <w:pStyle w:val="BodyText"/>
      </w:pPr>
      <w:r w:rsidRPr="00127044">
        <w:t xml:space="preserve"> In 2009, ACRL wrote a </w:t>
      </w:r>
      <w:r w:rsidRPr="00127044">
        <w:rPr>
          <w:i/>
        </w:rPr>
        <w:t>Strategic Thinking Guide for Academic Librarians in the New Global Economy</w:t>
      </w:r>
      <w:r w:rsidRPr="00127044">
        <w:t xml:space="preserve"> summarizing the “turmoil” in higher education </w:t>
      </w:r>
      <w:r w:rsidR="00E6099C" w:rsidRPr="00127044">
        <w:fldChar w:fldCharType="begin"/>
      </w:r>
      <w:r w:rsidR="00535269" w:rsidRPr="00127044">
        <w:instrText xml:space="preserve"> ADDIN EN.CITE &lt;EndNote&gt;&lt;Cite&gt;&lt;Author&gt;Deiss&lt;/Author&gt;&lt;Year&gt;2009&lt;/Year&gt;&lt;RecNum&gt;375&lt;/RecNum&gt;&lt;record&gt;&lt;rec-number&gt;375&lt;/rec-number&gt;&lt;foreign-keys&gt;&lt;key app="EN" db-id="trdvwvf9m00zd4es0eavtr0g5zf90pzwzsw5"&gt;375&lt;/key&gt;&lt;/foreign-keys&gt;&lt;ref-type name="Web Page"&gt;12&lt;/ref-type&gt;&lt;contributors&gt;&lt;authors&gt;&lt;author&gt;Deiss, Kathryn &lt;/author&gt;&lt;author&gt;Petrowski, Mary Jane&lt;/author&gt;&lt;/authors&gt;&lt;/contributors&gt;&lt;titles&gt;&lt;title&gt;ACRL 2009 Strategic Thinking Guide for Academic Librarians in the New Economy&lt;/title&gt;&lt;/titles&gt;&lt;volume&gt;2010&lt;/volume&gt;&lt;dates&gt;&lt;year&gt;2009&lt;/year&gt;&lt;/dates&gt;&lt;publisher&gt;Association of College &amp;amp; Research Libraries&lt;/publisher&gt;&lt;urls&gt;&lt;related-urls&gt;&lt;url&gt;http://www.ala.org/ala//mgrps/divs/acrl/issues/value/acrlguide09.pdf&lt;/url&gt;&lt;/related-urls&gt;&lt;/urls&gt;&lt;/record&gt;&lt;/Cite&gt;&lt;/EndNote&gt;</w:instrText>
      </w:r>
      <w:r w:rsidR="00E6099C" w:rsidRPr="00127044">
        <w:fldChar w:fldCharType="separate"/>
      </w:r>
      <w:r w:rsidR="006A6CE7" w:rsidRPr="00127044">
        <w:rPr>
          <w:noProof/>
        </w:rPr>
        <w:t>(</w:t>
      </w:r>
      <w:hyperlink w:anchor="_ENREF_36" w:tooltip="Deiss, 2009 #375" w:history="1">
        <w:r w:rsidR="00886D37" w:rsidRPr="00127044">
          <w:rPr>
            <w:noProof/>
          </w:rPr>
          <w:t>Deiss &amp; Petrowski, 2009</w:t>
        </w:r>
      </w:hyperlink>
      <w:r w:rsidR="006A6CE7" w:rsidRPr="00127044">
        <w:rPr>
          <w:noProof/>
        </w:rPr>
        <w:t>)</w:t>
      </w:r>
      <w:r w:rsidR="00E6099C" w:rsidRPr="00127044">
        <w:fldChar w:fldCharType="end"/>
      </w:r>
      <w:r w:rsidRPr="00127044">
        <w:t>. The guide points to the flailing economy, the government’s view of “higher education as one antidote for economic decline,” and sweeping changes in technology as reasons for “librar</w:t>
      </w:r>
      <w:r w:rsidR="009562A3" w:rsidRPr="00127044">
        <w:t>ians to embrace systemic change</w:t>
      </w:r>
      <w:r w:rsidRPr="00127044">
        <w:t>”</w:t>
      </w:r>
      <w:r w:rsidR="009562A3" w:rsidRPr="00127044">
        <w:t xml:space="preserve"> </w:t>
      </w:r>
      <w:r w:rsidR="00E6099C" w:rsidRPr="00127044">
        <w:fldChar w:fldCharType="begin"/>
      </w:r>
      <w:r w:rsidR="00535269" w:rsidRPr="00127044">
        <w:instrText xml:space="preserve"> ADDIN EN.CITE &lt;EndNote&gt;&lt;Cite ExcludeAuth="1" ExcludeYear="1"&gt;&lt;Author&gt;Deiss&lt;/Author&gt;&lt;Year&gt;2009&lt;/Year&gt;&lt;RecNum&gt;375&lt;/RecNum&gt;&lt;Pages&gt;3&lt;/Pages&gt;&lt;record&gt;&lt;rec-number&gt;375&lt;/rec-number&gt;&lt;foreign-keys&gt;&lt;key app="EN" db-id="trdvwvf9m00zd4es0eavtr0g5zf90pzwzsw5"&gt;375&lt;/key&gt;&lt;/foreign-keys&gt;&lt;ref-type name="Web Page"&gt;12&lt;/ref-type&gt;&lt;contributors&gt;&lt;authors&gt;&lt;author&gt;Deiss, Kathryn &lt;/author&gt;&lt;author&gt;Petrowski, Mary Jane&lt;/author&gt;&lt;/authors&gt;&lt;/contributors&gt;&lt;titles&gt;&lt;title&gt;ACRL 2009 Strategic Thinking Guide for Academic Librarians in the New Economy&lt;/title&gt;&lt;/titles&gt;&lt;volume&gt;2010&lt;/volume&gt;&lt;dates&gt;&lt;year&gt;2009&lt;/year&gt;&lt;/dates&gt;&lt;publisher&gt;Association of College &amp;amp; Research Libraries&lt;/publisher&gt;&lt;urls&gt;&lt;related-urls&gt;&lt;url&gt;http://www.ala.org/ala//mgrps/divs/acrl/issues/value/acrlguide09.pdf&lt;/url&gt;&lt;/related-urls&gt;&lt;/urls&gt;&lt;/record&gt;&lt;/Cite&gt;&lt;/EndNote&gt;</w:instrText>
      </w:r>
      <w:r w:rsidR="00E6099C" w:rsidRPr="00127044">
        <w:fldChar w:fldCharType="separate"/>
      </w:r>
      <w:r w:rsidR="009562A3" w:rsidRPr="00127044">
        <w:rPr>
          <w:noProof/>
        </w:rPr>
        <w:t>(</w:t>
      </w:r>
      <w:hyperlink w:anchor="_ENREF_36" w:tooltip="Deiss, 2009 #375" w:history="1">
        <w:r w:rsidR="00886D37" w:rsidRPr="00127044">
          <w:rPr>
            <w:noProof/>
          </w:rPr>
          <w:t>p. 3</w:t>
        </w:r>
      </w:hyperlink>
      <w:r w:rsidR="009562A3" w:rsidRPr="00127044">
        <w:rPr>
          <w:noProof/>
        </w:rPr>
        <w:t>)</w:t>
      </w:r>
      <w:r w:rsidR="00E6099C" w:rsidRPr="00127044">
        <w:fldChar w:fldCharType="end"/>
      </w:r>
      <w:r w:rsidR="009562A3" w:rsidRPr="00127044">
        <w:t xml:space="preserve">. </w:t>
      </w:r>
      <w:r w:rsidR="002D25C8" w:rsidRPr="00127044">
        <w:t>Academic libraries are faced with the accountability defined by Shavelson and the turmoil described by ACRL.</w:t>
      </w:r>
    </w:p>
    <w:p w:rsidR="0041793A" w:rsidRPr="00127044" w:rsidRDefault="005248C9" w:rsidP="0041793A">
      <w:pPr>
        <w:pStyle w:val="Heading2fordissertation"/>
      </w:pPr>
      <w:bookmarkStart w:id="75" w:name="_Toc357082342"/>
      <w:r w:rsidRPr="00127044">
        <w:lastRenderedPageBreak/>
        <w:t>Additional Factors</w:t>
      </w:r>
      <w:bookmarkEnd w:id="75"/>
    </w:p>
    <w:p w:rsidR="009A545D" w:rsidRPr="00127044" w:rsidRDefault="005248C9" w:rsidP="00683BDB">
      <w:pPr>
        <w:pStyle w:val="Heading3fordissertation"/>
        <w:ind w:firstLine="547"/>
      </w:pPr>
      <w:bookmarkStart w:id="76" w:name="_Toc357082343"/>
      <w:r w:rsidRPr="00127044">
        <w:t>Scarce Resources</w:t>
      </w:r>
      <w:r w:rsidR="006820DC" w:rsidRPr="00127044">
        <w:t>.</w:t>
      </w:r>
      <w:bookmarkEnd w:id="76"/>
      <w:r w:rsidR="006820DC" w:rsidRPr="00127044">
        <w:t xml:space="preserve"> </w:t>
      </w:r>
    </w:p>
    <w:p w:rsidR="00F54016" w:rsidRPr="00127044" w:rsidRDefault="003E624E" w:rsidP="009A545D">
      <w:pPr>
        <w:pStyle w:val="BodyText"/>
      </w:pPr>
      <w:r w:rsidRPr="00127044">
        <w:t xml:space="preserve">ACRL </w:t>
      </w:r>
      <w:r w:rsidR="00BF22CE" w:rsidRPr="00127044">
        <w:t xml:space="preserve">regularly </w:t>
      </w:r>
      <w:r w:rsidRPr="00127044">
        <w:t xml:space="preserve">produces a list of the </w:t>
      </w:r>
      <w:r w:rsidR="00E047E4" w:rsidRPr="00127044">
        <w:t xml:space="preserve">top </w:t>
      </w:r>
      <w:r w:rsidR="00F24F58" w:rsidRPr="00127044">
        <w:t xml:space="preserve">ten </w:t>
      </w:r>
      <w:r w:rsidR="00E047E4" w:rsidRPr="00127044">
        <w:t>trends in academic libraries</w:t>
      </w:r>
      <w:r w:rsidRPr="00127044">
        <w:t xml:space="preserve">. The most recent iteration </w:t>
      </w:r>
      <w:r w:rsidR="001B2236" w:rsidRPr="00127044">
        <w:t>stated</w:t>
      </w:r>
      <w:r w:rsidR="00AB14E4" w:rsidRPr="00127044">
        <w:t>,</w:t>
      </w:r>
      <w:r w:rsidR="00E047E4" w:rsidRPr="00127044">
        <w:t xml:space="preserve"> “budget challenges will continue and libraries will evolve as a result</w:t>
      </w:r>
      <w:r w:rsidR="00AB14E4" w:rsidRPr="00127044">
        <w:t>”</w:t>
      </w:r>
      <w:r w:rsidR="006A7ED0" w:rsidRPr="00127044">
        <w:t xml:space="preserve"> </w:t>
      </w:r>
      <w:r w:rsidR="00E6099C" w:rsidRPr="00127044">
        <w:fldChar w:fldCharType="begin"/>
      </w:r>
      <w:r w:rsidR="00535269" w:rsidRPr="00127044">
        <w:instrText xml:space="preserve"> ADDIN EN.CITE &lt;EndNote&gt;&lt;Cite&gt;&lt;Author&gt;Association of College &amp;amp; Research Libraries&lt;/Author&gt;&lt;Year&gt;2010&lt;/Year&gt;&lt;RecNum&gt;373&lt;/RecNum&gt;&lt;Pages&gt;287&lt;/Pages&gt;&lt;record&gt;&lt;rec-number&gt;373&lt;/rec-number&gt;&lt;foreign-keys&gt;&lt;key app="EN" db-id="trdvwvf9m00zd4es0eavtr0g5zf90pzwzsw5"&gt;373&lt;/key&gt;&lt;/foreign-keys&gt;&lt;ref-type name="Journal Article"&gt;17&lt;/ref-type&gt;&lt;contributors&gt;&lt;authors&gt;&lt;author&gt;Association of College &amp;amp; Research Libraries,&lt;/author&gt;&lt;/authors&gt;&lt;/contributors&gt;&lt;titles&gt;&lt;title&gt;2010 top ten trends in academic libraries&lt;/title&gt;&lt;secondary-title&gt;College &amp;amp; Research Libraries News&lt;/secondary-title&gt;&lt;/titles&gt;&lt;periodical&gt;&lt;full-title&gt;College &amp;amp; Research Libraries News&lt;/full-title&gt;&lt;/periodical&gt;&lt;pages&gt;286-292&lt;/pages&gt;&lt;volume&gt;71&lt;/volume&gt;&lt;number&gt;6&lt;/number&gt;&lt;keywords&gt;&lt;keyword&gt;TRENDS&lt;/keyword&gt;&lt;keyword&gt;ACADEMIC librarians&lt;/keyword&gt;&lt;keyword&gt;DEMAND (Economic theory)&lt;/keyword&gt;&lt;keyword&gt;BUDGET&lt;/keyword&gt;&lt;keyword&gt;ELECTRONICS&lt;/keyword&gt;&lt;keyword&gt;LIBRARIES&lt;/keyword&gt;&lt;keyword&gt;DIGITAL libraries&lt;/keyword&gt;&lt;/keywords&gt;&lt;dates&gt;&lt;year&gt;2010&lt;/year&gt;&lt;/dates&gt;&lt;isbn&gt;00990086&lt;/isbn&gt;&lt;urls&gt;&lt;related-urls&gt;&lt;url&gt;http://libproxy.unm.edu/login?url=http://search.ebscohost.com/login.aspx?direct=true&amp;amp;db=a9h&amp;amp;AN=51617714&amp;amp;site=ehost-live&amp;amp;scope=site&lt;/url&gt;&lt;/related-urls&gt;&lt;/urls&gt;&lt;remote-database-name&gt;a9h&lt;/remote-database-name&gt;&lt;remote-database-provider&gt;EBSCOhost&lt;/remote-database-provider&gt;&lt;/record&gt;&lt;/Cite&gt;&lt;/EndNote&gt;</w:instrText>
      </w:r>
      <w:r w:rsidR="00E6099C" w:rsidRPr="00127044">
        <w:fldChar w:fldCharType="separate"/>
      </w:r>
      <w:r w:rsidRPr="00127044">
        <w:t>(</w:t>
      </w:r>
      <w:hyperlink w:anchor="_ENREF_9" w:tooltip="Association of College &amp; Research Libraries, 2010 #373" w:history="1">
        <w:r w:rsidR="00886D37" w:rsidRPr="00127044">
          <w:t>Association of College &amp; Research Libraries, 2010a, p. 287</w:t>
        </w:r>
      </w:hyperlink>
      <w:r w:rsidRPr="00127044">
        <w:t>)</w:t>
      </w:r>
      <w:r w:rsidR="00E6099C" w:rsidRPr="00127044">
        <w:fldChar w:fldCharType="end"/>
      </w:r>
      <w:r w:rsidR="00E047E4" w:rsidRPr="00127044">
        <w:t xml:space="preserve">. </w:t>
      </w:r>
      <w:r w:rsidR="00476FE6" w:rsidRPr="00127044">
        <w:t>The report goes on to point</w:t>
      </w:r>
      <w:r w:rsidR="00E047E4" w:rsidRPr="00127044">
        <w:t xml:space="preserve"> out that budgets are stagnant or reduced, endowments are down, and the proportion states spend on higher </w:t>
      </w:r>
      <w:r w:rsidR="00476FE6" w:rsidRPr="00127044">
        <w:t xml:space="preserve">education continues to diminish. </w:t>
      </w:r>
      <w:r w:rsidR="00E047E4" w:rsidRPr="00127044">
        <w:t>The</w:t>
      </w:r>
      <w:r w:rsidR="00094AC5" w:rsidRPr="00127044">
        <w:t xml:space="preserve"> ACRL</w:t>
      </w:r>
      <w:r w:rsidR="00E047E4" w:rsidRPr="00127044">
        <w:t xml:space="preserve"> </w:t>
      </w:r>
      <w:r w:rsidR="00E047E4" w:rsidRPr="00127044">
        <w:rPr>
          <w:i/>
        </w:rPr>
        <w:t>Strategic Thinking Guide</w:t>
      </w:r>
      <w:r w:rsidR="001B2236" w:rsidRPr="00127044">
        <w:t xml:space="preserve"> offered</w:t>
      </w:r>
      <w:r w:rsidR="00E047E4" w:rsidRPr="00127044">
        <w:t xml:space="preserve"> </w:t>
      </w:r>
      <w:r w:rsidR="00D06841" w:rsidRPr="00127044">
        <w:t xml:space="preserve">up </w:t>
      </w:r>
      <w:r w:rsidR="00E047E4" w:rsidRPr="00127044">
        <w:t>more developments, noting tha</w:t>
      </w:r>
      <w:r w:rsidR="001B2236" w:rsidRPr="00127044">
        <w:t>t giving to higher education had</w:t>
      </w:r>
      <w:r w:rsidR="00E047E4" w:rsidRPr="00127044">
        <w:t xml:space="preserve"> reached a plateau, students </w:t>
      </w:r>
      <w:r w:rsidR="001B2236" w:rsidRPr="00127044">
        <w:t>were</w:t>
      </w:r>
      <w:r w:rsidR="00E047E4" w:rsidRPr="00127044">
        <w:t xml:space="preserve"> more reluctant to take out loans, and federal spending </w:t>
      </w:r>
      <w:r w:rsidR="001B2236" w:rsidRPr="00127044">
        <w:t>would</w:t>
      </w:r>
      <w:r w:rsidR="00E047E4" w:rsidRPr="00127044">
        <w:t xml:space="preserve"> likely diminish substantially after the stimulus funding </w:t>
      </w:r>
      <w:r w:rsidR="001B2236" w:rsidRPr="00127044">
        <w:t>was</w:t>
      </w:r>
      <w:r w:rsidR="005D178B" w:rsidRPr="00127044">
        <w:t xml:space="preserve"> exhausted</w:t>
      </w:r>
      <w:r w:rsidR="006A7ED0" w:rsidRPr="00127044">
        <w:t xml:space="preserve"> </w:t>
      </w:r>
      <w:r w:rsidR="00E6099C" w:rsidRPr="00127044">
        <w:fldChar w:fldCharType="begin"/>
      </w:r>
      <w:r w:rsidR="00535269" w:rsidRPr="00127044">
        <w:instrText xml:space="preserve"> ADDIN EN.CITE &lt;EndNote&gt;&lt;Cite&gt;&lt;Author&gt;Deiss&lt;/Author&gt;&lt;Year&gt;2009&lt;/Year&gt;&lt;RecNum&gt;375&lt;/RecNum&gt;&lt;Pages&gt;4&lt;/Pages&gt;&lt;record&gt;&lt;rec-number&gt;375&lt;/rec-number&gt;&lt;foreign-keys&gt;&lt;key app="EN" db-id="trdvwvf9m00zd4es0eavtr0g5zf90pzwzsw5"&gt;375&lt;/key&gt;&lt;/foreign-keys&gt;&lt;ref-type name="Web Page"&gt;12&lt;/ref-type&gt;&lt;contributors&gt;&lt;authors&gt;&lt;author&gt;Deiss, Kathryn &lt;/author&gt;&lt;author&gt;Petrowski, Mary Jane&lt;/author&gt;&lt;/authors&gt;&lt;/contributors&gt;&lt;titles&gt;&lt;title&gt;ACRL 2009 Strategic Thinking Guide for Academic Librarians in the New Economy&lt;/title&gt;&lt;/titles&gt;&lt;volume&gt;2010&lt;/volume&gt;&lt;dates&gt;&lt;year&gt;2009&lt;/year&gt;&lt;/dates&gt;&lt;publisher&gt;Association of College &amp;amp; Research Libraries&lt;/publisher&gt;&lt;urls&gt;&lt;related-urls&gt;&lt;url&gt;http://www.ala.org/ala//mgrps/divs/acrl/issues/value/acrlguide09.pdf&lt;/url&gt;&lt;/related-urls&gt;&lt;/urls&gt;&lt;/record&gt;&lt;/Cite&gt;&lt;/EndNote&gt;</w:instrText>
      </w:r>
      <w:r w:rsidR="00E6099C" w:rsidRPr="00127044">
        <w:fldChar w:fldCharType="separate"/>
      </w:r>
      <w:r w:rsidR="006A6CE7" w:rsidRPr="00127044">
        <w:t>(</w:t>
      </w:r>
      <w:hyperlink w:anchor="_ENREF_36" w:tooltip="Deiss, 2009 #375" w:history="1">
        <w:r w:rsidR="00886D37" w:rsidRPr="00127044">
          <w:t>Deiss &amp; Petrowski, 2009, p. 4</w:t>
        </w:r>
      </w:hyperlink>
      <w:r w:rsidR="006A6CE7" w:rsidRPr="00127044">
        <w:t>)</w:t>
      </w:r>
      <w:r w:rsidR="00E6099C" w:rsidRPr="00127044">
        <w:fldChar w:fldCharType="end"/>
      </w:r>
      <w:r w:rsidR="00E047E4" w:rsidRPr="00127044">
        <w:t>.</w:t>
      </w:r>
      <w:r w:rsidR="006A7ED0" w:rsidRPr="00127044">
        <w:t xml:space="preserve"> </w:t>
      </w:r>
      <w:r w:rsidR="004A158F" w:rsidRPr="00127044">
        <w:br/>
      </w:r>
      <w:r w:rsidR="004A158F" w:rsidRPr="00127044">
        <w:tab/>
      </w:r>
      <w:r w:rsidR="00B04C4B" w:rsidRPr="00127044">
        <w:t xml:space="preserve">Three different articles </w:t>
      </w:r>
      <w:r w:rsidR="00BC59C5" w:rsidRPr="00127044">
        <w:t>mad</w:t>
      </w:r>
      <w:r w:rsidR="00B04C4B" w:rsidRPr="00127044">
        <w:t>e</w:t>
      </w:r>
      <w:r w:rsidR="004A158F" w:rsidRPr="00127044">
        <w:t xml:space="preserve"> an argument to transform the academic library by aligning its services with the core mission of the university</w:t>
      </w:r>
      <w:r w:rsidR="00B04C4B" w:rsidRPr="00127044">
        <w:t>.</w:t>
      </w:r>
      <w:r w:rsidR="004A158F" w:rsidRPr="00127044">
        <w:t xml:space="preserve"> </w:t>
      </w:r>
      <w:r w:rsidR="00430B74" w:rsidRPr="00127044">
        <w:t>Simmons-Welburn, Donovan,</w:t>
      </w:r>
      <w:r w:rsidR="00B04C4B" w:rsidRPr="00127044">
        <w:t xml:space="preserve"> and Bender</w:t>
      </w:r>
      <w:r w:rsidR="00430B74" w:rsidRPr="00127044">
        <w:t xml:space="preserve"> </w:t>
      </w:r>
      <w:r w:rsidR="00E6099C" w:rsidRPr="00127044">
        <w:fldChar w:fldCharType="begin"/>
      </w:r>
      <w:r w:rsidR="00535269" w:rsidRPr="00127044">
        <w:instrText xml:space="preserve"> ADDIN EN.CITE &lt;EndNote&gt;&lt;Cite ExcludeAuth="1"&gt;&lt;Author&gt;Simmons-Welburn&lt;/Author&gt;&lt;Year&gt;2008&lt;/Year&gt;&lt;RecNum&gt;151&lt;/RecNum&gt;&lt;record&gt;&lt;rec-number&gt;151&lt;/rec-number&gt;&lt;foreign-keys&gt;&lt;key app="EN" db-id="trdvwvf9m00zd4es0eavtr0g5zf90pzwzsw5"&gt;151&lt;/key&gt;&lt;/foreign-keys&gt;&lt;ref-type name="Journal Article"&gt;17&lt;/ref-type&gt;&lt;contributors&gt;&lt;authors&gt;&lt;author&gt;Simmons-Welburn, Janice&lt;/author&gt;&lt;author&gt;Donovan, Georgie&lt;/author&gt;&lt;author&gt;Bender, Laura&lt;/author&gt;&lt;/authors&gt;&lt;/contributors&gt;&lt;titles&gt;&lt;title&gt;Transforming the Library: The Case for Libraries to End Incremental Measures and Solve Problems for Their Campuses Now&lt;/title&gt;&lt;secondary-title&gt;Library Administration &amp;amp; Management&lt;/secondary-title&gt;&lt;/titles&gt;&lt;periodical&gt;&lt;full-title&gt;Library Administration &amp;amp; Management&lt;/full-title&gt;&lt;/periodical&gt;&lt;pages&gt;130-134&lt;/pages&gt;&lt;volume&gt;22&lt;/volume&gt;&lt;number&gt;3&lt;/number&gt;&lt;keywords&gt;&lt;keyword&gt;LIBRARY administration&lt;/keyword&gt;&lt;keyword&gt;ACADEMIC libraries&lt;/keyword&gt;&lt;keyword&gt;LIBRARIES &amp;amp; education&lt;/keyword&gt;&lt;keyword&gt;ACADEMIC libraries -- Effect of technological innovations on&lt;/keyword&gt;&lt;keyword&gt;PROBLEM solving&lt;/keyword&gt;&lt;keyword&gt;ORGANIZATIONAL change&lt;/keyword&gt;&lt;keyword&gt;PUBLIC universities &amp;amp; colleges&lt;/keyword&gt;&lt;keyword&gt;PUBLIC interest&lt;/keyword&gt;&lt;keyword&gt;EDUCATION &amp;amp; state&lt;/keyword&gt;&lt;keyword&gt;RESISTANCE to change&lt;/keyword&gt;&lt;keyword&gt;CHANGE management&lt;/keyword&gt;&lt;keyword&gt;DRUCKER, Peter F. (Peter Ferdinand), 1909-2005&lt;/keyword&gt;&lt;/keywords&gt;&lt;dates&gt;&lt;year&gt;2008&lt;/year&gt;&lt;pub-dates&gt;&lt;date&gt;Summer2008&lt;/date&gt;&lt;/pub-dates&gt;&lt;/dates&gt;&lt;isbn&gt;08884463&lt;/isbn&gt;&lt;urls&gt;&lt;related-urls&gt;&lt;url&gt;http://libproxy.unm.edu/login?url=http://search.ebscohost.com/login.aspx?direct=true&amp;amp;db=lxh&amp;amp;AN=32695569&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7816F6" w:rsidRPr="00127044">
        <w:t>(</w:t>
      </w:r>
      <w:hyperlink w:anchor="_ENREF_108" w:tooltip="Simmons-Welburn, 2008 #151" w:history="1">
        <w:r w:rsidR="00886D37" w:rsidRPr="00127044">
          <w:t>2008</w:t>
        </w:r>
      </w:hyperlink>
      <w:r w:rsidR="007816F6" w:rsidRPr="00127044">
        <w:t>)</w:t>
      </w:r>
      <w:r w:rsidR="00E6099C" w:rsidRPr="00127044">
        <w:fldChar w:fldCharType="end"/>
      </w:r>
      <w:r w:rsidR="007816F6" w:rsidRPr="00127044">
        <w:t xml:space="preserve"> </w:t>
      </w:r>
      <w:r w:rsidR="00B04C4B" w:rsidRPr="00127044">
        <w:t>point</w:t>
      </w:r>
      <w:r w:rsidR="00BC59C5" w:rsidRPr="00127044">
        <w:t>ed</w:t>
      </w:r>
      <w:r w:rsidR="00B04C4B" w:rsidRPr="00127044">
        <w:t xml:space="preserve"> out that higher education institutions have “been battling budget scarcity since the troubled decade of the 1970s”</w:t>
      </w:r>
      <w:r w:rsidR="000B5557" w:rsidRPr="00127044">
        <w:t xml:space="preserve"> </w:t>
      </w:r>
      <w:r w:rsidR="00E6099C" w:rsidRPr="00127044">
        <w:fldChar w:fldCharType="begin"/>
      </w:r>
      <w:r w:rsidR="00535269" w:rsidRPr="00127044">
        <w:instrText xml:space="preserve"> ADDIN EN.CITE &lt;EndNote&gt;&lt;Cite ExcludeAuth="1" ExcludeYear="1"&gt;&lt;Author&gt;Simmons-Welburn&lt;/Author&gt;&lt;Year&gt;2008&lt;/Year&gt;&lt;RecNum&gt;151&lt;/RecNum&gt;&lt;Pages&gt;130&lt;/Pages&gt;&lt;record&gt;&lt;rec-number&gt;151&lt;/rec-number&gt;&lt;foreign-keys&gt;&lt;key app="EN" db-id="trdvwvf9m00zd4es0eavtr0g5zf90pzwzsw5"&gt;151&lt;/key&gt;&lt;/foreign-keys&gt;&lt;ref-type name="Journal Article"&gt;17&lt;/ref-type&gt;&lt;contributors&gt;&lt;authors&gt;&lt;author&gt;Simmons-Welburn, Janice&lt;/author&gt;&lt;author&gt;Donovan, Georgie&lt;/author&gt;&lt;author&gt;Bender, Laura&lt;/author&gt;&lt;/authors&gt;&lt;/contributors&gt;&lt;titles&gt;&lt;title&gt;Transforming the Library: The Case for Libraries to End Incremental Measures and Solve Problems for Their Campuses Now&lt;/title&gt;&lt;secondary-title&gt;Library Administration &amp;amp; Management&lt;/secondary-title&gt;&lt;/titles&gt;&lt;periodical&gt;&lt;full-title&gt;Library Administration &amp;amp; Management&lt;/full-title&gt;&lt;/periodical&gt;&lt;pages&gt;130-134&lt;/pages&gt;&lt;volume&gt;22&lt;/volume&gt;&lt;number&gt;3&lt;/number&gt;&lt;keywords&gt;&lt;keyword&gt;LIBRARY administration&lt;/keyword&gt;&lt;keyword&gt;ACADEMIC libraries&lt;/keyword&gt;&lt;keyword&gt;LIBRARIES &amp;amp; education&lt;/keyword&gt;&lt;keyword&gt;ACADEMIC libraries -- Effect of technological innovations on&lt;/keyword&gt;&lt;keyword&gt;PROBLEM solving&lt;/keyword&gt;&lt;keyword&gt;ORGANIZATIONAL change&lt;/keyword&gt;&lt;keyword&gt;PUBLIC universities &amp;amp; colleges&lt;/keyword&gt;&lt;keyword&gt;PUBLIC interest&lt;/keyword&gt;&lt;keyword&gt;EDUCATION &amp;amp; state&lt;/keyword&gt;&lt;keyword&gt;RESISTANCE to change&lt;/keyword&gt;&lt;keyword&gt;CHANGE management&lt;/keyword&gt;&lt;keyword&gt;DRUCKER, Peter F. (Peter Ferdinand), 1909-2005&lt;/keyword&gt;&lt;/keywords&gt;&lt;dates&gt;&lt;year&gt;2008&lt;/year&gt;&lt;pub-dates&gt;&lt;date&gt;Summer2008&lt;/date&gt;&lt;/pub-dates&gt;&lt;/dates&gt;&lt;isbn&gt;08884463&lt;/isbn&gt;&lt;urls&gt;&lt;related-urls&gt;&lt;url&gt;http://libproxy.unm.edu/login?url=http://search.ebscohost.com/login.aspx?direct=true&amp;amp;db=lxh&amp;amp;AN=32695569&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7816F6" w:rsidRPr="00127044">
        <w:t>(</w:t>
      </w:r>
      <w:hyperlink w:anchor="_ENREF_108" w:tooltip="Simmons-Welburn, 2008 #151" w:history="1">
        <w:r w:rsidR="00886D37" w:rsidRPr="00127044">
          <w:t>p. 130</w:t>
        </w:r>
      </w:hyperlink>
      <w:r w:rsidR="007816F6" w:rsidRPr="00127044">
        <w:t>)</w:t>
      </w:r>
      <w:r w:rsidR="00E6099C" w:rsidRPr="00127044">
        <w:fldChar w:fldCharType="end"/>
      </w:r>
      <w:r w:rsidR="000B5557" w:rsidRPr="00127044">
        <w:t xml:space="preserve"> </w:t>
      </w:r>
      <w:r w:rsidR="00B04C4B" w:rsidRPr="00127044">
        <w:t>and that instead of responding incrementally, library directors should respond by transf</w:t>
      </w:r>
      <w:r w:rsidR="00BC59C5" w:rsidRPr="00127044">
        <w:t>orming the library. Lougee made</w:t>
      </w:r>
      <w:r w:rsidR="00B04C4B" w:rsidRPr="00127044">
        <w:t xml:space="preserve"> the same argument, pushing transformational change over incremental change by focusing on </w:t>
      </w:r>
      <w:r w:rsidR="003731CB" w:rsidRPr="00127044">
        <w:t xml:space="preserve">library </w:t>
      </w:r>
      <w:r w:rsidR="00B04C4B" w:rsidRPr="00127044">
        <w:t>alignment</w:t>
      </w:r>
      <w:r w:rsidR="003731CB" w:rsidRPr="00127044">
        <w:t xml:space="preserve"> with university goals</w:t>
      </w:r>
      <w:r w:rsidR="00E16C62" w:rsidRPr="00127044">
        <w:t xml:space="preserve"> </w:t>
      </w:r>
      <w:r w:rsidR="00E6099C" w:rsidRPr="00127044">
        <w:fldChar w:fldCharType="begin">
          <w:fldData xml:space="preserve">PEVuZE5vdGU+PENpdGU+PEF1dGhvcj5Mb3VnZWU8L0F1dGhvcj48WWVhcj4yMDA5PC9ZZWFyPjxS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</w:fldData>
        </w:fldChar>
      </w:r>
      <w:r w:rsidR="00747ABA" w:rsidRPr="00127044">
        <w:instrText xml:space="preserve"> ADDIN EN.CITE </w:instrText>
      </w:r>
      <w:r w:rsidR="00E6099C" w:rsidRPr="00127044">
        <w:fldChar w:fldCharType="begin">
          <w:fldData xml:space="preserve">PEVuZE5vdGU+PENpdGU+PEF1dGhvcj5Mb3VnZWU8L0F1dGhvcj48WWVhcj4yMDA5PC9ZZWFyPjxS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</w:fldData>
        </w:fldChar>
      </w:r>
      <w:r w:rsidR="00747ABA" w:rsidRPr="00127044">
        <w:instrText xml:space="preserve"> ADDIN EN.CITE.DATA </w:instrText>
      </w:r>
      <w:r w:rsidR="00E6099C" w:rsidRPr="00127044">
        <w:fldChar w:fldCharType="end"/>
      </w:r>
      <w:r w:rsidR="00E6099C" w:rsidRPr="00127044">
        <w:fldChar w:fldCharType="separate"/>
      </w:r>
      <w:r w:rsidR="00E16C62" w:rsidRPr="00127044">
        <w:rPr>
          <w:noProof/>
        </w:rPr>
        <w:t>(</w:t>
      </w:r>
      <w:hyperlink w:anchor="_ENREF_75" w:tooltip="Lougee, 2002 #419" w:history="1">
        <w:r w:rsidR="00886D37" w:rsidRPr="00127044">
          <w:rPr>
            <w:noProof/>
          </w:rPr>
          <w:t>Lougee, 2002</w:t>
        </w:r>
      </w:hyperlink>
      <w:r w:rsidR="00E16C62" w:rsidRPr="00127044">
        <w:rPr>
          <w:noProof/>
        </w:rPr>
        <w:t xml:space="preserve">, </w:t>
      </w:r>
      <w:hyperlink w:anchor="_ENREF_76" w:tooltip="Lougee, 2009 #149" w:history="1">
        <w:r w:rsidR="00886D37" w:rsidRPr="00127044">
          <w:rPr>
            <w:noProof/>
          </w:rPr>
          <w:t>2009</w:t>
        </w:r>
      </w:hyperlink>
      <w:r w:rsidR="00E16C62" w:rsidRPr="00127044">
        <w:rPr>
          <w:noProof/>
        </w:rPr>
        <w:t>)</w:t>
      </w:r>
      <w:r w:rsidR="00E6099C" w:rsidRPr="00127044">
        <w:fldChar w:fldCharType="end"/>
      </w:r>
      <w:r w:rsidR="00B04C4B" w:rsidRPr="00127044">
        <w:t xml:space="preserve">. In Australia, </w:t>
      </w:r>
      <w:r w:rsidR="004A158F" w:rsidRPr="00127044">
        <w:t>Bosanquet</w:t>
      </w:r>
      <w:r w:rsidR="00E16C62" w:rsidRPr="00127044">
        <w:t xml:space="preserve"> </w:t>
      </w:r>
      <w:r w:rsidR="00E6099C" w:rsidRPr="00127044">
        <w:fldChar w:fldCharType="begin"/>
      </w:r>
      <w:r w:rsidR="00535269" w:rsidRPr="00127044">
        <w:instrText xml:space="preserve"> ADDIN EN.CITE &lt;EndNote&gt;&lt;Cite ExcludeAuth="1"&gt;&lt;Author&gt;Bosanquet&lt;/Author&gt;&lt;Year&gt;2007&lt;/Year&gt;&lt;RecNum&gt;377&lt;/RecNum&gt;&lt;record&gt;&lt;rec-number&gt;377&lt;/rec-number&gt;&lt;foreign-keys&gt;&lt;key app="EN" db-id="trdvwvf9m00zd4es0eavtr0g5zf90pzwzsw5"&gt;377&lt;/key&gt;&lt;/foreign-keys&gt;&lt;ref-type name="Report"&gt;27&lt;/ref-type&gt;&lt;contributors&gt;&lt;authors&gt;&lt;author&gt;Bosanquet, Lyn&lt;/author&gt;&lt;/authors&gt;&lt;/contributors&gt;&lt;titles&gt;&lt;title&gt;Transforming the Academic Library – The new value proposition&lt;/title&gt;&lt;/titles&gt;&lt;pages&gt;14&lt;/pages&gt;&lt;dates&gt;&lt;year&gt;2007&lt;/year&gt;&lt;/dates&gt;&lt;publisher&gt;University New South Wales&lt;/publisher&gt;&lt;urls&gt;&lt;related-urls&gt;&lt;url&gt;http://miranda-a.library.unsw.edu.au/libadmin/pdf/LIANZA2007.pdf&lt;/url&gt;&lt;/related-urls&gt;&lt;/urls&gt;&lt;/record&gt;&lt;/Cite&gt;&lt;/EndNote&gt;</w:instrText>
      </w:r>
      <w:r w:rsidR="00E6099C" w:rsidRPr="00127044">
        <w:fldChar w:fldCharType="separate"/>
      </w:r>
      <w:r w:rsidR="00E16C62" w:rsidRPr="00127044">
        <w:t>(</w:t>
      </w:r>
      <w:hyperlink w:anchor="_ENREF_26" w:tooltip="Bosanquet, 2007 #377" w:history="1">
        <w:r w:rsidR="00886D37" w:rsidRPr="00127044">
          <w:t>2007</w:t>
        </w:r>
      </w:hyperlink>
      <w:r w:rsidR="00E16C62" w:rsidRPr="00127044">
        <w:t>)</w:t>
      </w:r>
      <w:r w:rsidR="00E6099C" w:rsidRPr="00127044">
        <w:fldChar w:fldCharType="end"/>
      </w:r>
      <w:r w:rsidR="004A158F" w:rsidRPr="00127044">
        <w:t xml:space="preserve"> </w:t>
      </w:r>
      <w:r w:rsidR="00E16C62" w:rsidRPr="00127044">
        <w:t>produced</w:t>
      </w:r>
      <w:r w:rsidR="00BC59C5" w:rsidRPr="00127044">
        <w:t xml:space="preserve"> </w:t>
      </w:r>
      <w:r w:rsidR="00B04C4B" w:rsidRPr="00127044">
        <w:t>an inventory of factors that contribute to the need for change. Among these are reduced budgets, competition for institutional resources, and the corporatization of higher education – all factors similarly cited in the American literature</w:t>
      </w:r>
      <w:r w:rsidR="00140DC7" w:rsidRPr="00127044">
        <w:t>.</w:t>
      </w:r>
    </w:p>
    <w:p w:rsidR="007170B5" w:rsidRPr="00127044" w:rsidRDefault="00BC59C5" w:rsidP="009A545D">
      <w:pPr>
        <w:pStyle w:val="BodyText"/>
      </w:pPr>
      <w:r w:rsidRPr="00127044">
        <w:lastRenderedPageBreak/>
        <w:t>In the U.S., state and federal g</w:t>
      </w:r>
      <w:r w:rsidR="00030E12" w:rsidRPr="00127044">
        <w:t>overnment</w:t>
      </w:r>
      <w:r w:rsidR="006534CD" w:rsidRPr="00127044">
        <w:t>s</w:t>
      </w:r>
      <w:r w:rsidR="00030E12" w:rsidRPr="00127044">
        <w:t xml:space="preserve"> </w:t>
      </w:r>
      <w:r w:rsidR="006534CD" w:rsidRPr="00127044">
        <w:t>have</w:t>
      </w:r>
      <w:r w:rsidR="00030E12" w:rsidRPr="00127044">
        <w:t xml:space="preserve"> always been responsible for public higher education, but only in the last decade of the twentieth century did they begin asking colleges and universities to justify their existence by assessing quality outcomes for students. In turn, administrators have begun to ask their academic libraries to provide evidence that they</w:t>
      </w:r>
      <w:r w:rsidR="006C5694" w:rsidRPr="00127044">
        <w:t>,</w:t>
      </w:r>
      <w:r w:rsidR="00030E12" w:rsidRPr="00127044">
        <w:t xml:space="preserve"> too</w:t>
      </w:r>
      <w:r w:rsidR="006C5694" w:rsidRPr="00127044">
        <w:t>,</w:t>
      </w:r>
      <w:r w:rsidR="00030E12" w:rsidRPr="00127044">
        <w:t xml:space="preserve"> are serving the needs of students</w:t>
      </w:r>
      <w:r w:rsidR="00140DC7" w:rsidRPr="00127044">
        <w:t xml:space="preserve"> </w:t>
      </w:r>
      <w:r w:rsidR="00E6099C" w:rsidRPr="00127044">
        <w:fldChar w:fldCharType="begin">
          <w:fldData xml:space="preserve">PEVuZE5vdGU+PENpdGU+PEF1dGhvcj5BbGV4YW5kZXI8L0F1dGhvcj48WWVhcj4yMDAwPC9ZZWFy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</w:fldData>
        </w:fldChar>
      </w:r>
      <w:r w:rsidR="00747ABA" w:rsidRPr="00127044">
        <w:instrText xml:space="preserve"> ADDIN EN.CITE </w:instrText>
      </w:r>
      <w:r w:rsidR="00E6099C" w:rsidRPr="00127044">
        <w:fldChar w:fldCharType="begin">
          <w:fldData xml:space="preserve">PEVuZE5vdGU+PENpdGU+PEF1dGhvcj5BbGV4YW5kZXI8L0F1dGhvcj48WWVhcj4yMDAwPC9ZZWFy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6A6CE7" w:rsidRPr="00127044">
        <w:rPr>
          <w:noProof/>
        </w:rPr>
        <w:t>(</w:t>
      </w:r>
      <w:hyperlink w:anchor="_ENREF_4" w:tooltip="Alexander, 2000 #131" w:history="1">
        <w:r w:rsidR="00886D37" w:rsidRPr="00127044">
          <w:rPr>
            <w:noProof/>
          </w:rPr>
          <w:t>Alexander, 2000</w:t>
        </w:r>
      </w:hyperlink>
      <w:r w:rsidR="006A6CE7" w:rsidRPr="00127044">
        <w:rPr>
          <w:noProof/>
        </w:rPr>
        <w:t xml:space="preserve">; </w:t>
      </w:r>
      <w:hyperlink w:anchor="_ENREF_107" w:tooltip="Shavelson, 2010 #376" w:history="1">
        <w:r w:rsidR="00886D37" w:rsidRPr="00127044">
          <w:rPr>
            <w:noProof/>
          </w:rPr>
          <w:t>Shavelson, 2010</w:t>
        </w:r>
      </w:hyperlink>
      <w:r w:rsidR="006A6CE7" w:rsidRPr="00127044">
        <w:rPr>
          <w:noProof/>
        </w:rPr>
        <w:t>)</w:t>
      </w:r>
      <w:r w:rsidR="00E6099C" w:rsidRPr="00127044">
        <w:fldChar w:fldCharType="end"/>
      </w:r>
      <w:r w:rsidR="00030E12" w:rsidRPr="00127044">
        <w:t>.</w:t>
      </w:r>
    </w:p>
    <w:p w:rsidR="005248C9" w:rsidRPr="00127044" w:rsidRDefault="005248C9" w:rsidP="00D717AD">
      <w:pPr>
        <w:pStyle w:val="Heading3fordissertation"/>
      </w:pPr>
      <w:bookmarkStart w:id="77" w:name="_Toc357082344"/>
      <w:r w:rsidRPr="00127044">
        <w:t>Competition</w:t>
      </w:r>
      <w:bookmarkEnd w:id="77"/>
    </w:p>
    <w:p w:rsidR="005248C9" w:rsidRPr="00127044" w:rsidRDefault="007170B5" w:rsidP="007170B5">
      <w:pPr>
        <w:spacing w:line="480" w:lineRule="auto"/>
        <w:ind w:firstLine="720"/>
        <w:rPr>
          <w:rFonts w:ascii="Times New Roman" w:hAnsi="Times New Roman"/>
        </w:rPr>
      </w:pPr>
      <w:r w:rsidRPr="00127044">
        <w:rPr>
          <w:rFonts w:ascii="Times New Roman" w:hAnsi="Times New Roman"/>
        </w:rPr>
        <w:t>Competition from other information services has been a fact of life for libraries for so long now that ACRL did not mention it as a trend in the latest top ten trends list</w:t>
      </w:r>
      <w:r w:rsidR="00140DC7"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&lt;EndNote&gt;&lt;Cite&gt;&lt;Author&gt;Association of College &amp;amp; Research Libraries&lt;/Author&gt;&lt;Year&gt;2010&lt;/Year&gt;&lt;RecNum&gt;373&lt;/RecNum&gt;&lt;record&gt;&lt;rec-number&gt;373&lt;/rec-number&gt;&lt;foreign-keys&gt;&lt;key app="EN" db-id="trdvwvf9m00zd4es0eavtr0g5zf90pzwzsw5"&gt;373&lt;/key&gt;&lt;/foreign-keys&gt;&lt;ref-type name="Journal Article"&gt;17&lt;/ref-type&gt;&lt;contributors&gt;&lt;authors&gt;&lt;author&gt;Association of College &amp;amp; Research Libraries,&lt;/author&gt;&lt;/authors&gt;&lt;/contributors&gt;&lt;titles&gt;&lt;title&gt;2010 top ten trends in academic libraries&lt;/title&gt;&lt;secondary-title&gt;College &amp;amp; Research Libraries News&lt;/secondary-title&gt;&lt;/titles&gt;&lt;periodical&gt;&lt;full-title&gt;College &amp;amp; Research Libraries News&lt;/full-title&gt;&lt;/periodical&gt;&lt;pages&gt;286-292&lt;/pages&gt;&lt;volume&gt;71&lt;/volume&gt;&lt;number&gt;6&lt;/number&gt;&lt;keywords&gt;&lt;keyword&gt;TRENDS&lt;/keyword&gt;&lt;keyword&gt;ACADEMIC librarians&lt;/keyword&gt;&lt;keyword&gt;DEMAND (Economic theory)&lt;/keyword&gt;&lt;keyword&gt;BUDGET&lt;/keyword&gt;&lt;keyword&gt;ELECTRONICS&lt;/keyword&gt;&lt;keyword&gt;LIBRARIES&lt;/keyword&gt;&lt;keyword&gt;DIGITAL libraries&lt;/keyword&gt;&lt;/keywords&gt;&lt;dates&gt;&lt;year&gt;2010&lt;/year&gt;&lt;/dates&gt;&lt;isbn&gt;00990086&lt;/isbn&gt;&lt;urls&gt;&lt;related-urls&gt;&lt;url&gt;http://libproxy.unm.edu/login?url=http://search.ebscohost.com/login.aspx?direct=true&amp;amp;db=a9h&amp;amp;AN=51617714&amp;amp;site=ehost-live&amp;amp;scope=site&lt;/url&gt;&lt;/related-urls&gt;&lt;/urls&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6A6CE7" w:rsidRPr="00127044">
        <w:rPr>
          <w:rFonts w:ascii="Times New Roman" w:hAnsi="Times New Roman"/>
          <w:noProof/>
        </w:rPr>
        <w:t>(</w:t>
      </w:r>
      <w:hyperlink w:anchor="_ENREF_9" w:tooltip="Association of College &amp; Research Libraries, 2010 #373" w:history="1">
        <w:r w:rsidR="00886D37" w:rsidRPr="00127044">
          <w:rPr>
            <w:rFonts w:ascii="Times New Roman" w:hAnsi="Times New Roman"/>
            <w:noProof/>
          </w:rPr>
          <w:t>Association of College &amp; Research Libraries, 2010a</w:t>
        </w:r>
      </w:hyperlink>
      <w:r w:rsidR="006A6CE7"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It is now accepted as a matter of fact that libraries face competition</w:t>
      </w:r>
      <w:r w:rsidR="002759F8" w:rsidRPr="00127044">
        <w:rPr>
          <w:rFonts w:ascii="Times New Roman" w:hAnsi="Times New Roman"/>
        </w:rPr>
        <w:t xml:space="preserve"> from web providers and traditional library vendors that now market directly to students and faculty</w:t>
      </w:r>
      <w:r w:rsidRPr="00127044">
        <w:rPr>
          <w:rFonts w:ascii="Times New Roman" w:hAnsi="Times New Roman"/>
        </w:rPr>
        <w:t xml:space="preserve">. In making a case for the importance of developing their </w:t>
      </w:r>
      <w:r w:rsidRPr="00127044">
        <w:rPr>
          <w:rFonts w:ascii="Times New Roman" w:hAnsi="Times New Roman"/>
          <w:i/>
        </w:rPr>
        <w:t>Taxonomy</w:t>
      </w:r>
      <w:r w:rsidRPr="00127044">
        <w:rPr>
          <w:rFonts w:ascii="Times New Roman" w:hAnsi="Times New Roman"/>
        </w:rPr>
        <w:t>, Saracevic and Kantor</w:t>
      </w:r>
      <w:r w:rsidR="009F337D"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ExcludeAuth="1"&gt;&lt;Author&gt;Saracevic&lt;/Author&gt;&lt;Year&gt;1997&lt;/Year&gt;&lt;RecNum&gt;128&lt;/RecNum&gt;&lt;DisplayText&gt;(1997a)&lt;/DisplayText&gt;&lt;record&gt;&lt;rec-number&gt;128&lt;/rec-number&gt;&lt;foreign-keys&gt;&lt;key app="EN" db-id="trdvwvf9m00zd4es0eavtr0g5zf90pzwzsw5"&gt;128&lt;/key&gt;&lt;/foreign-keys&gt;&lt;ref-type name="Journal Article"&gt;17&lt;/ref-type&gt;&lt;contributors&gt;&lt;authors&gt;&lt;author&gt;Saracevic, Tefko&lt;/author&gt;&lt;author&gt;Kantor, Paul B.&lt;/author&gt;&lt;/authors&gt;&lt;/contributors&gt;&lt;titles&gt;&lt;title&gt;Studying the Value of Library and Information Services. Part I. Establishing a Theoretical Framework&lt;/title&gt;&lt;secondary-title&gt;Journal of the American Society for Information Science&lt;/secondary-title&gt;&lt;/titles&gt;&lt;periodical&gt;&lt;full-title&gt;Journal of the American Society for Information Science&lt;/full-title&gt;&lt;/periodical&gt;&lt;pages&gt;527-542&lt;/pages&gt;&lt;volume&gt;48&lt;/volume&gt;&lt;number&gt;6&lt;/number&gt;&lt;keywords&gt;&lt;keyword&gt;LIBRARIES&lt;/keyword&gt;&lt;keyword&gt;INFORMATION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9705280938&amp;amp;site=ehost-live&amp;amp;scope=site&lt;/url&gt;&lt;/related-urls&gt;&lt;/urls&gt;&lt;electronic-resource-num&gt;10.1002/(SICI)1097-4571(199706)48:6&amp;lt;527::AID-ASI6&amp;gt;3.0.CO;2-W&lt;/electronic-resource-num&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9F337D" w:rsidRPr="00127044">
        <w:rPr>
          <w:rFonts w:ascii="Times New Roman" w:hAnsi="Times New Roman"/>
          <w:noProof/>
        </w:rPr>
        <w:t>(</w:t>
      </w:r>
      <w:hyperlink w:anchor="_ENREF_105" w:tooltip="Saracevic, 1997 #128" w:history="1">
        <w:r w:rsidR="00886D37" w:rsidRPr="00127044">
          <w:rPr>
            <w:rFonts w:ascii="Times New Roman" w:hAnsi="Times New Roman"/>
            <w:noProof/>
          </w:rPr>
          <w:t>1997a</w:t>
        </w:r>
      </w:hyperlink>
      <w:r w:rsidR="009F337D"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note</w:t>
      </w:r>
      <w:r w:rsidR="00980E35" w:rsidRPr="00127044">
        <w:rPr>
          <w:rFonts w:ascii="Times New Roman" w:hAnsi="Times New Roman"/>
        </w:rPr>
        <w:t>d that as information has become</w:t>
      </w:r>
      <w:r w:rsidRPr="00127044">
        <w:rPr>
          <w:rFonts w:ascii="Times New Roman" w:hAnsi="Times New Roman"/>
        </w:rPr>
        <w:t xml:space="preserve"> more important to an information society, new “players” have emerged that are “beginning to provide information services – and they are competing directly with libraries”</w:t>
      </w:r>
      <w:r w:rsidR="00140DC7"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ExcludeYear="1"&gt;&lt;Author&gt;Saracevic&lt;/Author&gt;&lt;Year&gt;1997&lt;/Year&gt;&lt;RecNum&gt;128&lt;/RecNum&gt;&lt;Pages&gt;528&lt;/Pages&gt;&lt;DisplayText&gt;(p. 528)&lt;/DisplayText&gt;&lt;record&gt;&lt;rec-number&gt;128&lt;/rec-number&gt;&lt;foreign-keys&gt;&lt;key app="EN" db-id="trdvwvf9m00zd4es0eavtr0g5zf90pzwzsw5"&gt;128&lt;/key&gt;&lt;/foreign-keys&gt;&lt;ref-type name="Journal Article"&gt;17&lt;/ref-type&gt;&lt;contributors&gt;&lt;authors&gt;&lt;author&gt;Saracevic, Tefko&lt;/author&gt;&lt;author&gt;Kantor, Paul B.&lt;/author&gt;&lt;/authors&gt;&lt;/contributors&gt;&lt;titles&gt;&lt;title&gt;Studying the Value of Library and Information Services. Part I. Establishing a Theoretical Framework&lt;/title&gt;&lt;secondary-title&gt;Journal of the American Society for Information Science&lt;/secondary-title&gt;&lt;/titles&gt;&lt;periodical&gt;&lt;full-title&gt;Journal of the American Society for Information Science&lt;/full-title&gt;&lt;/periodical&gt;&lt;pages&gt;527-542&lt;/pages&gt;&lt;volume&gt;48&lt;/volume&gt;&lt;number&gt;6&lt;/number&gt;&lt;keywords&gt;&lt;keyword&gt;LIBRARIES&lt;/keyword&gt;&lt;keyword&gt;INFORMATION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9705280938&amp;amp;site=ehost-live&amp;amp;scope=site&lt;/url&gt;&lt;/related-urls&gt;&lt;/urls&gt;&lt;electronic-resource-num&gt;10.1002/(SICI)1097-4571(199706)48:6&amp;lt;527::AID-ASI6&amp;gt;3.0.CO;2-W&lt;/electronic-resource-num&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9F337D" w:rsidRPr="00127044">
        <w:rPr>
          <w:rFonts w:ascii="Times New Roman" w:hAnsi="Times New Roman"/>
          <w:noProof/>
        </w:rPr>
        <w:t>(</w:t>
      </w:r>
      <w:hyperlink w:anchor="_ENREF_105" w:tooltip="Saracevic, 1997 #128" w:history="1">
        <w:r w:rsidR="00886D37" w:rsidRPr="00127044">
          <w:rPr>
            <w:rFonts w:ascii="Times New Roman" w:hAnsi="Times New Roman"/>
            <w:noProof/>
          </w:rPr>
          <w:t>p. 528</w:t>
        </w:r>
      </w:hyperlink>
      <w:r w:rsidR="009F337D" w:rsidRPr="00127044">
        <w:rPr>
          <w:rFonts w:ascii="Times New Roman" w:hAnsi="Times New Roman"/>
          <w:noProof/>
        </w:rPr>
        <w:t>)</w:t>
      </w:r>
      <w:r w:rsidR="00E6099C" w:rsidRPr="00127044">
        <w:rPr>
          <w:rFonts w:ascii="Times New Roman" w:hAnsi="Times New Roman"/>
        </w:rPr>
        <w:fldChar w:fldCharType="end"/>
      </w:r>
      <w:r w:rsidR="006534CD" w:rsidRPr="00127044">
        <w:rPr>
          <w:rFonts w:ascii="Times New Roman" w:hAnsi="Times New Roman"/>
        </w:rPr>
        <w:t>.</w:t>
      </w:r>
      <w:r w:rsidR="00140DC7" w:rsidRPr="00127044">
        <w:rPr>
          <w:rFonts w:ascii="Times New Roman" w:hAnsi="Times New Roman"/>
        </w:rPr>
        <w:t xml:space="preserve"> </w:t>
      </w:r>
      <w:r w:rsidR="00F54016" w:rsidRPr="00127044">
        <w:rPr>
          <w:rFonts w:ascii="Times New Roman" w:hAnsi="Times New Roman"/>
        </w:rPr>
        <w:t>With easily and freely available information available on the Internet, students will now often bypass the library. Even when the library is providing electronic resources, students and faculty are not always aware that they are using resources that the library has purchased.</w:t>
      </w:r>
      <w:r w:rsidR="00810D9E" w:rsidRPr="00127044">
        <w:rPr>
          <w:rFonts w:ascii="Times New Roman" w:hAnsi="Times New Roman"/>
        </w:rPr>
        <w:t xml:space="preserve"> </w:t>
      </w:r>
    </w:p>
    <w:p w:rsidR="00810D9E" w:rsidRPr="00127044" w:rsidRDefault="00810D9E" w:rsidP="00D717AD">
      <w:pPr>
        <w:pStyle w:val="Heading2fordissertation"/>
      </w:pPr>
      <w:bookmarkStart w:id="78" w:name="_Toc357082345"/>
      <w:r w:rsidRPr="00127044">
        <w:t>Justification</w:t>
      </w:r>
      <w:bookmarkEnd w:id="78"/>
    </w:p>
    <w:p w:rsidR="005248C9" w:rsidRPr="00127044" w:rsidRDefault="00810D9E" w:rsidP="007170B5">
      <w:pPr>
        <w:pStyle w:val="BodyText"/>
      </w:pPr>
      <w:r w:rsidRPr="00127044">
        <w:t xml:space="preserve">Heightened accountability, reduced budgets, and competition from other information providers provide the context for </w:t>
      </w:r>
      <w:r w:rsidR="006A687D" w:rsidRPr="00127044">
        <w:t>my study</w:t>
      </w:r>
      <w:r w:rsidRPr="00127044">
        <w:t xml:space="preserve">. </w:t>
      </w:r>
      <w:r w:rsidR="006100F4" w:rsidRPr="00127044">
        <w:t xml:space="preserve">It is essential that librarians are able to make a case to university administrators and state legislators that the academic </w:t>
      </w:r>
      <w:r w:rsidR="006100F4" w:rsidRPr="00127044">
        <w:lastRenderedPageBreak/>
        <w:t>library has value.</w:t>
      </w:r>
      <w:r w:rsidR="0057330D" w:rsidRPr="00127044">
        <w:t xml:space="preserve"> I hope</w:t>
      </w:r>
      <w:r w:rsidR="00812DAB" w:rsidRPr="00127044">
        <w:t>d</w:t>
      </w:r>
      <w:r w:rsidR="0057330D" w:rsidRPr="00127044">
        <w:t xml:space="preserve"> to make a case for the academic library’s value by linking traditional library input, output, and outcome measures to existing model</w:t>
      </w:r>
      <w:r w:rsidR="007F1943" w:rsidRPr="00127044">
        <w:t>s</w:t>
      </w:r>
      <w:r w:rsidR="0057330D" w:rsidRPr="00127044">
        <w:t xml:space="preserve"> that show student engagement and academic performance have a significant impact upon student persistence.</w:t>
      </w:r>
    </w:p>
    <w:p w:rsidR="003255DF" w:rsidRPr="00127044" w:rsidRDefault="00E96E0E" w:rsidP="00D717AD">
      <w:pPr>
        <w:pStyle w:val="Heading2fordissertation"/>
      </w:pPr>
      <w:bookmarkStart w:id="79" w:name="_Toc357082346"/>
      <w:r w:rsidRPr="00127044">
        <w:t xml:space="preserve">Value: Models </w:t>
      </w:r>
      <w:r w:rsidR="003169C7" w:rsidRPr="00127044">
        <w:t>and</w:t>
      </w:r>
      <w:r w:rsidRPr="00127044">
        <w:t xml:space="preserve"> </w:t>
      </w:r>
      <w:r w:rsidR="003255DF" w:rsidRPr="00127044">
        <w:t>Definitions</w:t>
      </w:r>
      <w:bookmarkEnd w:id="79"/>
    </w:p>
    <w:p w:rsidR="00B96CD6" w:rsidRPr="00127044" w:rsidRDefault="001B0359" w:rsidP="000B53CD">
      <w:pPr>
        <w:pStyle w:val="BodyText"/>
      </w:pPr>
      <w:r w:rsidRPr="00127044">
        <w:t>In the mid-1990s, the Council on Library Resources (CLR), whose “mission is to expand access to information, however recorded and preserved, as a public good”</w:t>
      </w:r>
      <w:r w:rsidR="006B3202" w:rsidRPr="00127044">
        <w:t xml:space="preserve"> </w:t>
      </w:r>
      <w:r w:rsidR="00E6099C" w:rsidRPr="00127044">
        <w:fldChar w:fldCharType="begin"/>
      </w:r>
      <w:r w:rsidR="00535269" w:rsidRPr="00127044">
        <w:instrText xml:space="preserve"> ADDIN EN.CITE &lt;EndNote&gt;&lt;Cite&gt;&lt;Author&gt;Council on Library and Information Resources&lt;/Author&gt;&lt;Year&gt;2010&lt;/Year&gt;&lt;RecNum&gt;378&lt;/RecNum&gt;&lt;Pages&gt;1&lt;/Pages&gt;&lt;record&gt;&lt;rec-number&gt;378&lt;/rec-number&gt;&lt;foreign-keys&gt;&lt;key app="EN" db-id="trdvwvf9m00zd4es0eavtr0g5zf90pzwzsw5"&gt;378&lt;/key&gt;&lt;/foreign-keys&gt;&lt;ref-type name="Web Page"&gt;12&lt;/ref-type&gt;&lt;contributors&gt;&lt;authors&gt;&lt;author&gt;Council on Library and Information Resources,&lt;/author&gt;&lt;/authors&gt;&lt;/contributors&gt;&lt;titles&gt;&lt;title&gt;About CLIR&lt;/title&gt;&lt;/titles&gt;&lt;volume&gt;2010&lt;/volume&gt;&lt;dates&gt;&lt;year&gt;2010&lt;/year&gt;&lt;/dates&gt;&lt;urls&gt;&lt;related-urls&gt;&lt;url&gt;http://www.clir.org/about/about.html&lt;/url&gt;&lt;/related-urls&gt;&lt;/urls&gt;&lt;/record&gt;&lt;/Cite&gt;&lt;/EndNote&gt;</w:instrText>
      </w:r>
      <w:r w:rsidR="00E6099C" w:rsidRPr="00127044">
        <w:fldChar w:fldCharType="separate"/>
      </w:r>
      <w:r w:rsidR="000071E8" w:rsidRPr="00127044">
        <w:rPr>
          <w:noProof/>
        </w:rPr>
        <w:t>(</w:t>
      </w:r>
      <w:hyperlink w:anchor="_ENREF_34" w:tooltip="Council on Library and Information Resources, 2010 #378" w:history="1">
        <w:r w:rsidR="00886D37" w:rsidRPr="00127044">
          <w:rPr>
            <w:noProof/>
          </w:rPr>
          <w:t>Council on Library and Information Resources, 2010, p. 1</w:t>
        </w:r>
      </w:hyperlink>
      <w:r w:rsidR="000071E8" w:rsidRPr="00127044">
        <w:rPr>
          <w:noProof/>
        </w:rPr>
        <w:t>)</w:t>
      </w:r>
      <w:r w:rsidR="00E6099C" w:rsidRPr="00127044">
        <w:fldChar w:fldCharType="end"/>
      </w:r>
      <w:r w:rsidR="006B3202" w:rsidRPr="00127044">
        <w:t xml:space="preserve"> </w:t>
      </w:r>
      <w:r w:rsidRPr="00127044">
        <w:t xml:space="preserve">took a </w:t>
      </w:r>
      <w:r w:rsidR="002B2D81" w:rsidRPr="00127044">
        <w:t xml:space="preserve">somewhat </w:t>
      </w:r>
      <w:r w:rsidRPr="00127044">
        <w:t>different approach</w:t>
      </w:r>
      <w:r w:rsidR="001D2568" w:rsidRPr="00127044">
        <w:t xml:space="preserve"> to exploring the library’s impact</w:t>
      </w:r>
      <w:r w:rsidRPr="00127044">
        <w:t>. CLR</w:t>
      </w:r>
      <w:r w:rsidR="00590B28" w:rsidRPr="00127044">
        <w:t xml:space="preserve"> </w:t>
      </w:r>
      <w:r w:rsidR="00E96E0E" w:rsidRPr="00127044">
        <w:t xml:space="preserve">sponsored a study on the value of library and information services. </w:t>
      </w:r>
      <w:r w:rsidR="00590B28" w:rsidRPr="00127044">
        <w:t>Researchers</w:t>
      </w:r>
      <w:r w:rsidR="00E96E0E" w:rsidRPr="00127044">
        <w:t xml:space="preserve"> were charged with developing </w:t>
      </w:r>
      <w:r w:rsidR="00B96CD6" w:rsidRPr="00127044">
        <w:t>a taxonomy</w:t>
      </w:r>
      <w:r w:rsidR="00E96E0E" w:rsidRPr="00127044">
        <w:t xml:space="preserve"> of </w:t>
      </w:r>
      <w:r w:rsidR="00B96CD6" w:rsidRPr="00127044">
        <w:t xml:space="preserve">library </w:t>
      </w:r>
      <w:r w:rsidR="00E96E0E" w:rsidRPr="00127044">
        <w:t>value and proposing methods of measu</w:t>
      </w:r>
      <w:r w:rsidR="00590B28" w:rsidRPr="00127044">
        <w:t xml:space="preserve">rement. The result was the </w:t>
      </w:r>
      <w:r w:rsidR="00590B28" w:rsidRPr="00127044">
        <w:rPr>
          <w:i/>
        </w:rPr>
        <w:t>Derived Taxonomy of Value in Using Library and Information Services</w:t>
      </w:r>
      <w:r w:rsidR="00590B28" w:rsidRPr="00127044">
        <w:t xml:space="preserve"> </w:t>
      </w:r>
      <w:r w:rsidR="00E6099C" w:rsidRPr="00127044">
        <w:fldChar w:fldCharType="begin">
          <w:fldData xml:space="preserve">PEVuZE5vdGU+PENpdGU+PEF1dGhvcj5TYXJhY2V2aWM8L0F1dGhvcj48WWVhcj4xOTk3PC9ZZWFy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</w:fldData>
        </w:fldChar>
      </w:r>
      <w:r w:rsidR="00747ABA" w:rsidRPr="00127044">
        <w:instrText xml:space="preserve"> ADDIN EN.CITE </w:instrText>
      </w:r>
      <w:r w:rsidR="00E6099C" w:rsidRPr="00127044">
        <w:fldChar w:fldCharType="begin">
          <w:fldData xml:space="preserve">PEVuZE5vdGU+PENpdGU+PEF1dGhvcj5TYXJhY2V2aWM8L0F1dGhvcj48WWVhcj4xOTk3PC9ZZWFy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</w:fldData>
        </w:fldChar>
      </w:r>
      <w:r w:rsidR="00747ABA" w:rsidRPr="00127044">
        <w:instrText xml:space="preserve"> ADDIN EN.CITE.DATA </w:instrText>
      </w:r>
      <w:r w:rsidR="00E6099C" w:rsidRPr="00127044">
        <w:fldChar w:fldCharType="end"/>
      </w:r>
      <w:r w:rsidR="00E6099C" w:rsidRPr="00127044">
        <w:fldChar w:fldCharType="separate"/>
      </w:r>
      <w:r w:rsidR="006A6CE7" w:rsidRPr="00127044">
        <w:rPr>
          <w:noProof/>
        </w:rPr>
        <w:t>(</w:t>
      </w:r>
      <w:hyperlink w:anchor="_ENREF_105" w:tooltip="Saracevic, 1997 #128" w:history="1">
        <w:r w:rsidR="00886D37" w:rsidRPr="00127044">
          <w:rPr>
            <w:noProof/>
          </w:rPr>
          <w:t>Saracevic &amp; Kantor, 1997a</w:t>
        </w:r>
      </w:hyperlink>
      <w:r w:rsidR="006A6CE7" w:rsidRPr="00127044">
        <w:rPr>
          <w:noProof/>
        </w:rPr>
        <w:t xml:space="preserve">, </w:t>
      </w:r>
      <w:hyperlink w:anchor="_ENREF_106" w:tooltip="Saracevic, 1997 #129" w:history="1">
        <w:r w:rsidR="00886D37" w:rsidRPr="00127044">
          <w:rPr>
            <w:noProof/>
          </w:rPr>
          <w:t>1997b</w:t>
        </w:r>
      </w:hyperlink>
      <w:r w:rsidR="006A6CE7" w:rsidRPr="00127044">
        <w:rPr>
          <w:noProof/>
        </w:rPr>
        <w:t>)</w:t>
      </w:r>
      <w:r w:rsidR="00E6099C" w:rsidRPr="00127044">
        <w:fldChar w:fldCharType="end"/>
      </w:r>
      <w:r w:rsidR="006B3202" w:rsidRPr="00127044">
        <w:t xml:space="preserve"> and </w:t>
      </w:r>
      <w:r w:rsidR="006645AA" w:rsidRPr="00127044">
        <w:t xml:space="preserve">several additional articles on how to practically apply the </w:t>
      </w:r>
      <w:r w:rsidR="006645AA" w:rsidRPr="00127044">
        <w:rPr>
          <w:i/>
        </w:rPr>
        <w:t>Taxonomy</w:t>
      </w:r>
      <w:r w:rsidR="006645AA" w:rsidRPr="00127044">
        <w:t xml:space="preserve"> in value studies</w:t>
      </w:r>
      <w:r w:rsidR="007A23B0" w:rsidRPr="00127044">
        <w:t xml:space="preserve"> </w:t>
      </w:r>
      <w:r w:rsidR="00E6099C" w:rsidRPr="00127044">
        <w:fldChar w:fldCharType="begin">
          <w:fldData xml:space="preserve">PEVuZE5vdGU+PENpdGU+PEF1dGhvcj5BYmVsczwvQXV0aG9yPjxZZWFyPjE5OTY8L1llYXI+PFJl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</w:fldData>
        </w:fldChar>
      </w:r>
      <w:r w:rsidR="007A23B0" w:rsidRPr="00127044">
        <w:instrText xml:space="preserve"> ADDIN EN.CITE </w:instrText>
      </w:r>
      <w:r w:rsidR="00E6099C" w:rsidRPr="00127044">
        <w:fldChar w:fldCharType="begin">
          <w:fldData xml:space="preserve">PEVuZE5vdGU+PENpdGU+PEF1dGhvcj5BYmVsczwvQXV0aG9yPjxZZWFyPjE5OTY8L1llYXI+PFJl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</w:fldData>
        </w:fldChar>
      </w:r>
      <w:r w:rsidR="007A23B0" w:rsidRPr="00127044">
        <w:instrText xml:space="preserve"> ADDIN EN.CITE.DATA </w:instrText>
      </w:r>
      <w:r w:rsidR="00E6099C" w:rsidRPr="00127044">
        <w:fldChar w:fldCharType="end"/>
      </w:r>
      <w:r w:rsidR="00E6099C" w:rsidRPr="00127044">
        <w:fldChar w:fldCharType="separate"/>
      </w:r>
      <w:r w:rsidR="007A23B0" w:rsidRPr="00127044">
        <w:rPr>
          <w:noProof/>
        </w:rPr>
        <w:t>(</w:t>
      </w:r>
      <w:hyperlink w:anchor="_ENREF_1" w:tooltip="Abels, 1996 #127" w:history="1">
        <w:r w:rsidR="00886D37" w:rsidRPr="00127044">
          <w:rPr>
            <w:noProof/>
          </w:rPr>
          <w:t>Abels &amp; Kantor, 1996</w:t>
        </w:r>
      </w:hyperlink>
      <w:r w:rsidR="007A23B0" w:rsidRPr="00127044">
        <w:rPr>
          <w:noProof/>
        </w:rPr>
        <w:t xml:space="preserve">; </w:t>
      </w:r>
      <w:hyperlink w:anchor="_ENREF_52" w:tooltip="Huttenlock, 1995 #379" w:history="1">
        <w:r w:rsidR="00886D37" w:rsidRPr="00127044">
          <w:rPr>
            <w:noProof/>
          </w:rPr>
          <w:t>Huttenlock, Dawson, Saracevic, &amp; Kantor, 1995</w:t>
        </w:r>
      </w:hyperlink>
      <w:r w:rsidR="007A23B0" w:rsidRPr="00127044">
        <w:rPr>
          <w:noProof/>
        </w:rPr>
        <w:t xml:space="preserve">; </w:t>
      </w:r>
      <w:hyperlink w:anchor="_ENREF_58" w:tooltip="Kantor, 1995 #380" w:history="1">
        <w:r w:rsidR="00886D37" w:rsidRPr="00127044">
          <w:rPr>
            <w:noProof/>
          </w:rPr>
          <w:t>Kantor &amp; Saracevic, 1995</w:t>
        </w:r>
      </w:hyperlink>
      <w:r w:rsidR="007A23B0" w:rsidRPr="00127044">
        <w:rPr>
          <w:noProof/>
        </w:rPr>
        <w:t>)</w:t>
      </w:r>
      <w:r w:rsidR="00E6099C" w:rsidRPr="00127044">
        <w:fldChar w:fldCharType="end"/>
      </w:r>
      <w:r w:rsidR="007A23B0" w:rsidRPr="00127044">
        <w:t>.</w:t>
      </w:r>
      <w:r w:rsidR="00762740" w:rsidRPr="00127044">
        <w:t xml:space="preserve"> </w:t>
      </w:r>
    </w:p>
    <w:p w:rsidR="00D717AD" w:rsidRPr="00127044" w:rsidRDefault="00B96CD6" w:rsidP="00D717AD">
      <w:pPr>
        <w:pStyle w:val="BodyText"/>
      </w:pPr>
      <w:r w:rsidRPr="00127044">
        <w:t>In the first part of their report,</w:t>
      </w:r>
      <w:r w:rsidR="001C2698" w:rsidRPr="00127044">
        <w:t xml:space="preserve"> </w:t>
      </w:r>
      <w:r w:rsidR="006645AA" w:rsidRPr="00127044">
        <w:t>Saravecic and Kantor</w:t>
      </w:r>
      <w:r w:rsidR="00D701CC" w:rsidRPr="00127044">
        <w:t xml:space="preserve"> </w:t>
      </w:r>
      <w:r w:rsidR="00E6099C" w:rsidRPr="00127044">
        <w:fldChar w:fldCharType="begin"/>
      </w:r>
      <w:r w:rsidR="00747ABA" w:rsidRPr="00127044">
        <w:instrText xml:space="preserve"> ADDIN EN.CITE &lt;EndNote&gt;&lt;Cite ExcludeAuth="1"&gt;&lt;Author&gt;Saracevic&lt;/Author&gt;&lt;Year&gt;1997&lt;/Year&gt;&lt;RecNum&gt;128&lt;/RecNum&gt;&lt;DisplayText&gt;(1997a)&lt;/DisplayText&gt;&lt;record&gt;&lt;rec-number&gt;128&lt;/rec-number&gt;&lt;foreign-keys&gt;&lt;key app="EN" db-id="trdvwvf9m00zd4es0eavtr0g5zf90pzwzsw5"&gt;128&lt;/key&gt;&lt;/foreign-keys&gt;&lt;ref-type name="Journal Article"&gt;17&lt;/ref-type&gt;&lt;contributors&gt;&lt;authors&gt;&lt;author&gt;Saracevic, Tefko&lt;/author&gt;&lt;author&gt;Kantor, Paul B.&lt;/author&gt;&lt;/authors&gt;&lt;/contributors&gt;&lt;titles&gt;&lt;title&gt;Studying the Value of Library and Information Services. Part I. Establishing a Theoretical Framework&lt;/title&gt;&lt;secondary-title&gt;Journal of the American Society for Information Science&lt;/secondary-title&gt;&lt;/titles&gt;&lt;periodical&gt;&lt;full-title&gt;Journal of the American Society for Information Science&lt;/full-title&gt;&lt;/periodical&gt;&lt;pages&gt;527-542&lt;/pages&gt;&lt;volume&gt;48&lt;/volume&gt;&lt;number&gt;6&lt;/number&gt;&lt;keywords&gt;&lt;keyword&gt;LIBRARIES&lt;/keyword&gt;&lt;keyword&gt;INFORMATION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9705280938&amp;amp;site=ehost-live&amp;amp;scope=site&lt;/url&gt;&lt;/related-urls&gt;&lt;/urls&gt;&lt;electronic-resource-num&gt;10.1002/(SICI)1097-4571(199706)48:6&amp;lt;527::AID-ASI6&amp;gt;3.0.CO;2-W&lt;/electronic-resource-num&gt;&lt;remote-database-name&gt;lxh&lt;/remote-database-name&gt;&lt;remote-database-provider&gt;EBSCOhost&lt;/remote-database-provider&gt;&lt;/record&gt;&lt;/Cite&gt;&lt;/EndNote&gt;</w:instrText>
      </w:r>
      <w:r w:rsidR="00E6099C" w:rsidRPr="00127044">
        <w:fldChar w:fldCharType="separate"/>
      </w:r>
      <w:r w:rsidR="00D701CC" w:rsidRPr="00127044">
        <w:rPr>
          <w:noProof/>
        </w:rPr>
        <w:t>(</w:t>
      </w:r>
      <w:hyperlink w:anchor="_ENREF_105" w:tooltip="Saracevic, 1997 #128" w:history="1">
        <w:r w:rsidR="00886D37" w:rsidRPr="00127044">
          <w:rPr>
            <w:noProof/>
          </w:rPr>
          <w:t>1997a</w:t>
        </w:r>
      </w:hyperlink>
      <w:r w:rsidR="00D701CC" w:rsidRPr="00127044">
        <w:rPr>
          <w:noProof/>
        </w:rPr>
        <w:t>)</w:t>
      </w:r>
      <w:r w:rsidR="00E6099C" w:rsidRPr="00127044">
        <w:fldChar w:fldCharType="end"/>
      </w:r>
      <w:r w:rsidR="006645AA" w:rsidRPr="00127044">
        <w:t xml:space="preserve"> </w:t>
      </w:r>
      <w:r w:rsidR="00980E35" w:rsidRPr="00127044">
        <w:t>dre</w:t>
      </w:r>
      <w:r w:rsidR="003614E6" w:rsidRPr="00127044">
        <w:t xml:space="preserve">w on </w:t>
      </w:r>
      <w:r w:rsidR="006645AA" w:rsidRPr="00127044">
        <w:t xml:space="preserve">philosophical </w:t>
      </w:r>
      <w:r w:rsidR="003614E6" w:rsidRPr="00127044">
        <w:t>and economic theories of value</w:t>
      </w:r>
      <w:r w:rsidRPr="00127044">
        <w:t xml:space="preserve"> to generate two models and define value</w:t>
      </w:r>
      <w:r w:rsidR="003614E6" w:rsidRPr="00127044">
        <w:t xml:space="preserve">. From philosophical theories they </w:t>
      </w:r>
      <w:r w:rsidR="006645AA" w:rsidRPr="00127044">
        <w:t>distinguish</w:t>
      </w:r>
      <w:r w:rsidR="00980E35" w:rsidRPr="00127044">
        <w:t>ed</w:t>
      </w:r>
      <w:r w:rsidR="006645AA" w:rsidRPr="00127044">
        <w:t xml:space="preserve"> between the </w:t>
      </w:r>
      <w:r w:rsidR="003614E6" w:rsidRPr="00127044">
        <w:t xml:space="preserve">intrinsic </w:t>
      </w:r>
      <w:r w:rsidR="006645AA" w:rsidRPr="00127044">
        <w:t xml:space="preserve">value of information and the </w:t>
      </w:r>
      <w:r w:rsidR="003614E6" w:rsidRPr="00127044">
        <w:t xml:space="preserve">extrinsic and contributory </w:t>
      </w:r>
      <w:r w:rsidR="006645AA" w:rsidRPr="00127044">
        <w:t>value of information services</w:t>
      </w:r>
      <w:r w:rsidR="003614E6" w:rsidRPr="00127044">
        <w:t xml:space="preserve">. From economic </w:t>
      </w:r>
      <w:r w:rsidR="001C2698" w:rsidRPr="00127044">
        <w:t xml:space="preserve">utility </w:t>
      </w:r>
      <w:r w:rsidR="003614E6" w:rsidRPr="00127044">
        <w:t>theories</w:t>
      </w:r>
      <w:r w:rsidR="001C2698" w:rsidRPr="00127044">
        <w:t xml:space="preserve"> </w:t>
      </w:r>
      <w:r w:rsidR="003614E6" w:rsidRPr="00127044">
        <w:t>they propound</w:t>
      </w:r>
      <w:r w:rsidR="00980E35" w:rsidRPr="00127044">
        <w:t>ed</w:t>
      </w:r>
      <w:r w:rsidR="003614E6" w:rsidRPr="00127044">
        <w:t xml:space="preserve"> </w:t>
      </w:r>
      <w:r w:rsidR="001C2698" w:rsidRPr="00127044">
        <w:t xml:space="preserve">a </w:t>
      </w:r>
      <w:r w:rsidR="003614E6" w:rsidRPr="00127044">
        <w:t>value-in-use</w:t>
      </w:r>
      <w:r w:rsidR="001C2698" w:rsidRPr="00127044">
        <w:t xml:space="preserve"> of information</w:t>
      </w:r>
      <w:r w:rsidR="003614E6" w:rsidRPr="00127044">
        <w:t>. The result</w:t>
      </w:r>
      <w:r w:rsidR="00E87576" w:rsidRPr="00127044">
        <w:t xml:space="preserve"> </w:t>
      </w:r>
      <w:r w:rsidR="00980E35" w:rsidRPr="00127044">
        <w:t>was</w:t>
      </w:r>
      <w:r w:rsidR="00E87576" w:rsidRPr="00127044">
        <w:t xml:space="preserve"> two related </w:t>
      </w:r>
      <w:r w:rsidR="00850D34" w:rsidRPr="00127044">
        <w:t xml:space="preserve">user-centered </w:t>
      </w:r>
      <w:r w:rsidR="00E87576" w:rsidRPr="00127044">
        <w:t>models: (1) the model on the use of information is A-C-A or Acquisitions-Cognition-Application and (2) the model on the use of information services is R-I-R or Reasons</w:t>
      </w:r>
      <w:r w:rsidR="008D4ABB" w:rsidRPr="00127044">
        <w:t xml:space="preserve">-Interaction-Results. </w:t>
      </w:r>
      <w:r w:rsidR="00D701CC" w:rsidRPr="00127044">
        <w:t>Saracevic and Kantor</w:t>
      </w:r>
      <w:r w:rsidR="002B7FB2" w:rsidRPr="00127044">
        <w:t xml:space="preserve"> </w:t>
      </w:r>
      <w:r w:rsidR="00E76BB7" w:rsidRPr="00127044">
        <w:t>define</w:t>
      </w:r>
      <w:r w:rsidR="00980E35" w:rsidRPr="00127044">
        <w:t>d</w:t>
      </w:r>
      <w:r w:rsidR="00E76BB7" w:rsidRPr="00127044">
        <w:t xml:space="preserve"> value as</w:t>
      </w:r>
      <w:r w:rsidR="00F53D47" w:rsidRPr="00127044">
        <w:t>:</w:t>
      </w:r>
    </w:p>
    <w:p w:rsidR="00F53D47" w:rsidRPr="00127044" w:rsidRDefault="00F53D47" w:rsidP="00DB043C">
      <w:pPr>
        <w:pStyle w:val="BodyText"/>
        <w:ind w:left="547" w:firstLine="0"/>
      </w:pPr>
      <w:r w:rsidRPr="00127044">
        <w:lastRenderedPageBreak/>
        <w:t>the value of a library and information service is an assessment by users…of the qualities of an interaction with the service and the worth or benefits of the results of the interaction, as related to the</w:t>
      </w:r>
      <w:r w:rsidR="00D701CC" w:rsidRPr="00127044">
        <w:t xml:space="preserve"> reasons for using the service.</w:t>
      </w:r>
      <w:r w:rsidR="00D717AD" w:rsidRPr="00127044">
        <w:t xml:space="preserve"> </w:t>
      </w:r>
      <w:r w:rsidR="00E6099C" w:rsidRPr="00127044">
        <w:fldChar w:fldCharType="begin"/>
      </w:r>
      <w:r w:rsidR="00747ABA" w:rsidRPr="00127044">
        <w:instrText xml:space="preserve"> ADDIN EN.CITE &lt;EndNote&gt;&lt;Cite ExcludeAuth="1" ExcludeYear="1"&gt;&lt;Author&gt;Saracevic&lt;/Author&gt;&lt;Year&gt;1997&lt;/Year&gt;&lt;RecNum&gt;129&lt;/RecNum&gt;&lt;Pages&gt;540&lt;/Pages&gt;&lt;DisplayText&gt;(p. 540)&lt;/DisplayText&gt;&lt;record&gt;&lt;rec-number&gt;129&lt;/rec-number&gt;&lt;foreign-keys&gt;&lt;key app="EN" db-id="trdvwvf9m00zd4es0eavtr0g5zf90pzwzsw5"&gt;129&lt;/key&gt;&lt;/foreign-keys&gt;&lt;ref-type name="Journal Article"&gt;17&lt;/ref-type&gt;&lt;contributors&gt;&lt;authors&gt;&lt;author&gt;Saracevic, Tefko&lt;/author&gt;&lt;author&gt;Kantor, Paul B.&lt;/author&gt;&lt;/authors&gt;&lt;/contributors&gt;&lt;titles&gt;&lt;title&gt;Studying the Value of Library and Information Services. Part II. Methodology and Taxonomy&lt;/title&gt;&lt;secondary-title&gt;Journal of the American Society for Information Science&lt;/secondary-title&gt;&lt;/titles&gt;&lt;periodical&gt;&lt;full-title&gt;Journal of the American Society for Information Science&lt;/full-title&gt;&lt;/periodical&gt;&lt;pages&gt;543-563&lt;/pages&gt;&lt;volume&gt;48&lt;/volume&gt;&lt;number&gt;6&lt;/number&gt;&lt;keywords&gt;&lt;keyword&gt;LIBRARIES&lt;/keyword&gt;&lt;keyword&gt;INFORMATION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9705280940&amp;amp;site=ehost-live&amp;amp;scope=site&lt;/url&gt;&lt;/related-urls&gt;&lt;/urls&gt;&lt;electronic-resource-num&gt;10.1002/(SICI)1097-4571(199706)48:6&amp;lt;543::AID-ASI7&amp;gt;3.0.CO;2-U&lt;/electronic-resource-num&gt;&lt;remote-database-name&gt;lxh&lt;/remote-database-name&gt;&lt;remote-database-provider&gt;EBSCOhost&lt;/remote-database-provider&gt;&lt;/record&gt;&lt;/Cite&gt;&lt;/EndNote&gt;</w:instrText>
      </w:r>
      <w:r w:rsidR="00E6099C" w:rsidRPr="00127044">
        <w:fldChar w:fldCharType="separate"/>
      </w:r>
      <w:r w:rsidR="00D717AD" w:rsidRPr="00127044">
        <w:rPr>
          <w:noProof/>
        </w:rPr>
        <w:t>(</w:t>
      </w:r>
      <w:hyperlink w:anchor="_ENREF_106" w:tooltip="Saracevic, 1997 #129" w:history="1">
        <w:r w:rsidR="00886D37" w:rsidRPr="00127044">
          <w:rPr>
            <w:noProof/>
          </w:rPr>
          <w:t>p. 540</w:t>
        </w:r>
      </w:hyperlink>
      <w:r w:rsidR="00D717AD" w:rsidRPr="00127044">
        <w:rPr>
          <w:noProof/>
        </w:rPr>
        <w:t>)</w:t>
      </w:r>
      <w:r w:rsidR="00E6099C" w:rsidRPr="00127044">
        <w:fldChar w:fldCharType="end"/>
      </w:r>
    </w:p>
    <w:p w:rsidR="00E96E0E" w:rsidRPr="00127044" w:rsidRDefault="008D4ABB" w:rsidP="006F0BD4">
      <w:pPr>
        <w:pStyle w:val="BodyText"/>
        <w:ind w:firstLine="0"/>
      </w:pPr>
      <w:r w:rsidRPr="00127044">
        <w:t>In the section on the value of library services, they call</w:t>
      </w:r>
      <w:r w:rsidR="00980E35" w:rsidRPr="00127044">
        <w:t>ed</w:t>
      </w:r>
      <w:r w:rsidRPr="00127044">
        <w:t xml:space="preserve"> for different approaches for studying social, institutional, and individual value. Of most relevance for impact studies </w:t>
      </w:r>
      <w:r w:rsidR="00980E35" w:rsidRPr="00127044">
        <w:t>was</w:t>
      </w:r>
      <w:r w:rsidRPr="00127044">
        <w:t xml:space="preserve"> the institutional level, in which “value should be linked to the mission and progress of the institution (such as education…). For example, academic libraries are considered to be indispensable for research and education in universities, thus they hav</w:t>
      </w:r>
      <w:r w:rsidR="00B96CD6" w:rsidRPr="00127044">
        <w:t>e a value for the university”</w:t>
      </w:r>
      <w:r w:rsidR="003C091E" w:rsidRPr="00127044">
        <w:t xml:space="preserve"> </w:t>
      </w:r>
      <w:r w:rsidR="00E6099C" w:rsidRPr="00127044">
        <w:fldChar w:fldCharType="begin"/>
      </w:r>
      <w:r w:rsidR="00747ABA" w:rsidRPr="00127044">
        <w:instrText xml:space="preserve"> ADDIN EN.CITE &lt;EndNote&gt;&lt;Cite&gt;&lt;Author&gt;Saracevic&lt;/Author&gt;&lt;Year&gt;1997&lt;/Year&gt;&lt;RecNum&gt;128&lt;/RecNum&gt;&lt;Pages&gt;538&lt;/Pages&gt;&lt;DisplayText&gt;(Saracevic &amp;amp; Kantor, 1997a, p. 538)&lt;/DisplayText&gt;&lt;record&gt;&lt;rec-number&gt;128&lt;/rec-number&gt;&lt;foreign-keys&gt;&lt;key app="EN" db-id="trdvwvf9m00zd4es0eavtr0g5zf90pzwzsw5"&gt;128&lt;/key&gt;&lt;/foreign-keys&gt;&lt;ref-type name="Journal Article"&gt;17&lt;/ref-type&gt;&lt;contributors&gt;&lt;authors&gt;&lt;author&gt;Saracevic, Tefko&lt;/author&gt;&lt;author&gt;Kantor, Paul B.&lt;/author&gt;&lt;/authors&gt;&lt;/contributors&gt;&lt;titles&gt;&lt;title&gt;Studying the Value of Library and Information Services. Part I. Establishing a Theoretical Framework&lt;/title&gt;&lt;secondary-title&gt;Journal of the American Society for Information Science&lt;/secondary-title&gt;&lt;/titles&gt;&lt;periodical&gt;&lt;full-title&gt;Journal of the American Society for Information Science&lt;/full-title&gt;&lt;/periodical&gt;&lt;pages&gt;527-542&lt;/pages&gt;&lt;volume&gt;48&lt;/volume&gt;&lt;number&gt;6&lt;/number&gt;&lt;keywords&gt;&lt;keyword&gt;LIBRARIES&lt;/keyword&gt;&lt;keyword&gt;INFORMATION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9705280938&amp;amp;site=ehost-live&amp;amp;scope=site&lt;/url&gt;&lt;/related-urls&gt;&lt;/urls&gt;&lt;electronic-resource-num&gt;10.1002/(SICI)1097-4571(199706)48:6&amp;lt;527::AID-ASI6&amp;gt;3.0.CO;2-W&lt;/electronic-resource-num&gt;&lt;remote-database-name&gt;lxh&lt;/remote-database-name&gt;&lt;remote-database-provider&gt;EBSCOhost&lt;/remote-database-provider&gt;&lt;/record&gt;&lt;/Cite&gt;&lt;/EndNote&gt;</w:instrText>
      </w:r>
      <w:r w:rsidR="00E6099C" w:rsidRPr="00127044">
        <w:fldChar w:fldCharType="separate"/>
      </w:r>
      <w:r w:rsidR="006A6CE7" w:rsidRPr="00127044">
        <w:rPr>
          <w:noProof/>
        </w:rPr>
        <w:t>(</w:t>
      </w:r>
      <w:hyperlink w:anchor="_ENREF_105" w:tooltip="Saracevic, 1997 #128" w:history="1">
        <w:r w:rsidR="00886D37" w:rsidRPr="00127044">
          <w:rPr>
            <w:noProof/>
          </w:rPr>
          <w:t>Saracevic &amp; Kantor, 1997a, p. 538</w:t>
        </w:r>
      </w:hyperlink>
      <w:r w:rsidR="006A6CE7" w:rsidRPr="00127044">
        <w:rPr>
          <w:noProof/>
        </w:rPr>
        <w:t>)</w:t>
      </w:r>
      <w:r w:rsidR="00E6099C" w:rsidRPr="00127044">
        <w:fldChar w:fldCharType="end"/>
      </w:r>
      <w:r w:rsidR="003169C7" w:rsidRPr="00127044">
        <w:t>.</w:t>
      </w:r>
      <w:r w:rsidR="008A1225" w:rsidRPr="00127044">
        <w:t xml:space="preserve"> </w:t>
      </w:r>
      <w:r w:rsidR="00F53D47" w:rsidRPr="00127044">
        <w:t>Note that the authors fe</w:t>
      </w:r>
      <w:r w:rsidR="00980E35" w:rsidRPr="00127044">
        <w:t>lt</w:t>
      </w:r>
      <w:r w:rsidR="00F53D47" w:rsidRPr="00127044">
        <w:t xml:space="preserve"> it is almost impossible to show the benefit of the academic library at the institutional level and argue</w:t>
      </w:r>
      <w:r w:rsidR="00980E35" w:rsidRPr="00127044">
        <w:t>d</w:t>
      </w:r>
      <w:r w:rsidR="00F53D47" w:rsidRPr="00127044">
        <w:t xml:space="preserve"> for study at the individual level in the context of the larger institution</w:t>
      </w:r>
      <w:r w:rsidR="001E4BF7" w:rsidRPr="00127044">
        <w:t xml:space="preserve"> </w:t>
      </w:r>
      <w:r w:rsidR="00E6099C" w:rsidRPr="00127044">
        <w:fldChar w:fldCharType="begin"/>
      </w:r>
      <w:r w:rsidR="00747ABA" w:rsidRPr="00127044">
        <w:instrText xml:space="preserve"> ADDIN EN.CITE &lt;EndNote&gt;&lt;Cite ExcludeAuth="1" ExcludeYear="1"&gt;&lt;Author&gt;Saracevic&lt;/Author&gt;&lt;Year&gt;1997&lt;/Year&gt;&lt;RecNum&gt;128&lt;/RecNum&gt;&lt;Pages&gt;539&lt;/Pages&gt;&lt;DisplayText&gt;(p. 539)&lt;/DisplayText&gt;&lt;record&gt;&lt;rec-number&gt;128&lt;/rec-number&gt;&lt;foreign-keys&gt;&lt;key app="EN" db-id="trdvwvf9m00zd4es0eavtr0g5zf90pzwzsw5"&gt;128&lt;/key&gt;&lt;/foreign-keys&gt;&lt;ref-type name="Journal Article"&gt;17&lt;/ref-type&gt;&lt;contributors&gt;&lt;authors&gt;&lt;author&gt;Saracevic, Tefko&lt;/author&gt;&lt;author&gt;Kantor, Paul B.&lt;/author&gt;&lt;/authors&gt;&lt;/contributors&gt;&lt;titles&gt;&lt;title&gt;Studying the Value of Library and Information Services. Part I. Establishing a Theoretical Framework&lt;/title&gt;&lt;secondary-title&gt;Journal of the American Society for Information Science&lt;/secondary-title&gt;&lt;/titles&gt;&lt;periodical&gt;&lt;full-title&gt;Journal of the American Society for Information Science&lt;/full-title&gt;&lt;/periodical&gt;&lt;pages&gt;527-542&lt;/pages&gt;&lt;volume&gt;48&lt;/volume&gt;&lt;number&gt;6&lt;/number&gt;&lt;keywords&gt;&lt;keyword&gt;LIBRARIES&lt;/keyword&gt;&lt;keyword&gt;INFORMATION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9705280938&amp;amp;site=ehost-live&amp;amp;scope=site&lt;/url&gt;&lt;/related-urls&gt;&lt;/urls&gt;&lt;electronic-resource-num&gt;10.1002/(SICI)1097-4571(199706)48:6&amp;lt;527::AID-ASI6&amp;gt;3.0.CO;2-W&lt;/electronic-resource-num&gt;&lt;remote-database-name&gt;lxh&lt;/remote-database-name&gt;&lt;remote-database-provider&gt;EBSCOhost&lt;/remote-database-provider&gt;&lt;/record&gt;&lt;/Cite&gt;&lt;/EndNote&gt;</w:instrText>
      </w:r>
      <w:r w:rsidR="00E6099C" w:rsidRPr="00127044">
        <w:fldChar w:fldCharType="separate"/>
      </w:r>
      <w:r w:rsidR="001E4BF7" w:rsidRPr="00127044">
        <w:rPr>
          <w:noProof/>
        </w:rPr>
        <w:t>(</w:t>
      </w:r>
      <w:hyperlink w:anchor="_ENREF_105" w:tooltip="Saracevic, 1997 #128" w:history="1">
        <w:r w:rsidR="00886D37" w:rsidRPr="00127044">
          <w:rPr>
            <w:noProof/>
          </w:rPr>
          <w:t>p. 539</w:t>
        </w:r>
      </w:hyperlink>
      <w:r w:rsidR="001E4BF7" w:rsidRPr="00127044">
        <w:rPr>
          <w:noProof/>
        </w:rPr>
        <w:t>)</w:t>
      </w:r>
      <w:r w:rsidR="00E6099C" w:rsidRPr="00127044">
        <w:fldChar w:fldCharType="end"/>
      </w:r>
      <w:r w:rsidR="00F53D47" w:rsidRPr="00127044">
        <w:t>.</w:t>
      </w:r>
      <w:r w:rsidR="00F370CF" w:rsidRPr="00127044">
        <w:t xml:space="preserve"> </w:t>
      </w:r>
    </w:p>
    <w:p w:rsidR="003E0282" w:rsidRPr="00127044" w:rsidRDefault="003E0282" w:rsidP="00F370CF">
      <w:pPr>
        <w:pStyle w:val="BodyText"/>
      </w:pPr>
      <w:r w:rsidRPr="00127044">
        <w:t xml:space="preserve">In the second part of their </w:t>
      </w:r>
      <w:r w:rsidR="00B96CD6" w:rsidRPr="00127044">
        <w:t>report</w:t>
      </w:r>
      <w:r w:rsidRPr="00127044">
        <w:t>, Saracevic and Kantor</w:t>
      </w:r>
      <w:r w:rsidR="006D2D8B" w:rsidRPr="00127044">
        <w:t xml:space="preserve"> </w:t>
      </w:r>
      <w:r w:rsidR="00E6099C" w:rsidRPr="00127044">
        <w:fldChar w:fldCharType="begin"/>
      </w:r>
      <w:r w:rsidR="00747ABA" w:rsidRPr="00127044">
        <w:instrText xml:space="preserve"> ADDIN EN.CITE &lt;EndNote&gt;&lt;Cite ExcludeAuth="1"&gt;&lt;Author&gt;Saracevic&lt;/Author&gt;&lt;Year&gt;1997&lt;/Year&gt;&lt;RecNum&gt;129&lt;/RecNum&gt;&lt;DisplayText&gt;(1997b)&lt;/DisplayText&gt;&lt;record&gt;&lt;rec-number&gt;129&lt;/rec-number&gt;&lt;foreign-keys&gt;&lt;key app="EN" db-id="trdvwvf9m00zd4es0eavtr0g5zf90pzwzsw5"&gt;129&lt;/key&gt;&lt;/foreign-keys&gt;&lt;ref-type name="Journal Article"&gt;17&lt;/ref-type&gt;&lt;contributors&gt;&lt;authors&gt;&lt;author&gt;Saracevic, Tefko&lt;/author&gt;&lt;author&gt;Kantor, Paul B.&lt;/author&gt;&lt;/authors&gt;&lt;/contributors&gt;&lt;titles&gt;&lt;title&gt;Studying the Value of Library and Information Services. Part II. Methodology and Taxonomy&lt;/title&gt;&lt;secondary-title&gt;Journal of the American Society for Information Science&lt;/secondary-title&gt;&lt;/titles&gt;&lt;periodical&gt;&lt;full-title&gt;Journal of the American Society for Information Science&lt;/full-title&gt;&lt;/periodical&gt;&lt;pages&gt;543-563&lt;/pages&gt;&lt;volume&gt;48&lt;/volume&gt;&lt;number&gt;6&lt;/number&gt;&lt;keywords&gt;&lt;keyword&gt;LIBRARIES&lt;/keyword&gt;&lt;keyword&gt;INFORMATION services&lt;/keyword&gt;&lt;/keywords&gt;&lt;dates&gt;&lt;year&gt;1997&lt;/year&gt;&lt;/dates&gt;&lt;isbn&gt;00028231&lt;/isbn&gt;&lt;urls&gt;&lt;related-urls&gt;&lt;url&gt;http://libproxy.unm.edu/login?url=http://search.ebscohost.com/login.aspx?direct=true&amp;amp;db=lxh&amp;amp;AN=9705280940&amp;amp;site=ehost-live&amp;amp;scope=site&lt;/url&gt;&lt;/related-urls&gt;&lt;/urls&gt;&lt;electronic-resource-num&gt;10.1002/(SICI)1097-4571(199706)48:6&amp;lt;543::AID-ASI7&amp;gt;3.0.CO;2-U&lt;/electronic-resource-num&gt;&lt;remote-database-name&gt;lxh&lt;/remote-database-name&gt;&lt;remote-database-provider&gt;EBSCOhost&lt;/remote-database-provider&gt;&lt;/record&gt;&lt;/Cite&gt;&lt;/EndNote&gt;</w:instrText>
      </w:r>
      <w:r w:rsidR="00E6099C" w:rsidRPr="00127044">
        <w:fldChar w:fldCharType="separate"/>
      </w:r>
      <w:r w:rsidR="006D2D8B" w:rsidRPr="00127044">
        <w:rPr>
          <w:noProof/>
        </w:rPr>
        <w:t>(</w:t>
      </w:r>
      <w:hyperlink w:anchor="_ENREF_106" w:tooltip="Saracevic, 1997 #129" w:history="1">
        <w:r w:rsidR="00886D37" w:rsidRPr="00127044">
          <w:rPr>
            <w:noProof/>
          </w:rPr>
          <w:t>1997b</w:t>
        </w:r>
      </w:hyperlink>
      <w:r w:rsidR="006D2D8B" w:rsidRPr="00127044">
        <w:rPr>
          <w:noProof/>
        </w:rPr>
        <w:t>)</w:t>
      </w:r>
      <w:r w:rsidR="00E6099C" w:rsidRPr="00127044">
        <w:fldChar w:fldCharType="end"/>
      </w:r>
      <w:r w:rsidRPr="00127044">
        <w:t xml:space="preserve"> present</w:t>
      </w:r>
      <w:r w:rsidR="00980E35" w:rsidRPr="00127044">
        <w:t>ed</w:t>
      </w:r>
      <w:r w:rsidRPr="00127044">
        <w:t xml:space="preserve"> their </w:t>
      </w:r>
      <w:r w:rsidRPr="00127044">
        <w:rPr>
          <w:i/>
        </w:rPr>
        <w:t xml:space="preserve">Taxonomy </w:t>
      </w:r>
      <w:r w:rsidRPr="00127044">
        <w:t xml:space="preserve">for use in studying the value of library services and </w:t>
      </w:r>
      <w:r w:rsidR="00B3001E" w:rsidRPr="00127044">
        <w:t xml:space="preserve">to </w:t>
      </w:r>
      <w:r w:rsidRPr="00127044">
        <w:t xml:space="preserve">further </w:t>
      </w:r>
      <w:r w:rsidR="00B3001E" w:rsidRPr="00127044">
        <w:t xml:space="preserve">build </w:t>
      </w:r>
      <w:r w:rsidRPr="00127044">
        <w:t>theory.</w:t>
      </w:r>
      <w:r w:rsidR="00B96CD6" w:rsidRPr="00127044">
        <w:t xml:space="preserve"> The </w:t>
      </w:r>
      <w:r w:rsidR="00B96CD6" w:rsidRPr="00127044">
        <w:rPr>
          <w:i/>
        </w:rPr>
        <w:t>Taxonomy</w:t>
      </w:r>
      <w:r w:rsidR="00B96CD6" w:rsidRPr="00127044">
        <w:t xml:space="preserve"> </w:t>
      </w:r>
      <w:r w:rsidR="00980E35" w:rsidRPr="00127044">
        <w:t>is</w:t>
      </w:r>
      <w:r w:rsidR="00B96CD6" w:rsidRPr="00127044">
        <w:t xml:space="preserve"> structured according to their R-I-R model and includes reasons for using the library, interactions with library resources and staff, and results of using the library with extensive examples</w:t>
      </w:r>
      <w:r w:rsidR="001E4BF7" w:rsidRPr="00127044">
        <w:t xml:space="preserve"> making up each classification.</w:t>
      </w:r>
    </w:p>
    <w:p w:rsidR="007F4894" w:rsidRPr="00127044" w:rsidRDefault="00A30427" w:rsidP="00F12A58">
      <w:pPr>
        <w:pStyle w:val="BodyText"/>
      </w:pPr>
      <w:r w:rsidRPr="00127044">
        <w:t xml:space="preserve">Though the CLR study is among the most thorough attempts to </w:t>
      </w:r>
      <w:r w:rsidR="00EB40F9" w:rsidRPr="00127044">
        <w:t xml:space="preserve">provide a </w:t>
      </w:r>
      <w:r w:rsidRPr="00127044">
        <w:t>defin</w:t>
      </w:r>
      <w:r w:rsidR="00EB40F9" w:rsidRPr="00127044">
        <w:t>ition of</w:t>
      </w:r>
      <w:r w:rsidRPr="00127044">
        <w:t xml:space="preserve"> the value of the</w:t>
      </w:r>
      <w:r w:rsidR="00D96FFC" w:rsidRPr="00127044">
        <w:t xml:space="preserve"> library, it was not the first. </w:t>
      </w:r>
      <w:r w:rsidR="00FE0335" w:rsidRPr="00127044">
        <w:t>Orr</w:t>
      </w:r>
      <w:r w:rsidR="006D2D8B" w:rsidRPr="00127044">
        <w:t xml:space="preserve"> </w:t>
      </w:r>
      <w:r w:rsidR="00E6099C" w:rsidRPr="00127044">
        <w:fldChar w:fldCharType="begin"/>
      </w:r>
      <w:r w:rsidR="00535269" w:rsidRPr="00127044">
        <w:instrText xml:space="preserve"> ADDIN EN.CITE &lt;EndNote&gt;&lt;Cite ExcludeAuth="1"&gt;&lt;Author&gt;Orr&lt;/Author&gt;&lt;Year&gt;1973&lt;/Year&gt;&lt;RecNum&gt;382&lt;/RecNum&gt;&lt;record&gt;&lt;rec-number&gt;382&lt;/rec-number&gt;&lt;foreign-keys&gt;&lt;key app="EN" db-id="trdvwvf9m00zd4es0eavtr0g5zf90pzwzsw5"&gt;382&lt;/key&gt;&lt;/foreign-keys&gt;&lt;ref-type name="Journal Article"&gt;17&lt;/ref-type&gt;&lt;contributors&gt;&lt;authors&gt;&lt;author&gt;Orr, R. H.&lt;/author&gt;&lt;/authors&gt;&lt;/contributors&gt;&lt;titles&gt;&lt;title&gt;Measuring the goodness of library services: a general framework for considering quantitative measures&lt;/title&gt;&lt;secondary-title&gt;Journal of Documentation&lt;/secondary-title&gt;&lt;/titles&gt;&lt;periodical&gt;&lt;full-title&gt;Journal of Documentation&lt;/full-title&gt;&lt;/periodical&gt;&lt;pages&gt;315-332&lt;/pages&gt;&lt;volume&gt;29&lt;/volume&gt;&lt;number&gt;3&lt;/number&gt;&lt;dates&gt;&lt;year&gt;1973&lt;/year&gt;&lt;/dates&gt;&lt;isbn&gt;00220418&lt;/isbn&gt;&lt;urls&gt;&lt;related-urls&gt;&lt;url&gt;http://libproxy.unm.edu/login?url=http://search.ebscohost.com/login.aspx?direct=true&amp;amp;db=lxh&amp;amp;AN=ISTA0900460&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6D2D8B" w:rsidRPr="00127044">
        <w:rPr>
          <w:noProof/>
        </w:rPr>
        <w:t>(</w:t>
      </w:r>
      <w:hyperlink w:anchor="_ENREF_87" w:tooltip="Orr, 1973 #382" w:history="1">
        <w:r w:rsidR="00886D37" w:rsidRPr="00127044">
          <w:rPr>
            <w:noProof/>
          </w:rPr>
          <w:t>1973</w:t>
        </w:r>
      </w:hyperlink>
      <w:r w:rsidR="006D2D8B" w:rsidRPr="00127044">
        <w:rPr>
          <w:noProof/>
        </w:rPr>
        <w:t>)</w:t>
      </w:r>
      <w:r w:rsidR="00E6099C" w:rsidRPr="00127044">
        <w:fldChar w:fldCharType="end"/>
      </w:r>
      <w:r w:rsidR="00FE0335" w:rsidRPr="00127044">
        <w:t>, i</w:t>
      </w:r>
      <w:r w:rsidR="00D96FFC" w:rsidRPr="00127044">
        <w:t>n a paper exploring the “relative advantages and disadvantages of different quantitative measures</w:t>
      </w:r>
      <w:r w:rsidR="000C3CB8" w:rsidRPr="00127044">
        <w:t>,</w:t>
      </w:r>
      <w:r w:rsidR="00D96FFC" w:rsidRPr="00127044">
        <w:t>”</w:t>
      </w:r>
      <w:r w:rsidR="00FE0335" w:rsidRPr="00127044">
        <w:t xml:space="preserve"> </w:t>
      </w:r>
      <w:r w:rsidR="00E6099C" w:rsidRPr="00127044">
        <w:fldChar w:fldCharType="begin"/>
      </w:r>
      <w:r w:rsidR="00535269" w:rsidRPr="00127044">
        <w:instrText xml:space="preserve"> ADDIN EN.CITE &lt;EndNote&gt;&lt;Cite ExcludeAuth="1" ExcludeYear="1"&gt;&lt;Author&gt;Orr&lt;/Author&gt;&lt;Year&gt;1973&lt;/Year&gt;&lt;RecNum&gt;382&lt;/RecNum&gt;&lt;Pages&gt;316&lt;/Pages&gt;&lt;record&gt;&lt;rec-number&gt;382&lt;/rec-number&gt;&lt;foreign-keys&gt;&lt;key app="EN" db-id="trdvwvf9m00zd4es0eavtr0g5zf90pzwzsw5"&gt;382&lt;/key&gt;&lt;/foreign-keys&gt;&lt;ref-type name="Journal Article"&gt;17&lt;/ref-type&gt;&lt;contributors&gt;&lt;authors&gt;&lt;author&gt;Orr, R. H.&lt;/author&gt;&lt;/authors&gt;&lt;/contributors&gt;&lt;titles&gt;&lt;title&gt;Measuring the goodness of library services: a general framework for considering quantitative measures&lt;/title&gt;&lt;secondary-title&gt;Journal of Documentation&lt;/secondary-title&gt;&lt;/titles&gt;&lt;periodical&gt;&lt;full-title&gt;Journal of Documentation&lt;/full-title&gt;&lt;/periodical&gt;&lt;pages&gt;315-332&lt;/pages&gt;&lt;volume&gt;29&lt;/volume&gt;&lt;number&gt;3&lt;/number&gt;&lt;dates&gt;&lt;year&gt;1973&lt;/year&gt;&lt;/dates&gt;&lt;isbn&gt;00220418&lt;/isbn&gt;&lt;urls&gt;&lt;related-urls&gt;&lt;url&gt;http://libproxy.unm.edu/login?url=http://search.ebscohost.com/login.aspx?direct=true&amp;amp;db=lxh&amp;amp;AN=ISTA0900460&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6D2D8B" w:rsidRPr="00127044">
        <w:rPr>
          <w:noProof/>
        </w:rPr>
        <w:t>(</w:t>
      </w:r>
      <w:hyperlink w:anchor="_ENREF_87" w:tooltip="Orr, 1973 #382" w:history="1">
        <w:r w:rsidR="00886D37" w:rsidRPr="00127044">
          <w:rPr>
            <w:noProof/>
          </w:rPr>
          <w:t>p. 316</w:t>
        </w:r>
      </w:hyperlink>
      <w:r w:rsidR="006D2D8B" w:rsidRPr="00127044">
        <w:rPr>
          <w:noProof/>
        </w:rPr>
        <w:t>)</w:t>
      </w:r>
      <w:r w:rsidR="00E6099C" w:rsidRPr="00127044">
        <w:fldChar w:fldCharType="end"/>
      </w:r>
      <w:r w:rsidR="00D96FFC" w:rsidRPr="00127044">
        <w:t xml:space="preserve"> asserts that the “principle yardsticks needed by the Librarian, aside from measures of costs, would ideally be direct measures of capability, utilization, and value for each of his library’s services”</w:t>
      </w:r>
      <w:r w:rsidR="007460A1" w:rsidRPr="00127044">
        <w:t xml:space="preserve"> </w:t>
      </w:r>
      <w:r w:rsidR="00E6099C" w:rsidRPr="00127044">
        <w:fldChar w:fldCharType="begin"/>
      </w:r>
      <w:r w:rsidR="00535269" w:rsidRPr="00127044">
        <w:instrText xml:space="preserve"> ADDIN EN.CITE &lt;EndNote&gt;&lt;Cite&gt;&lt;Author&gt;Orr&lt;/Author&gt;&lt;Year&gt;1973&lt;/Year&gt;&lt;RecNum&gt;382&lt;/RecNum&gt;&lt;Pages&gt;323&lt;/Pages&gt;&lt;record&gt;&lt;rec-number&gt;382&lt;/rec-number&gt;&lt;foreign-keys&gt;&lt;key app="EN" db-id="trdvwvf9m00zd4es0eavtr0g5zf90pzwzsw5"&gt;382&lt;/key&gt;&lt;/foreign-keys&gt;&lt;ref-type name="Journal Article"&gt;17&lt;/ref-type&gt;&lt;contributors&gt;&lt;authors&gt;&lt;author&gt;Orr, R. H.&lt;/author&gt;&lt;/authors&gt;&lt;/contributors&gt;&lt;titles&gt;&lt;title&gt;Measuring the goodness of library services: a general framework for considering quantitative measures&lt;/title&gt;&lt;secondary-title&gt;Journal of Documentation&lt;/secondary-title&gt;&lt;/titles&gt;&lt;periodical&gt;&lt;full-title&gt;Journal of Documentation&lt;/full-title&gt;&lt;/periodical&gt;&lt;pages&gt;315-332&lt;/pages&gt;&lt;volume&gt;29&lt;/volume&gt;&lt;number&gt;3&lt;/number&gt;&lt;dates&gt;&lt;year&gt;1973&lt;/year&gt;&lt;/dates&gt;&lt;isbn&gt;00220418&lt;/isbn&gt;&lt;urls&gt;&lt;related-urls&gt;&lt;url&gt;http://libproxy.unm.edu/login?url=http://search.ebscohost.com/login.aspx?direct=true&amp;amp;db=lxh&amp;amp;AN=ISTA0900460&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6D2D8B" w:rsidRPr="00127044">
        <w:rPr>
          <w:noProof/>
        </w:rPr>
        <w:t>(</w:t>
      </w:r>
      <w:hyperlink w:anchor="_ENREF_87" w:tooltip="Orr, 1973 #382" w:history="1">
        <w:r w:rsidR="00886D37" w:rsidRPr="00127044">
          <w:rPr>
            <w:noProof/>
          </w:rPr>
          <w:t>Orr, 1973, p. 323</w:t>
        </w:r>
      </w:hyperlink>
      <w:r w:rsidR="006D2D8B" w:rsidRPr="00127044">
        <w:rPr>
          <w:noProof/>
        </w:rPr>
        <w:t>)</w:t>
      </w:r>
      <w:r w:rsidR="00E6099C" w:rsidRPr="00127044">
        <w:fldChar w:fldCharType="end"/>
      </w:r>
      <w:r w:rsidR="00A157D8" w:rsidRPr="00127044">
        <w:t>.</w:t>
      </w:r>
      <w:r w:rsidR="00D96FFC" w:rsidRPr="00127044">
        <w:t xml:space="preserve"> These </w:t>
      </w:r>
      <w:r w:rsidR="00D7513F" w:rsidRPr="00127044">
        <w:t>three</w:t>
      </w:r>
      <w:r w:rsidR="00D96FFC" w:rsidRPr="00127044">
        <w:t xml:space="preserve"> measures correspond respectively to </w:t>
      </w:r>
      <w:r w:rsidR="00D96FFC" w:rsidRPr="00127044">
        <w:lastRenderedPageBreak/>
        <w:t>input, output,</w:t>
      </w:r>
      <w:r w:rsidR="000C3CB8" w:rsidRPr="00127044">
        <w:t xml:space="preserve"> with value covering both</w:t>
      </w:r>
      <w:r w:rsidR="00D96FFC" w:rsidRPr="00127044">
        <w:t xml:space="preserve"> outcomes and impact.</w:t>
      </w:r>
      <w:r w:rsidR="007F4894" w:rsidRPr="00127044">
        <w:t xml:space="preserve"> See Figure 1.</w:t>
      </w:r>
      <w:r w:rsidR="007F4894" w:rsidRPr="00127044">
        <w:rPr>
          <w:noProof/>
        </w:rPr>
        <w:drawing>
          <wp:inline distT="0" distB="0" distL="0" distR="0" wp14:anchorId="74F046A5" wp14:editId="40D329A4">
            <wp:extent cx="5486400" cy="87630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F2FEF" w:rsidRPr="00127044" w:rsidRDefault="00650B7D" w:rsidP="00092BE9">
      <w:pPr>
        <w:pStyle w:val="FigureCaption"/>
        <w:rPr>
          <w:i/>
        </w:rPr>
      </w:pPr>
      <w:bookmarkStart w:id="80" w:name="_Toc321814767"/>
      <w:r w:rsidRPr="00127044">
        <w:rPr>
          <w:i/>
        </w:rPr>
        <w:t xml:space="preserve">Figure 1: </w:t>
      </w:r>
      <w:r w:rsidRPr="00127044">
        <w:t>Orr’s Library Measurement Model</w:t>
      </w:r>
      <w:bookmarkEnd w:id="80"/>
    </w:p>
    <w:p w:rsidR="00F12A58" w:rsidRPr="00127044" w:rsidRDefault="00F12A58" w:rsidP="00F12A58">
      <w:pPr>
        <w:pStyle w:val="BodyText"/>
      </w:pPr>
      <w:r w:rsidRPr="00127044">
        <w:t>In a textbook on the evaluation of li</w:t>
      </w:r>
      <w:r w:rsidR="00980E35" w:rsidRPr="00127044">
        <w:t>brary services, Matthews</w:t>
      </w:r>
      <w:r w:rsidR="006D2D8B" w:rsidRPr="00127044">
        <w:t xml:space="preserve"> </w:t>
      </w:r>
      <w:r w:rsidR="00E6099C" w:rsidRPr="00127044">
        <w:fldChar w:fldCharType="begin"/>
      </w:r>
      <w:r w:rsidR="00535269" w:rsidRPr="00127044">
        <w:instrText xml:space="preserve"> ADDIN EN.CITE &lt;EndNote&gt;&lt;Cite ExcludeAuth="1"&gt;&lt;Author&gt;Matthews&lt;/Author&gt;&lt;Year&gt;2007&lt;/Year&gt;&lt;RecNum&gt;383&lt;/RecNum&gt;&lt;record&gt;&lt;rec-number&gt;383&lt;/rec-number&gt;&lt;foreign-keys&gt;&lt;key app="EN" db-id="trdvwvf9m00zd4es0eavtr0g5zf90pzwzsw5"&gt;383&lt;/key&gt;&lt;/foreign-keys&gt;&lt;ref-type name="Book"&gt;6&lt;/ref-type&gt;&lt;contributors&gt;&lt;authors&gt;&lt;author&gt;Matthews, Joseph R.&lt;/author&gt;&lt;/authors&gt;&lt;/contributors&gt;&lt;titles&gt;&lt;title&gt;The evaluation and measurement of library services&lt;/title&gt;&lt;/titles&gt;&lt;keywords&gt;&lt;keyword&gt;Libraries -- United States -- Evaluation.&lt;/keyword&gt;&lt;keyword&gt;Public services (Libraries) -- United States -- Evaluation.&lt;/keyword&gt;&lt;keyword&gt;Libraries -- Evaluation.&lt;/keyword&gt;&lt;keyword&gt;Public services (Libraries) -- Evaluation.&lt;/keyword&gt;&lt;keyword&gt;Bibliothèques -- États-Unis -- Évaluation.&lt;/keyword&gt;&lt;keyword&gt;Bibliothèques -- Services aux utilisateurs -- États-Unis -- Évaluation.&lt;/keyword&gt;&lt;keyword&gt;Bibliothèques -- Évaluation.&lt;/keyword&gt;&lt;keyword&gt;Bibliothèques -- Services aux utilisateurs -- Évaluation.&lt;/keyword&gt;&lt;keyword&gt;Libraries -- United States -- Evaluation.&lt;/keyword&gt;&lt;keyword&gt;Libraries -- Evaluation.&lt;/keyword&gt;&lt;keyword&gt;Bibliothek&lt;/keyword&gt;&lt;keyword&gt;Dienstleistung&lt;/keyword&gt;&lt;keyword&gt;Evaluation&lt;/keyword&gt;&lt;keyword&gt;USA&lt;/keyword&gt;&lt;/keywords&gt;&lt;dates&gt;&lt;year&gt;2007&lt;/year&gt;&lt;/dates&gt;&lt;pub-location&gt;Westport, Connecticut&lt;/pub-location&gt;&lt;publisher&gt;Libraries Unlimited&lt;/publisher&gt;&lt;isbn&gt;ISBN: 9781591585329 (alk. paper); 1591585325 (alk. paper); National Library: 013800621; LCCN: 2007-17726&lt;/isbn&gt;&lt;accession-num&gt;124159605&lt;/accession-num&gt;&lt;urls&gt;&lt;related-urls&gt;&lt;url&gt;http://www.loc.gov/catdir/toc/ecip0717/2007017726.html&lt;/url&gt;&lt;url&gt;Materials specified: Table of contents only http://www.loc.gov/catdir/toc/ecip0717/2007017726.html&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6D2D8B" w:rsidRPr="00127044">
        <w:rPr>
          <w:noProof/>
        </w:rPr>
        <w:t>(</w:t>
      </w:r>
      <w:hyperlink w:anchor="_ENREF_79" w:tooltip="Matthews, 2007 #383" w:history="1">
        <w:r w:rsidR="00886D37" w:rsidRPr="00127044">
          <w:rPr>
            <w:noProof/>
          </w:rPr>
          <w:t>2007</w:t>
        </w:r>
      </w:hyperlink>
      <w:r w:rsidR="006D2D8B" w:rsidRPr="00127044">
        <w:rPr>
          <w:noProof/>
        </w:rPr>
        <w:t>)</w:t>
      </w:r>
      <w:r w:rsidR="00E6099C" w:rsidRPr="00127044">
        <w:fldChar w:fldCharType="end"/>
      </w:r>
      <w:r w:rsidR="00980E35" w:rsidRPr="00127044">
        <w:t xml:space="preserve"> expanded</w:t>
      </w:r>
      <w:r w:rsidRPr="00127044">
        <w:t xml:space="preserve"> upon Orr’s model of Input </w:t>
      </w:r>
      <w:r w:rsidRPr="00127044">
        <w:sym w:font="Wingdings" w:char="F0E0"/>
      </w:r>
      <w:r w:rsidRPr="00127044">
        <w:t xml:space="preserve"> Process </w:t>
      </w:r>
      <w:r w:rsidRPr="00127044">
        <w:sym w:font="Wingdings" w:char="F0E0"/>
      </w:r>
      <w:r w:rsidRPr="00127044">
        <w:t xml:space="preserve"> Output </w:t>
      </w:r>
      <w:r w:rsidRPr="00127044">
        <w:sym w:font="Wingdings" w:char="F0E0"/>
      </w:r>
      <w:r w:rsidRPr="00127044">
        <w:t xml:space="preserve"> Impact/Effect. Input measures include “five broad categories: budget, staff, collecti</w:t>
      </w:r>
      <w:r w:rsidR="00C8443E" w:rsidRPr="00127044">
        <w:t>ons, facilities, and technology</w:t>
      </w:r>
      <w:r w:rsidRPr="00127044">
        <w:t xml:space="preserve">” </w:t>
      </w:r>
      <w:r w:rsidR="00E6099C" w:rsidRPr="00127044">
        <w:fldChar w:fldCharType="begin"/>
      </w:r>
      <w:r w:rsidR="00535269" w:rsidRPr="00127044">
        <w:instrText xml:space="preserve"> ADDIN EN.CITE &lt;EndNote&gt;&lt;Cite ExcludeAuth="1" ExcludeYear="1"&gt;&lt;Author&gt;Matthews&lt;/Author&gt;&lt;Year&gt;2007&lt;/Year&gt;&lt;RecNum&gt;383&lt;/RecNum&gt;&lt;Pages&gt;20&lt;/Pages&gt;&lt;record&gt;&lt;rec-number&gt;383&lt;/rec-number&gt;&lt;foreign-keys&gt;&lt;key app="EN" db-id="trdvwvf9m00zd4es0eavtr0g5zf90pzwzsw5"&gt;383&lt;/key&gt;&lt;/foreign-keys&gt;&lt;ref-type name="Book"&gt;6&lt;/ref-type&gt;&lt;contributors&gt;&lt;authors&gt;&lt;author&gt;Matthews, Joseph R.&lt;/author&gt;&lt;/authors&gt;&lt;/contributors&gt;&lt;titles&gt;&lt;title&gt;The evaluation and measurement of library services&lt;/title&gt;&lt;/titles&gt;&lt;keywords&gt;&lt;keyword&gt;Libraries -- United States -- Evaluation.&lt;/keyword&gt;&lt;keyword&gt;Public services (Libraries) -- United States -- Evaluation.&lt;/keyword&gt;&lt;keyword&gt;Libraries -- Evaluation.&lt;/keyword&gt;&lt;keyword&gt;Public services (Libraries) -- Evaluation.&lt;/keyword&gt;&lt;keyword&gt;Bibliothèques -- États-Unis -- Évaluation.&lt;/keyword&gt;&lt;keyword&gt;Bibliothèques -- Services aux utilisateurs -- États-Unis -- Évaluation.&lt;/keyword&gt;&lt;keyword&gt;Bibliothèques -- Évaluation.&lt;/keyword&gt;&lt;keyword&gt;Bibliothèques -- Services aux utilisateurs -- Évaluation.&lt;/keyword&gt;&lt;keyword&gt;Libraries -- United States -- Evaluation.&lt;/keyword&gt;&lt;keyword&gt;Libraries -- Evaluation.&lt;/keyword&gt;&lt;keyword&gt;Bibliothek&lt;/keyword&gt;&lt;keyword&gt;Dienstleistung&lt;/keyword&gt;&lt;keyword&gt;Evaluation&lt;/keyword&gt;&lt;keyword&gt;USA&lt;/keyword&gt;&lt;/keywords&gt;&lt;dates&gt;&lt;year&gt;2007&lt;/year&gt;&lt;/dates&gt;&lt;pub-location&gt;Westport, Connecticut&lt;/pub-location&gt;&lt;publisher&gt;Libraries Unlimited&lt;/publisher&gt;&lt;isbn&gt;ISBN: 9781591585329 (alk. paper); 1591585325 (alk. paper); National Library: 013800621; LCCN: 2007-17726&lt;/isbn&gt;&lt;accession-num&gt;124159605&lt;/accession-num&gt;&lt;urls&gt;&lt;related-urls&gt;&lt;url&gt;http://www.loc.gov/catdir/toc/ecip0717/2007017726.html&lt;/url&gt;&lt;url&gt;Materials specified: Table of contents only http://www.loc.gov/catdir/toc/ecip0717/2007017726.html&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C8443E" w:rsidRPr="00127044">
        <w:rPr>
          <w:noProof/>
        </w:rPr>
        <w:t>(</w:t>
      </w:r>
      <w:hyperlink w:anchor="_ENREF_79" w:tooltip="Matthews, 2007 #383" w:history="1">
        <w:r w:rsidR="00886D37" w:rsidRPr="00127044">
          <w:rPr>
            <w:noProof/>
          </w:rPr>
          <w:t>p. 20</w:t>
        </w:r>
      </w:hyperlink>
      <w:r w:rsidR="00C8443E" w:rsidRPr="00127044">
        <w:rPr>
          <w:noProof/>
        </w:rPr>
        <w:t>)</w:t>
      </w:r>
      <w:r w:rsidR="00E6099C" w:rsidRPr="00127044">
        <w:fldChar w:fldCharType="end"/>
      </w:r>
      <w:r w:rsidR="00C8443E" w:rsidRPr="00127044">
        <w:t xml:space="preserve"> </w:t>
      </w:r>
      <w:r w:rsidRPr="00127044">
        <w:t>Process measures are internal productivity measures. Output measures indicate use. Outcome measures refer to the impact on the customer. Matthews extend</w:t>
      </w:r>
      <w:r w:rsidR="00812DAB" w:rsidRPr="00127044">
        <w:t>ed</w:t>
      </w:r>
      <w:r w:rsidRPr="00127044">
        <w:t xml:space="preserve"> Orr’s model to include </w:t>
      </w:r>
      <w:r w:rsidR="003A30DA" w:rsidRPr="00127044">
        <w:t xml:space="preserve">his own definition of </w:t>
      </w:r>
      <w:r w:rsidRPr="00127044">
        <w:t xml:space="preserve">value, which </w:t>
      </w:r>
      <w:r w:rsidR="003D7336" w:rsidRPr="00127044">
        <w:t>he define</w:t>
      </w:r>
      <w:r w:rsidR="00812DAB" w:rsidRPr="00127044">
        <w:t>d</w:t>
      </w:r>
      <w:r w:rsidR="003D7336" w:rsidRPr="00127044">
        <w:t xml:space="preserve"> as the</w:t>
      </w:r>
      <w:r w:rsidRPr="00127044">
        <w:t xml:space="preserve"> long term impact of outcomes.</w:t>
      </w:r>
      <w:r w:rsidR="005B4724" w:rsidRPr="00127044">
        <w:t xml:space="preserve"> </w:t>
      </w:r>
      <w:r w:rsidR="005576C8" w:rsidRPr="00127044">
        <w:t>See Figure 2.</w:t>
      </w:r>
    </w:p>
    <w:p w:rsidR="005576C8" w:rsidRPr="00127044" w:rsidRDefault="005576C8" w:rsidP="00AA55B0">
      <w:pPr>
        <w:pStyle w:val="BodyText"/>
        <w:ind w:firstLine="0"/>
      </w:pPr>
      <w:r w:rsidRPr="00127044">
        <w:rPr>
          <w:noProof/>
        </w:rPr>
        <w:drawing>
          <wp:inline distT="0" distB="0" distL="0" distR="0" wp14:anchorId="7FF16299" wp14:editId="6A60889B">
            <wp:extent cx="5486400" cy="876300"/>
            <wp:effectExtent l="19050" t="0" r="3810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576C8" w:rsidRPr="00127044" w:rsidRDefault="005576C8" w:rsidP="00650B7D">
      <w:pPr>
        <w:pStyle w:val="FigureCaption"/>
      </w:pPr>
      <w:bookmarkStart w:id="81" w:name="_Toc321814768"/>
      <w:r w:rsidRPr="00127044">
        <w:rPr>
          <w:i/>
        </w:rPr>
        <w:t>F</w:t>
      </w:r>
      <w:r w:rsidR="003E096F" w:rsidRPr="00127044">
        <w:rPr>
          <w:i/>
        </w:rPr>
        <w:t>igure</w:t>
      </w:r>
      <w:r w:rsidRPr="00127044">
        <w:rPr>
          <w:i/>
        </w:rPr>
        <w:t xml:space="preserve"> </w:t>
      </w:r>
      <w:r w:rsidR="00C01B30" w:rsidRPr="00127044">
        <w:rPr>
          <w:i/>
        </w:rPr>
        <w:t>2</w:t>
      </w:r>
      <w:r w:rsidRPr="00127044">
        <w:t>: M</w:t>
      </w:r>
      <w:r w:rsidR="00C01B30" w:rsidRPr="00127044">
        <w:t xml:space="preserve">atthew’s </w:t>
      </w:r>
      <w:r w:rsidR="00AA55B0" w:rsidRPr="00127044">
        <w:t>Library Measurement Model</w:t>
      </w:r>
      <w:bookmarkEnd w:id="81"/>
    </w:p>
    <w:p w:rsidR="000B53CD" w:rsidRPr="00127044" w:rsidRDefault="000B53CD" w:rsidP="000B53CD">
      <w:pPr>
        <w:pStyle w:val="BodyText"/>
      </w:pPr>
      <w:r w:rsidRPr="00127044">
        <w:t xml:space="preserve">ARL Senior Program Officer for Statistics and Measurement Kyrillidou </w:t>
      </w:r>
      <w:r w:rsidR="00E6099C" w:rsidRPr="00127044">
        <w:fldChar w:fldCharType="begin"/>
      </w:r>
      <w:r w:rsidR="00747ABA" w:rsidRPr="00127044">
        <w:instrText xml:space="preserve"> ADDIN EN.CITE &lt;EndNote&gt;&lt;Cite ExcludeAuth="1"&gt;&lt;Author&gt;Kyrillidou&lt;/Author&gt;&lt;Year&gt;2002&lt;/Year&gt;&lt;RecNum&gt;120&lt;/RecNum&gt;&lt;DisplayText&gt;(2002)&lt;/DisplayText&gt;&lt;record&gt;&lt;rec-number&gt;120&lt;/rec-number&gt;&lt;foreign-keys&gt;&lt;key app="EN" db-id="trdvwvf9m00zd4es0eavtr0g5zf90pzwzsw5"&gt;120&lt;/key&gt;&lt;/foreign-keys&gt;&lt;ref-type name="Journal Article"&gt;17&lt;/ref-type&gt;&lt;contributors&gt;&lt;authors&gt;&lt;author&gt;Kyrillidou, Martha&lt;/author&gt;&lt;/authors&gt;&lt;/contributors&gt;&lt;titles&gt;&lt;title&gt;From Input and Output Measures to Quality and Outcome Measures, or, from the User in the Life of the Library to the Library in the Life of the User&lt;/title&gt;&lt;secondary-title&gt;Journal of Academic Librarianship&lt;/secondary-title&gt;&lt;/titles&gt;&lt;periodical&gt;&lt;full-title&gt;Journal of Academic Librarianship&lt;/full-title&gt;&lt;/periodical&gt;&lt;pages&gt;42-46&lt;/pages&gt;&lt;volume&gt;28&lt;/volume&gt;&lt;number&gt;1/2&lt;/number&gt;&lt;keywords&gt;&lt;keyword&gt;LIBRARY science&lt;/keyword&gt;&lt;keyword&gt;INFORMATION technology&lt;/keyword&gt;&lt;/keywords&gt;&lt;dates&gt;&lt;year&gt;2002&lt;/year&gt;&lt;/dates&gt;&lt;publisher&gt;Elsevier Science Publishing Company, Inc.&lt;/publisher&gt;&lt;isbn&gt;00991333&lt;/isbn&gt;&lt;urls&gt;&lt;related-urls&gt;&lt;url&gt;http://libproxy.unm.edu/login?url=http://search.ebscohost.com/login.aspx?direct=true&amp;amp;db=ehh&amp;amp;AN=6174806&amp;amp;site=ehost-live&amp;amp;scope=site&lt;/url&gt;&lt;/related-urls&gt;&lt;/urls&gt;&lt;electronic-resource-num&gt;10.1016/S0099-1333(01)00299-3&lt;/electronic-resource-num&gt;&lt;remote-database-name&gt;ehh&lt;/remote-database-name&gt;&lt;remote-database-provider&gt;EBSCOhost&lt;/remote-database-provider&gt;&lt;/record&gt;&lt;/Cite&gt;&lt;/EndNote&gt;</w:instrText>
      </w:r>
      <w:r w:rsidR="00E6099C" w:rsidRPr="00127044">
        <w:fldChar w:fldCharType="separate"/>
      </w:r>
      <w:r w:rsidR="005944A3" w:rsidRPr="00127044">
        <w:rPr>
          <w:noProof/>
        </w:rPr>
        <w:t>(</w:t>
      </w:r>
      <w:hyperlink w:anchor="_ENREF_73" w:tooltip="Kyrillidou, 2002 #120" w:history="1">
        <w:r w:rsidR="00886D37" w:rsidRPr="00127044">
          <w:rPr>
            <w:noProof/>
          </w:rPr>
          <w:t>2002</w:t>
        </w:r>
      </w:hyperlink>
      <w:r w:rsidR="005944A3" w:rsidRPr="00127044">
        <w:rPr>
          <w:noProof/>
        </w:rPr>
        <w:t>)</w:t>
      </w:r>
      <w:r w:rsidR="00E6099C" w:rsidRPr="00127044">
        <w:fldChar w:fldCharType="end"/>
      </w:r>
      <w:r w:rsidR="005944A3" w:rsidRPr="00127044">
        <w:t xml:space="preserve"> </w:t>
      </w:r>
      <w:r w:rsidR="00E804C1" w:rsidRPr="00127044">
        <w:t>came up with a similar definition</w:t>
      </w:r>
      <w:r w:rsidR="00E820B8" w:rsidRPr="00127044">
        <w:t>. She defined</w:t>
      </w:r>
      <w:r w:rsidRPr="00127044">
        <w:t xml:space="preserve"> inputs as “the resources available to the system”</w:t>
      </w:r>
      <w:r w:rsidR="005B4724" w:rsidRPr="00127044">
        <w:t xml:space="preserve"> </w:t>
      </w:r>
      <w:r w:rsidRPr="00127044">
        <w:t>and outputs as “the activities the system</w:t>
      </w:r>
      <w:r w:rsidR="005944A3" w:rsidRPr="00127044">
        <w:t xml:space="preserve"> exports</w:t>
      </w:r>
      <w:r w:rsidR="005B4724" w:rsidRPr="00127044">
        <w:t xml:space="preserve">” </w:t>
      </w:r>
      <w:r w:rsidR="00E6099C" w:rsidRPr="00127044">
        <w:fldChar w:fldCharType="begin"/>
      </w:r>
      <w:r w:rsidR="00747ABA" w:rsidRPr="00127044">
        <w:instrText xml:space="preserve"> ADDIN EN.CITE &lt;EndNote&gt;&lt;Cite ExcludeAuth="1" ExcludeYear="1"&gt;&lt;Author&gt;Kyrillidou&lt;/Author&gt;&lt;Year&gt;2002&lt;/Year&gt;&lt;RecNum&gt;120&lt;/RecNum&gt;&lt;Pages&gt;43&lt;/Pages&gt;&lt;DisplayText&gt;(p. 43)&lt;/DisplayText&gt;&lt;record&gt;&lt;rec-number&gt;120&lt;/rec-number&gt;&lt;foreign-keys&gt;&lt;key app="EN" db-id="trdvwvf9m00zd4es0eavtr0g5zf90pzwzsw5"&gt;120&lt;/key&gt;&lt;/foreign-keys&gt;&lt;ref-type name="Journal Article"&gt;17&lt;/ref-type&gt;&lt;contributors&gt;&lt;authors&gt;&lt;author&gt;Kyrillidou, Martha&lt;/author&gt;&lt;/authors&gt;&lt;/contributors&gt;&lt;titles&gt;&lt;title&gt;From Input and Output Measures to Quality and Outcome Measures, or, from the User in the Life of the Library to the Library in the Life of the User&lt;/title&gt;&lt;secondary-title&gt;Journal of Academic Librarianship&lt;/secondary-title&gt;&lt;/titles&gt;&lt;periodical&gt;&lt;full-title&gt;Journal of Academic Librarianship&lt;/full-title&gt;&lt;/periodical&gt;&lt;pages&gt;42-46&lt;/pages&gt;&lt;volume&gt;28&lt;/volume&gt;&lt;number&gt;1/2&lt;/number&gt;&lt;keywords&gt;&lt;keyword&gt;LIBRARY science&lt;/keyword&gt;&lt;keyword&gt;INFORMATION technology&lt;/keyword&gt;&lt;/keywords&gt;&lt;dates&gt;&lt;year&gt;2002&lt;/year&gt;&lt;/dates&gt;&lt;publisher&gt;Elsevier Science Publishing Company, Inc.&lt;/publisher&gt;&lt;isbn&gt;00991333&lt;/isbn&gt;&lt;urls&gt;&lt;related-urls&gt;&lt;url&gt;http://libproxy.unm.edu/login?url=http://search.ebscohost.com/login.aspx?direct=true&amp;amp;db=ehh&amp;amp;AN=6174806&amp;amp;site=ehost-live&amp;amp;scope=site&lt;/url&gt;&lt;/related-urls&gt;&lt;/urls&gt;&lt;electronic-resource-num&gt;10.1016/S0099-1333(01)00299-3&lt;/electronic-resource-num&gt;&lt;remote-database-name&gt;ehh&lt;/remote-database-name&gt;&lt;remote-database-provider&gt;EBSCOhost&lt;/remote-database-provider&gt;&lt;/record&gt;&lt;/Cite&gt;&lt;/EndNote&gt;</w:instrText>
      </w:r>
      <w:r w:rsidR="00E6099C" w:rsidRPr="00127044">
        <w:fldChar w:fldCharType="separate"/>
      </w:r>
      <w:r w:rsidR="005B4724" w:rsidRPr="00127044">
        <w:rPr>
          <w:noProof/>
        </w:rPr>
        <w:t>(</w:t>
      </w:r>
      <w:hyperlink w:anchor="_ENREF_73" w:tooltip="Kyrillidou, 2002 #120" w:history="1">
        <w:r w:rsidR="00886D37" w:rsidRPr="00127044">
          <w:rPr>
            <w:noProof/>
          </w:rPr>
          <w:t>p. 43</w:t>
        </w:r>
      </w:hyperlink>
      <w:r w:rsidR="005B4724" w:rsidRPr="00127044">
        <w:rPr>
          <w:noProof/>
        </w:rPr>
        <w:t>)</w:t>
      </w:r>
      <w:r w:rsidR="00E6099C" w:rsidRPr="00127044">
        <w:fldChar w:fldCharType="end"/>
      </w:r>
      <w:r w:rsidR="00FC0E06" w:rsidRPr="00127044">
        <w:t>.</w:t>
      </w:r>
      <w:r w:rsidR="00E820B8" w:rsidRPr="00127044">
        <w:t xml:space="preserve"> She associated</w:t>
      </w:r>
      <w:r w:rsidRPr="00127044">
        <w:t xml:space="preserve"> outcomes measures with quality and </w:t>
      </w:r>
      <w:r w:rsidR="00E820B8" w:rsidRPr="00127044">
        <w:t>broke</w:t>
      </w:r>
      <w:r w:rsidRPr="00127044">
        <w:t xml:space="preserve"> them into categories</w:t>
      </w:r>
      <w:r w:rsidR="00812DAB" w:rsidRPr="00127044">
        <w:t>.</w:t>
      </w:r>
    </w:p>
    <w:p w:rsidR="0079017C" w:rsidRPr="00127044" w:rsidRDefault="000B53CD" w:rsidP="0079017C">
      <w:pPr>
        <w:pStyle w:val="BodyText"/>
        <w:ind w:firstLine="720"/>
      </w:pPr>
      <w:r w:rsidRPr="00127044">
        <w:t xml:space="preserve">Within the ARL New Measures agenda there </w:t>
      </w:r>
      <w:r w:rsidR="006266A4" w:rsidRPr="00127044">
        <w:t>were</w:t>
      </w:r>
      <w:r w:rsidRPr="00127044">
        <w:t xml:space="preserve"> at le</w:t>
      </w:r>
      <w:r w:rsidR="0079017C" w:rsidRPr="00127044">
        <w:t>ast four implied definitions of o</w:t>
      </w:r>
      <w:r w:rsidRPr="00127044">
        <w:t xml:space="preserve">utcomes in terms of how various working groups and projects are approaching the issue: </w:t>
      </w:r>
    </w:p>
    <w:p w:rsidR="000B53CD" w:rsidRPr="00127044" w:rsidRDefault="000B53CD" w:rsidP="00DB043C">
      <w:pPr>
        <w:pStyle w:val="BodyText"/>
        <w:ind w:left="720" w:firstLine="0"/>
      </w:pPr>
      <w:r w:rsidRPr="00127044">
        <w:lastRenderedPageBreak/>
        <w:t>(1) learning outcomes, (2) research outcomes, (3) institutional outcomes, and (4) personal control or electronic service quality issues.</w:t>
      </w:r>
      <w:r w:rsidR="00D439C3" w:rsidRPr="00127044">
        <w:t xml:space="preserve"> </w:t>
      </w:r>
      <w:r w:rsidR="00E6099C" w:rsidRPr="00127044">
        <w:fldChar w:fldCharType="begin"/>
      </w:r>
      <w:r w:rsidR="00747ABA" w:rsidRPr="00127044">
        <w:instrText xml:space="preserve"> ADDIN EN.CITE &lt;EndNote&gt;&lt;Cite ExcludeAuth="1" ExcludeYear="1"&gt;&lt;Author&gt;Kyrillidou&lt;/Author&gt;&lt;Year&gt;2002&lt;/Year&gt;&lt;RecNum&gt;120&lt;/RecNum&gt;&lt;Pages&gt;45&lt;/Pages&gt;&lt;DisplayText&gt;(p. 45)&lt;/DisplayText&gt;&lt;record&gt;&lt;rec-number&gt;120&lt;/rec-number&gt;&lt;foreign-keys&gt;&lt;key app="EN" db-id="trdvwvf9m00zd4es0eavtr0g5zf90pzwzsw5"&gt;120&lt;/key&gt;&lt;/foreign-keys&gt;&lt;ref-type name="Journal Article"&gt;17&lt;/ref-type&gt;&lt;contributors&gt;&lt;authors&gt;&lt;author&gt;Kyrillidou, Martha&lt;/author&gt;&lt;/authors&gt;&lt;/contributors&gt;&lt;titles&gt;&lt;title&gt;From Input and Output Measures to Quality and Outcome Measures, or, from the User in the Life of the Library to the Library in the Life of the User&lt;/title&gt;&lt;secondary-title&gt;Journal of Academic Librarianship&lt;/secondary-title&gt;&lt;/titles&gt;&lt;periodical&gt;&lt;full-title&gt;Journal of Academic Librarianship&lt;/full-title&gt;&lt;/periodical&gt;&lt;pages&gt;42-46&lt;/pages&gt;&lt;volume&gt;28&lt;/volume&gt;&lt;number&gt;1/2&lt;/number&gt;&lt;keywords&gt;&lt;keyword&gt;LIBRARY science&lt;/keyword&gt;&lt;keyword&gt;INFORMATION technology&lt;/keyword&gt;&lt;/keywords&gt;&lt;dates&gt;&lt;year&gt;2002&lt;/year&gt;&lt;/dates&gt;&lt;publisher&gt;Elsevier Science Publishing Company, Inc.&lt;/publisher&gt;&lt;isbn&gt;00991333&lt;/isbn&gt;&lt;urls&gt;&lt;related-urls&gt;&lt;url&gt;http://libproxy.unm.edu/login?url=http://search.ebscohost.com/login.aspx?direct=true&amp;amp;db=ehh&amp;amp;AN=6174806&amp;amp;site=ehost-live&amp;amp;scope=site&lt;/url&gt;&lt;/related-urls&gt;&lt;/urls&gt;&lt;electronic-resource-num&gt;10.1016/S0099-1333(01)00299-3&lt;/electronic-resource-num&gt;&lt;remote-database-name&gt;ehh&lt;/remote-database-name&gt;&lt;remote-database-provider&gt;EBSCOhost&lt;/remote-database-provider&gt;&lt;/record&gt;&lt;/Cite&gt;&lt;/EndNote&gt;</w:instrText>
      </w:r>
      <w:r w:rsidR="00E6099C" w:rsidRPr="00127044">
        <w:fldChar w:fldCharType="separate"/>
      </w:r>
      <w:r w:rsidR="00D439C3" w:rsidRPr="00127044">
        <w:rPr>
          <w:noProof/>
        </w:rPr>
        <w:t>(</w:t>
      </w:r>
      <w:hyperlink w:anchor="_ENREF_73" w:tooltip="Kyrillidou, 2002 #120" w:history="1">
        <w:r w:rsidR="00886D37" w:rsidRPr="00127044">
          <w:rPr>
            <w:noProof/>
          </w:rPr>
          <w:t>p. 45</w:t>
        </w:r>
      </w:hyperlink>
      <w:r w:rsidR="00D439C3" w:rsidRPr="00127044">
        <w:rPr>
          <w:noProof/>
        </w:rPr>
        <w:t>)</w:t>
      </w:r>
      <w:r w:rsidR="00E6099C" w:rsidRPr="00127044">
        <w:fldChar w:fldCharType="end"/>
      </w:r>
      <w:r w:rsidR="00D439C3" w:rsidRPr="00127044">
        <w:t xml:space="preserve"> </w:t>
      </w:r>
    </w:p>
    <w:p w:rsidR="000B53CD" w:rsidRPr="00127044" w:rsidRDefault="000B53CD" w:rsidP="000B53CD">
      <w:pPr>
        <w:pStyle w:val="BodyText"/>
        <w:ind w:firstLine="0"/>
      </w:pPr>
      <w:r w:rsidRPr="00127044">
        <w:t xml:space="preserve">She </w:t>
      </w:r>
      <w:r w:rsidR="00E820B8" w:rsidRPr="00127044">
        <w:t>went</w:t>
      </w:r>
      <w:r w:rsidRPr="00127044">
        <w:t xml:space="preserve"> on to describe examples of projects in each area with the exception of institutional outcomes</w:t>
      </w:r>
      <w:r w:rsidR="007B2C0D" w:rsidRPr="00127044">
        <w:t>, confirming once again that little has been published in this area</w:t>
      </w:r>
      <w:r w:rsidR="003538F5" w:rsidRPr="00127044">
        <w:t xml:space="preserve">. Ultimately, her goal </w:t>
      </w:r>
      <w:r w:rsidR="00E820B8" w:rsidRPr="00127044">
        <w:t>was</w:t>
      </w:r>
      <w:r w:rsidRPr="00127044">
        <w:t xml:space="preserve"> to develop a model that combines input, output, outcome, and quality measures.</w:t>
      </w:r>
    </w:p>
    <w:p w:rsidR="000B3EC3" w:rsidRPr="00127044" w:rsidRDefault="00B5591A" w:rsidP="000B3EC3">
      <w:pPr>
        <w:pStyle w:val="BodyText"/>
      </w:pPr>
      <w:r w:rsidRPr="00127044">
        <w:t xml:space="preserve">In </w:t>
      </w:r>
      <w:r w:rsidR="000B53CD" w:rsidRPr="00127044">
        <w:t>guideline</w:t>
      </w:r>
      <w:r w:rsidRPr="00127044">
        <w:t>s</w:t>
      </w:r>
      <w:r w:rsidR="000B53CD" w:rsidRPr="00127044">
        <w:t xml:space="preserve"> she was asked to develop as part of a book on evidence-based</w:t>
      </w:r>
      <w:r w:rsidR="00E64198" w:rsidRPr="00127044">
        <w:t xml:space="preserve"> practice</w:t>
      </w:r>
      <w:r w:rsidR="000B53CD" w:rsidRPr="00127044">
        <w:t xml:space="preserve"> for information professionals, Urquhart</w:t>
      </w:r>
      <w:r w:rsidR="003538F5" w:rsidRPr="00127044">
        <w:t xml:space="preserve"> </w:t>
      </w:r>
      <w:r w:rsidR="00E6099C" w:rsidRPr="00127044">
        <w:fldChar w:fldCharType="begin"/>
      </w:r>
      <w:r w:rsidR="00535269" w:rsidRPr="00127044">
        <w:instrText xml:space="preserve"> ADDIN EN.CITE &lt;EndNote&gt;&lt;Cite ExcludeAuth="1"&gt;&lt;Author&gt;Urquhart&lt;/Author&gt;&lt;Year&gt;2004&lt;/Year&gt;&lt;RecNum&gt;384&lt;/RecNum&gt;&lt;record&gt;&lt;rec-number&gt;384&lt;/rec-number&gt;&lt;foreign-keys&gt;&lt;key app="EN" db-id="trdvwvf9m00zd4es0eavtr0g5zf90pzwzsw5"&gt;384&lt;/key&gt;&lt;/foreign-keys&gt;&lt;ref-type name="Book Section"&gt;5&lt;/ref-type&gt;&lt;contributors&gt;&lt;authors&gt;&lt;author&gt;Urquhart, Christine&lt;/author&gt;&lt;/authors&gt;&lt;secondary-authors&gt;&lt;author&gt;Booth, Andrew&lt;/author&gt;&lt;author&gt;Brice, Anne&lt;/author&gt;&lt;/secondary-authors&gt;&lt;/contributors&gt;&lt;titles&gt;&lt;title&gt;How do I measure the Impact of My Service?&lt;/title&gt;&lt;secondary-title&gt;Evidence-based practice for information professionals : a handbook&lt;/secondary-title&gt;&lt;/titles&gt;&lt;pages&gt;210-222&lt;/pages&gt;&lt;section&gt;Special Topic D&lt;/section&gt;&lt;keywords&gt;&lt;keyword&gt;Information science.&lt;/keyword&gt;&lt;keyword&gt;Informatieverzorging.&lt;/keyword&gt;&lt;keyword&gt;Evidence-based practice.&lt;/keyword&gt;&lt;keyword&gt;Sciences de l&amp;apos;information.&lt;/keyword&gt;&lt;keyword&gt;Information Science.&lt;/keyword&gt;&lt;/keywords&gt;&lt;dates&gt;&lt;year&gt;2004&lt;/year&gt;&lt;/dates&gt;&lt;pub-location&gt;London&lt;/pub-location&gt;&lt;publisher&gt;Facet&lt;/publisher&gt;&lt;isbn&gt;ISBN: 1856044718 (cased); 9781856044714 (cased); National Library: 007730900 LCCN: 2004-381872&lt;/isbn&gt;&lt;accession-num&gt;52396668&lt;/accession-num&gt;&lt;call-num&gt;LC: Z665; Dewey: 020; NLM: Z 665&lt;/call-num&gt;&lt;urls&gt;&lt;/urls&gt;&lt;remote-database-name&gt;WorldCat&lt;/remote-database-name&gt;&lt;remote-database-provider&gt;OCLC&lt;/remote-database-provider&gt;&lt;language&gt;English&lt;/language&gt;&lt;/record&gt;&lt;/Cite&gt;&lt;/EndNote&gt;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3538F5" w:rsidRPr="00127044">
        <w:rPr>
          <w:noProof/>
        </w:rPr>
        <w:t>(</w:t>
      </w:r>
      <w:hyperlink w:anchor="_ENREF_119" w:tooltip="Urquhart, 2004 #384" w:history="1">
        <w:r w:rsidR="00886D37" w:rsidRPr="00127044">
          <w:rPr>
            <w:noProof/>
          </w:rPr>
          <w:t>2004</w:t>
        </w:r>
      </w:hyperlink>
      <w:r w:rsidR="003538F5" w:rsidRPr="00127044">
        <w:rPr>
          <w:noProof/>
        </w:rPr>
        <w:t>)</w:t>
      </w:r>
      <w:r w:rsidR="00E6099C" w:rsidRPr="00127044">
        <w:fldChar w:fldCharType="end"/>
      </w:r>
      <w:r w:rsidR="000B53CD" w:rsidRPr="00127044">
        <w:t xml:space="preserve"> define</w:t>
      </w:r>
      <w:r w:rsidR="00E820B8" w:rsidRPr="00127044">
        <w:t>d</w:t>
      </w:r>
      <w:r w:rsidR="000B53CD" w:rsidRPr="00127044">
        <w:t xml:space="preserve"> per</w:t>
      </w:r>
      <w:r w:rsidR="00E820B8" w:rsidRPr="00127044">
        <w:t>formance measures. She described</w:t>
      </w:r>
      <w:r w:rsidR="000B53CD" w:rsidRPr="00127044">
        <w:t xml:space="preserve"> inputs and outputs by example as “service inputs (human resources, materials), or service outputs (e.g. documents supplied, training sessions delivered)” as part of a larger model in which outcomes are defined as “how the users use library service outputs to help t</w:t>
      </w:r>
      <w:r w:rsidR="00FC0E06" w:rsidRPr="00127044">
        <w:t>h</w:t>
      </w:r>
      <w:r w:rsidR="000B53CD" w:rsidRPr="00127044">
        <w:t>em provide better quality service</w:t>
      </w:r>
      <w:r w:rsidR="00981727" w:rsidRPr="00127044">
        <w:t>s</w:t>
      </w:r>
      <w:r w:rsidR="005E3D10" w:rsidRPr="00127044">
        <w:t xml:space="preserve"> or products”</w:t>
      </w:r>
      <w:r w:rsidR="00981727" w:rsidRPr="00127044">
        <w:t xml:space="preserve"> </w:t>
      </w:r>
      <w:r w:rsidR="00E6099C" w:rsidRPr="00127044">
        <w:fldChar w:fldCharType="begin"/>
      </w:r>
      <w:r w:rsidR="00535269" w:rsidRPr="00127044">
        <w:instrText xml:space="preserve"> ADDIN EN.CITE &lt;EndNote&gt;&lt;Cite ExcludeAuth="1" ExcludeYear="1"&gt;&lt;Author&gt;Urquhart&lt;/Author&gt;&lt;Year&gt;2004&lt;/Year&gt;&lt;RecNum&gt;384&lt;/RecNum&gt;&lt;Pages&gt;211&lt;/Pages&gt;&lt;record&gt;&lt;rec-number&gt;384&lt;/rec-number&gt;&lt;foreign-keys&gt;&lt;key app="EN" db-id="trdvwvf9m00zd4es0eavtr0g5zf90pzwzsw5"&gt;384&lt;/key&gt;&lt;/foreign-keys&gt;&lt;ref-type name="Book Section"&gt;5&lt;/ref-type&gt;&lt;contributors&gt;&lt;authors&gt;&lt;author&gt;Urquhart, Christine&lt;/author&gt;&lt;/authors&gt;&lt;secondary-authors&gt;&lt;author&gt;Booth, Andrew&lt;/author&gt;&lt;author&gt;Brice, Anne&lt;/author&gt;&lt;/secondary-authors&gt;&lt;/contributors&gt;&lt;titles&gt;&lt;title&gt;How do I measure the Impact of My Service?&lt;/title&gt;&lt;secondary-title&gt;Evidence-based practice for information professionals : a handbook&lt;/secondary-title&gt;&lt;/titles&gt;&lt;pages&gt;210-222&lt;/pages&gt;&lt;section&gt;Special Topic D&lt;/section&gt;&lt;keywords&gt;&lt;keyword&gt;Information science.&lt;/keyword&gt;&lt;keyword&gt;Informatieverzorging.&lt;/keyword&gt;&lt;keyword&gt;Evidence-based practice.&lt;/keyword&gt;&lt;keyword&gt;Sciences de l&amp;apos;information.&lt;/keyword&gt;&lt;keyword&gt;Information Science.&lt;/keyword&gt;&lt;/keywords&gt;&lt;dates&gt;&lt;year&gt;2004&lt;/year&gt;&lt;/dates&gt;&lt;pub-location&gt;London&lt;/pub-location&gt;&lt;publisher&gt;Facet&lt;/publisher&gt;&lt;isbn&gt;ISBN: 1856044718 (cased); 9781856044714 (cased); National Library: 007730900 LCCN: 2004-381872&lt;/isbn&gt;&lt;accession-num&gt;52396668&lt;/accession-num&gt;&lt;call-num&gt;LC: Z665; Dewey: 020; NLM: Z 665&lt;/call-num&gt;&lt;urls&gt;&lt;/urls&gt;&lt;remote-database-name&gt;WorldCat&lt;/remote-database-name&gt;&lt;remote-database-provider&gt;OCLC&lt;/remote-database-provider&gt;&lt;language&gt;English&lt;/language&gt;&lt;/record&gt;&lt;/Cite&gt;&lt;/EndNote&gt;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981727" w:rsidRPr="00127044">
        <w:rPr>
          <w:noProof/>
        </w:rPr>
        <w:t>(</w:t>
      </w:r>
      <w:hyperlink w:anchor="_ENREF_119" w:tooltip="Urquhart, 2004 #384" w:history="1">
        <w:r w:rsidR="00886D37" w:rsidRPr="00127044">
          <w:rPr>
            <w:noProof/>
          </w:rPr>
          <w:t>p. 211</w:t>
        </w:r>
      </w:hyperlink>
      <w:r w:rsidR="00981727" w:rsidRPr="00127044">
        <w:rPr>
          <w:noProof/>
        </w:rPr>
        <w:t>)</w:t>
      </w:r>
      <w:r w:rsidR="00E6099C" w:rsidRPr="00127044">
        <w:fldChar w:fldCharType="end"/>
      </w:r>
      <w:r w:rsidR="005E3D10" w:rsidRPr="00127044">
        <w:t xml:space="preserve">. </w:t>
      </w:r>
      <w:r w:rsidR="00D140C3" w:rsidRPr="00127044">
        <w:t xml:space="preserve">Though virtually identical to </w:t>
      </w:r>
      <w:r w:rsidR="008B6B78" w:rsidRPr="00127044">
        <w:t>Matt</w:t>
      </w:r>
      <w:r w:rsidR="00D7513F" w:rsidRPr="00127044">
        <w:t>hew’s</w:t>
      </w:r>
      <w:r w:rsidR="00D140C3" w:rsidRPr="00127044">
        <w:t xml:space="preserve"> model</w:t>
      </w:r>
      <w:r w:rsidR="00E820B8" w:rsidRPr="00127044">
        <w:t>, she added</w:t>
      </w:r>
      <w:r w:rsidR="000B3EC3" w:rsidRPr="00127044">
        <w:t xml:space="preserve"> the category of user</w:t>
      </w:r>
      <w:r w:rsidR="005576C8" w:rsidRPr="00127044">
        <w:t>. See Figure 3.</w:t>
      </w:r>
    </w:p>
    <w:p w:rsidR="005576C8" w:rsidRPr="00127044" w:rsidRDefault="005576C8" w:rsidP="00150C13">
      <w:pPr>
        <w:pStyle w:val="BodyText"/>
        <w:spacing w:line="240" w:lineRule="auto"/>
        <w:ind w:firstLine="0"/>
      </w:pPr>
      <w:r w:rsidRPr="00127044">
        <w:rPr>
          <w:noProof/>
        </w:rPr>
        <w:drawing>
          <wp:inline distT="0" distB="0" distL="0" distR="0" wp14:anchorId="14659A46" wp14:editId="18DC1B7E">
            <wp:extent cx="5486400" cy="876300"/>
            <wp:effectExtent l="19050" t="0" r="3810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576C8" w:rsidRPr="00127044" w:rsidRDefault="003E096F" w:rsidP="00650B7D">
      <w:pPr>
        <w:pStyle w:val="FigureCaption"/>
      </w:pPr>
      <w:bookmarkStart w:id="82" w:name="_Toc321814769"/>
      <w:r w:rsidRPr="00127044">
        <w:rPr>
          <w:i/>
        </w:rPr>
        <w:t>Figure</w:t>
      </w:r>
      <w:r w:rsidR="005576C8" w:rsidRPr="00127044">
        <w:rPr>
          <w:i/>
        </w:rPr>
        <w:t xml:space="preserve"> </w:t>
      </w:r>
      <w:r w:rsidR="00C01B30" w:rsidRPr="00127044">
        <w:rPr>
          <w:i/>
        </w:rPr>
        <w:t>3</w:t>
      </w:r>
      <w:r w:rsidR="005576C8" w:rsidRPr="00127044">
        <w:t xml:space="preserve">: </w:t>
      </w:r>
      <w:r w:rsidR="00AA55B0" w:rsidRPr="00127044">
        <w:t>Urquhart’s Library Measurement Model</w:t>
      </w:r>
      <w:bookmarkEnd w:id="82"/>
    </w:p>
    <w:p w:rsidR="00D204BA" w:rsidRPr="00127044" w:rsidRDefault="00575E57" w:rsidP="009C3839">
      <w:pPr>
        <w:pStyle w:val="BodyText"/>
      </w:pPr>
      <w:r w:rsidRPr="00127044">
        <w:t xml:space="preserve">In the context of preparing librarians to conduct an evaluation study, </w:t>
      </w:r>
      <w:r w:rsidR="00E820B8" w:rsidRPr="00127044">
        <w:t>Powell</w:t>
      </w:r>
      <w:r w:rsidR="00EC48D1" w:rsidRPr="00127044">
        <w:t xml:space="preserve"> </w:t>
      </w:r>
      <w:r w:rsidR="00E6099C" w:rsidRPr="00127044">
        <w:fldChar w:fldCharType="begin"/>
      </w:r>
      <w:r w:rsidR="00747ABA" w:rsidRPr="00127044">
        <w:instrText xml:space="preserve"> ADDIN EN.CITE &lt;EndNote&gt;&lt;Cite ExcludeAuth="1"&gt;&lt;Author&gt;Powell&lt;/Author&gt;&lt;Year&gt;2006&lt;/Year&gt;&lt;RecNum&gt;385&lt;/RecNum&gt;&lt;DisplayText&gt;(2006)&lt;/DisplayText&gt;&lt;record&gt;&lt;rec-number&gt;385&lt;/rec-number&gt;&lt;foreign-keys&gt;&lt;key app="EN" db-id="trdvwvf9m00zd4es0eavtr0g5zf90pzwzsw5"&gt;385&lt;/key&gt;&lt;/foreign-keys&gt;&lt;ref-type name="Journal Article"&gt;17&lt;/ref-type&gt;&lt;contributors&gt;&lt;authors&gt;&lt;author&gt;Powell, Ronald R.&lt;/author&gt;&lt;/authors&gt;&lt;/contributors&gt;&lt;titles&gt;&lt;title&gt;Evaluation Research: An Overview&lt;/title&gt;&lt;secondary-title&gt;Library Trends&lt;/secondary-title&gt;&lt;/titles&gt;&lt;periodical&gt;&lt;full-title&gt;Library Trends&lt;/full-title&gt;&lt;/periodical&gt;&lt;pages&gt;102-120&lt;/pages&gt;&lt;volume&gt;55&lt;/volume&gt;&lt;number&gt;1&lt;/number&gt;&lt;keywords&gt;&lt;keyword&gt;EVALUATION research (Social action programs)&lt;/keyword&gt;&lt;keyword&gt;SOCIAL sciences -- Research&lt;/keyword&gt;&lt;keyword&gt;INFORMATION science -- Research&lt;/keyword&gt;&lt;keyword&gt;RESEARCH&lt;/keyword&gt;&lt;keyword&gt;INFORMATION behavior&lt;/keyword&gt;&lt;keyword&gt;LIBRARY users -- Research&lt;/keyword&gt;&lt;/keywords&gt;&lt;dates&gt;&lt;year&gt;2006&lt;/year&gt;&lt;pub-dates&gt;&lt;date&gt;Summer2006&lt;/date&gt;&lt;/pub-dates&gt;&lt;/dates&gt;&lt;publisher&gt;Johns Hopkins University Press&lt;/publisher&gt;&lt;isbn&gt;00242594&lt;/isbn&gt;&lt;urls&gt;&lt;related-urls&gt;&lt;url&gt;http://libproxy.unm.edu/login?url=http://search.ebscohost.com/login.aspx?direct=true&amp;amp;db=a9h&amp;amp;AN=22314646&amp;amp;site=ehost-live&amp;amp;scope=site&lt;/url&gt;&lt;/related-urls&gt;&lt;/urls&gt;&lt;electronic-resource-num&gt;10.1353/lib.2006.0050&lt;/electronic-resource-num&gt;&lt;remote-database-name&gt;a9h&lt;/remote-database-name&gt;&lt;remote-database-provider&gt;EBSCOhost&lt;/remote-database-provider&gt;&lt;/record&gt;&lt;/Cite&gt;&lt;/EndNote&gt;</w:instrText>
      </w:r>
      <w:r w:rsidR="00E6099C" w:rsidRPr="00127044">
        <w:fldChar w:fldCharType="separate"/>
      </w:r>
      <w:r w:rsidR="00EC48D1" w:rsidRPr="00127044">
        <w:rPr>
          <w:noProof/>
        </w:rPr>
        <w:t>(</w:t>
      </w:r>
      <w:hyperlink w:anchor="_ENREF_99" w:tooltip="Powell, 2006 #385" w:history="1">
        <w:r w:rsidR="00886D37" w:rsidRPr="00127044">
          <w:rPr>
            <w:noProof/>
          </w:rPr>
          <w:t>2006</w:t>
        </w:r>
      </w:hyperlink>
      <w:r w:rsidR="00EC48D1" w:rsidRPr="00127044">
        <w:rPr>
          <w:noProof/>
        </w:rPr>
        <w:t>)</w:t>
      </w:r>
      <w:r w:rsidR="00E6099C" w:rsidRPr="00127044">
        <w:fldChar w:fldCharType="end"/>
      </w:r>
      <w:r w:rsidR="00E820B8" w:rsidRPr="00127044">
        <w:t xml:space="preserve"> summarized</w:t>
      </w:r>
      <w:r w:rsidR="00E97605" w:rsidRPr="00127044">
        <w:t xml:space="preserve"> the evaluation research methods used in library and information sciences</w:t>
      </w:r>
      <w:r w:rsidR="00E820B8" w:rsidRPr="00127044">
        <w:t>. He grouped</w:t>
      </w:r>
      <w:r w:rsidR="00E97605" w:rsidRPr="00127044">
        <w:t xml:space="preserve"> the methods into three categories. </w:t>
      </w:r>
      <w:r w:rsidR="000E4FB7" w:rsidRPr="00127044">
        <w:t>“</w:t>
      </w:r>
      <w:r w:rsidR="00E97605" w:rsidRPr="00127044">
        <w:t>Input me</w:t>
      </w:r>
      <w:r w:rsidR="000E4FB7" w:rsidRPr="00127044">
        <w:t>asures are measures of the resources that are allocated to or held by an organization” and are “more measurement than true evaluation and are limited in their ability to assess quality.</w:t>
      </w:r>
      <w:r w:rsidR="00EC48D1" w:rsidRPr="00127044">
        <w:t xml:space="preserve">” </w:t>
      </w:r>
      <w:r w:rsidR="000E4FB7" w:rsidRPr="00127044">
        <w:t xml:space="preserve">Output or performance measures </w:t>
      </w:r>
      <w:r w:rsidR="00EC48D1" w:rsidRPr="00127044">
        <w:t>“</w:t>
      </w:r>
      <w:r w:rsidR="000E4FB7" w:rsidRPr="00127044">
        <w:t>serve to indicate what was accomplished as a result of so</w:t>
      </w:r>
      <w:r w:rsidR="00AA1610" w:rsidRPr="00127044">
        <w:t xml:space="preserve">me programmatic activity” that </w:t>
      </w:r>
      <w:r w:rsidR="000E4FB7" w:rsidRPr="00127044">
        <w:t>focus</w:t>
      </w:r>
      <w:r w:rsidR="00AA1610" w:rsidRPr="00127044">
        <w:t>es</w:t>
      </w:r>
      <w:r w:rsidR="000E4FB7" w:rsidRPr="00127044">
        <w:t xml:space="preserve"> </w:t>
      </w:r>
      <w:r w:rsidR="00AA1610" w:rsidRPr="00127044">
        <w:t>“</w:t>
      </w:r>
      <w:r w:rsidR="000E4FB7" w:rsidRPr="00127044">
        <w:t>on indicators of library output and effectiveness.”</w:t>
      </w:r>
      <w:r w:rsidR="0068503D" w:rsidRPr="00127044">
        <w:t xml:space="preserve"> </w:t>
      </w:r>
      <w:r w:rsidRPr="00127044">
        <w:t xml:space="preserve">Impact and </w:t>
      </w:r>
      <w:r w:rsidRPr="00127044">
        <w:lastRenderedPageBreak/>
        <w:t>outcomes assessment measure “how the use of library and information resources and services actually affec</w:t>
      </w:r>
      <w:r w:rsidR="005576C8" w:rsidRPr="00127044">
        <w:t>ts users</w:t>
      </w:r>
      <w:r w:rsidRPr="00127044">
        <w:t xml:space="preserve">” </w:t>
      </w:r>
      <w:r w:rsidR="00E6099C" w:rsidRPr="00127044">
        <w:fldChar w:fldCharType="begin"/>
      </w:r>
      <w:r w:rsidR="00747ABA" w:rsidRPr="00127044">
        <w:instrText xml:space="preserve"> ADDIN EN.CITE &lt;EndNote&gt;&lt;Cite ExcludeAuth="1" ExcludeYear="1"&gt;&lt;Author&gt;Powell&lt;/Author&gt;&lt;Year&gt;2006&lt;/Year&gt;&lt;RecNum&gt;385&lt;/RecNum&gt;&lt;Pages&gt;105-106&lt;/Pages&gt;&lt;DisplayText&gt;(pp. 105-106)&lt;/DisplayText&gt;&lt;record&gt;&lt;rec-number&gt;385&lt;/rec-number&gt;&lt;foreign-keys&gt;&lt;key app="EN" db-id="trdvwvf9m00zd4es0eavtr0g5zf90pzwzsw5"&gt;385&lt;/key&gt;&lt;/foreign-keys&gt;&lt;ref-type name="Journal Article"&gt;17&lt;/ref-type&gt;&lt;contributors&gt;&lt;authors&gt;&lt;author&gt;Powell, Ronald R.&lt;/author&gt;&lt;/authors&gt;&lt;/contributors&gt;&lt;titles&gt;&lt;title&gt;Evaluation Research: An Overview&lt;/title&gt;&lt;secondary-title&gt;Library Trends&lt;/secondary-title&gt;&lt;/titles&gt;&lt;periodical&gt;&lt;full-title&gt;Library Trends&lt;/full-title&gt;&lt;/periodical&gt;&lt;pages&gt;102-120&lt;/pages&gt;&lt;volume&gt;55&lt;/volume&gt;&lt;number&gt;1&lt;/number&gt;&lt;keywords&gt;&lt;keyword&gt;EVALUATION research (Social action programs)&lt;/keyword&gt;&lt;keyword&gt;SOCIAL sciences -- Research&lt;/keyword&gt;&lt;keyword&gt;INFORMATION science -- Research&lt;/keyword&gt;&lt;keyword&gt;RESEARCH&lt;/keyword&gt;&lt;keyword&gt;INFORMATION behavior&lt;/keyword&gt;&lt;keyword&gt;LIBRARY users -- Research&lt;/keyword&gt;&lt;/keywords&gt;&lt;dates&gt;&lt;year&gt;2006&lt;/year&gt;&lt;pub-dates&gt;&lt;date&gt;Summer2006&lt;/date&gt;&lt;/pub-dates&gt;&lt;/dates&gt;&lt;publisher&gt;Johns Hopkins University Press&lt;/publisher&gt;&lt;isbn&gt;00242594&lt;/isbn&gt;&lt;urls&gt;&lt;related-urls&gt;&lt;url&gt;http://libproxy.unm.edu/login?url=http://search.ebscohost.com/login.aspx?direct=true&amp;amp;db=a9h&amp;amp;AN=22314646&amp;amp;site=ehost-live&amp;amp;scope=site&lt;/url&gt;&lt;/related-urls&gt;&lt;/urls&gt;&lt;electronic-resource-num&gt;10.1353/lib.2006.0050&lt;/electronic-resource-num&gt;&lt;remote-database-name&gt;a9h&lt;/remote-database-name&gt;&lt;remote-database-provider&gt;EBSCOhost&lt;/remote-database-provider&gt;&lt;/record&gt;&lt;/Cite&gt;&lt;/EndNote&gt;</w:instrText>
      </w:r>
      <w:r w:rsidR="00E6099C" w:rsidRPr="00127044">
        <w:fldChar w:fldCharType="separate"/>
      </w:r>
      <w:r w:rsidR="00CD67BB" w:rsidRPr="00127044">
        <w:rPr>
          <w:noProof/>
        </w:rPr>
        <w:t>(</w:t>
      </w:r>
      <w:hyperlink w:anchor="_ENREF_99" w:tooltip="Powell, 2006 #385" w:history="1">
        <w:r w:rsidR="00886D37" w:rsidRPr="00127044">
          <w:rPr>
            <w:noProof/>
          </w:rPr>
          <w:t>pp. 105-106</w:t>
        </w:r>
      </w:hyperlink>
      <w:r w:rsidR="00CD67BB" w:rsidRPr="00127044">
        <w:rPr>
          <w:noProof/>
        </w:rPr>
        <w:t>)</w:t>
      </w:r>
      <w:r w:rsidR="00E6099C" w:rsidRPr="00127044">
        <w:fldChar w:fldCharType="end"/>
      </w:r>
      <w:r w:rsidR="005576C8" w:rsidRPr="00127044">
        <w:t>.</w:t>
      </w:r>
    </w:p>
    <w:p w:rsidR="0077250B" w:rsidRPr="00127044" w:rsidRDefault="0077250B" w:rsidP="009C3839">
      <w:pPr>
        <w:pStyle w:val="BodyText"/>
      </w:pPr>
      <w:r w:rsidRPr="00127044">
        <w:t xml:space="preserve">In an article written to reveal the importance of impact measures </w:t>
      </w:r>
      <w:r w:rsidR="00205A38" w:rsidRPr="00127044">
        <w:t>to</w:t>
      </w:r>
      <w:r w:rsidRPr="00127044">
        <w:t xml:space="preserve"> libraries, Poll and Payne </w:t>
      </w:r>
      <w:r w:rsidR="00E6099C" w:rsidRPr="00127044">
        <w:fldChar w:fldCharType="begin"/>
      </w:r>
      <w:r w:rsidR="00535269" w:rsidRPr="00127044">
        <w:instrText xml:space="preserve"> ADDIN EN.CITE &lt;EndNote&gt;&lt;Cite ExcludeAuth="1"&gt;&lt;Author&gt;Poll&lt;/Author&gt;&lt;Year&gt;2006&lt;/Year&gt;&lt;RecNum&gt;143&lt;/RecNum&gt;&lt;record&gt;&lt;rec-number&gt;143&lt;/rec-number&gt;&lt;foreign-keys&gt;&lt;key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CD67BB" w:rsidRPr="00127044">
        <w:rPr>
          <w:noProof/>
        </w:rPr>
        <w:t>(</w:t>
      </w:r>
      <w:hyperlink w:anchor="_ENREF_96" w:tooltip="Poll, 2006 #143" w:history="1">
        <w:r w:rsidR="00886D37" w:rsidRPr="00127044">
          <w:rPr>
            <w:noProof/>
          </w:rPr>
          <w:t>2006</w:t>
        </w:r>
      </w:hyperlink>
      <w:r w:rsidR="00CD67BB" w:rsidRPr="00127044">
        <w:rPr>
          <w:noProof/>
        </w:rPr>
        <w:t>)</w:t>
      </w:r>
      <w:r w:rsidR="00E6099C" w:rsidRPr="00127044">
        <w:fldChar w:fldCharType="end"/>
      </w:r>
      <w:r w:rsidR="00CD67BB" w:rsidRPr="00127044">
        <w:t xml:space="preserve"> </w:t>
      </w:r>
      <w:r w:rsidRPr="00127044">
        <w:t>develop</w:t>
      </w:r>
      <w:r w:rsidR="00E820B8" w:rsidRPr="00127044">
        <w:t>ed</w:t>
      </w:r>
      <w:r w:rsidRPr="00127044">
        <w:t xml:space="preserve"> a model</w:t>
      </w:r>
      <w:r w:rsidR="00E820B8" w:rsidRPr="00127044">
        <w:t xml:space="preserve"> that traced</w:t>
      </w:r>
      <w:r w:rsidRPr="00127044">
        <w:t xml:space="preserve"> measurements from input to activities to output to outcome. As </w:t>
      </w:r>
      <w:r w:rsidR="00E820B8" w:rsidRPr="00127044">
        <w:t>did</w:t>
      </w:r>
      <w:r w:rsidRPr="00127044">
        <w:t xml:space="preserve"> </w:t>
      </w:r>
      <w:r w:rsidR="00E07074" w:rsidRPr="00127044">
        <w:t>many</w:t>
      </w:r>
      <w:r w:rsidR="0064734D" w:rsidRPr="00127044">
        <w:t xml:space="preserve"> </w:t>
      </w:r>
      <w:r w:rsidRPr="00127044">
        <w:t>other studies, they define</w:t>
      </w:r>
      <w:r w:rsidR="00E820B8" w:rsidRPr="00127044">
        <w:t>d</w:t>
      </w:r>
      <w:r w:rsidRPr="00127044">
        <w:t xml:space="preserve"> input and output by offering examples of each: “inputs into services (funding, staff, collections, space, equipment)” and “outputs of those services (e.g. loans, visits, dow</w:t>
      </w:r>
      <w:r w:rsidR="00205A38" w:rsidRPr="00127044">
        <w:t>nloads, reference transactions)</w:t>
      </w:r>
      <w:r w:rsidRPr="00127044">
        <w:t>”</w:t>
      </w:r>
      <w:r w:rsidR="00A64ECC" w:rsidRPr="00127044">
        <w:t xml:space="preserve"> </w:t>
      </w:r>
      <w:r w:rsidR="00E6099C" w:rsidRPr="00127044">
        <w:fldChar w:fldCharType="begin"/>
      </w:r>
      <w:r w:rsidR="00535269" w:rsidRPr="00127044">
        <w:instrText xml:space="preserve"> ADDIN EN.CITE &lt;EndNote&gt;&lt;Cite ExcludeAuth="1" ExcludeYear="1"&gt;&lt;Author&gt;Poll&lt;/Author&gt;&lt;Year&gt;2006&lt;/Year&gt;&lt;RecNum&gt;143&lt;/RecNum&gt;&lt;Pages&gt;548&lt;/Pages&gt;&lt;record&gt;&lt;rec-number&gt;143&lt;/rec-number&gt;&lt;foreign-keys&gt;&lt;key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A64ECC" w:rsidRPr="00127044">
        <w:rPr>
          <w:noProof/>
        </w:rPr>
        <w:t>(</w:t>
      </w:r>
      <w:hyperlink w:anchor="_ENREF_96" w:tooltip="Poll, 2006 #143" w:history="1">
        <w:r w:rsidR="00886D37" w:rsidRPr="00127044">
          <w:rPr>
            <w:noProof/>
          </w:rPr>
          <w:t>p. 548</w:t>
        </w:r>
      </w:hyperlink>
      <w:r w:rsidR="00A64ECC" w:rsidRPr="00127044">
        <w:rPr>
          <w:noProof/>
        </w:rPr>
        <w:t>)</w:t>
      </w:r>
      <w:r w:rsidR="00E6099C" w:rsidRPr="00127044">
        <w:fldChar w:fldCharType="end"/>
      </w:r>
      <w:r w:rsidR="00205A38" w:rsidRPr="00127044">
        <w:t xml:space="preserve">. </w:t>
      </w:r>
      <w:r w:rsidR="002637C9" w:rsidRPr="00127044">
        <w:t>They use</w:t>
      </w:r>
      <w:r w:rsidR="00E820B8" w:rsidRPr="00127044">
        <w:t>d</w:t>
      </w:r>
      <w:r w:rsidR="002637C9" w:rsidRPr="00127044">
        <w:t xml:space="preserve"> the ACRL </w:t>
      </w:r>
      <w:r w:rsidR="00E6099C" w:rsidRPr="00127044">
        <w:fldChar w:fldCharType="begin"/>
      </w:r>
      <w:r w:rsidR="00535269" w:rsidRPr="00127044">
        <w:instrText xml:space="preserve"> ADDIN EN.CITE &lt;EndNote&gt;&lt;Cite ExcludeAuth="1"&gt;&lt;Author&gt;Association of College &amp;amp; Research Libraries&lt;/Author&gt;&lt;Year&gt;2004&lt;/Year&gt;&lt;RecNum&gt;368&lt;/RecNum&gt;&lt;record&gt;&lt;rec-number&gt;368&lt;/rec-number&gt;&lt;foreign-keys&gt;&lt;key app="EN" db-id="trdvwvf9m00zd4es0eavtr0g5zf90pzwzsw5"&gt;368&lt;/key&gt;&lt;/foreign-keys&gt;&lt;ref-type name="Web Page"&gt;12&lt;/ref-type&gt;&lt;contributors&gt;&lt;authors&gt;&lt;author&gt;Association of College &amp;amp; Research Libraries,&lt;/author&gt;&lt;/authors&gt;&lt;/contributors&gt;&lt;titles&gt;&lt;title&gt;Standards for Libraries in Higher Education&lt;/title&gt;&lt;/titles&gt;&lt;volume&gt;2010&lt;/volume&gt;&lt;dates&gt;&lt;year&gt;2004&lt;/year&gt;&lt;/dates&gt;&lt;urls&gt;&lt;related-urls&gt;&lt;url&gt;http://www.ala.org/ala/mgrps/divs/acrl/standards/standardslibraries.cfm&lt;/url&gt;&lt;/related-urls&gt;&lt;/urls&gt;&lt;/record&gt;&lt;/Cite&gt;&lt;/EndNote&gt;</w:instrText>
      </w:r>
      <w:r w:rsidR="00E6099C" w:rsidRPr="00127044">
        <w:fldChar w:fldCharType="separate"/>
      </w:r>
      <w:r w:rsidR="00C47BC3" w:rsidRPr="00127044">
        <w:rPr>
          <w:noProof/>
        </w:rPr>
        <w:t>(</w:t>
      </w:r>
      <w:hyperlink w:anchor="_ENREF_7" w:tooltip="Association of College &amp; Research Libraries, 2004 #368" w:history="1">
        <w:r w:rsidR="00886D37" w:rsidRPr="00127044">
          <w:rPr>
            <w:noProof/>
          </w:rPr>
          <w:t>2004</w:t>
        </w:r>
      </w:hyperlink>
      <w:r w:rsidR="00C47BC3" w:rsidRPr="00127044">
        <w:rPr>
          <w:noProof/>
        </w:rPr>
        <w:t>)</w:t>
      </w:r>
      <w:r w:rsidR="00E6099C" w:rsidRPr="00127044">
        <w:fldChar w:fldCharType="end"/>
      </w:r>
      <w:r w:rsidR="00C47BC3" w:rsidRPr="00127044">
        <w:t xml:space="preserve"> </w:t>
      </w:r>
      <w:r w:rsidR="002637C9" w:rsidRPr="00127044">
        <w:t>definition of outcomes: “the ways in which library users are changed as a result of their contact with the library's resources and programs”</w:t>
      </w:r>
      <w:r w:rsidR="00D24AA9" w:rsidRPr="00127044">
        <w:t xml:space="preserve"> </w:t>
      </w:r>
      <w:r w:rsidR="00EB6B71" w:rsidRPr="00127044">
        <w:fldChar w:fldCharType="begin"/>
      </w:r>
      <w:r w:rsidR="00EB6B71" w:rsidRPr="00127044">
        <w:instrText xml:space="preserve"> ADDIN EN.CITE &lt;EndNote&gt;&lt;Cite ExcludeAuth="1" ExcludeYear="1"&gt;&lt;Author&gt;Poll&lt;/Author&gt;&lt;Year&gt;2006&lt;/Year&gt;&lt;RecNum&gt;143&lt;/RecNum&gt;&lt;Pages&gt;548&lt;/Pages&gt;&lt;DisplayText&gt;(p. 548)&lt;/DisplayText&gt;&lt;record&gt;&lt;rec-number&gt;143&lt;/rec-number&gt;&lt;foreign-keys&gt;&lt;key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B6B71" w:rsidRPr="00127044">
        <w:fldChar w:fldCharType="separate"/>
      </w:r>
      <w:r w:rsidR="00EB6B71" w:rsidRPr="00127044">
        <w:rPr>
          <w:noProof/>
        </w:rPr>
        <w:t>(</w:t>
      </w:r>
      <w:hyperlink w:anchor="_ENREF_96" w:tooltip="Poll, 2006 #143" w:history="1">
        <w:r w:rsidR="00886D37" w:rsidRPr="00127044">
          <w:rPr>
            <w:noProof/>
          </w:rPr>
          <w:t>p. 548</w:t>
        </w:r>
      </w:hyperlink>
      <w:r w:rsidR="00EB6B71" w:rsidRPr="00127044">
        <w:rPr>
          <w:noProof/>
        </w:rPr>
        <w:t>)</w:t>
      </w:r>
      <w:r w:rsidR="00EB6B71" w:rsidRPr="00127044">
        <w:fldChar w:fldCharType="end"/>
      </w:r>
      <w:r w:rsidR="00EB6B71" w:rsidRPr="00127044">
        <w:t xml:space="preserve"> </w:t>
      </w:r>
      <w:r w:rsidR="002637C9" w:rsidRPr="00127044">
        <w:t>and group</w:t>
      </w:r>
      <w:r w:rsidR="00E820B8" w:rsidRPr="00127044">
        <w:t>ed</w:t>
      </w:r>
      <w:r w:rsidR="002637C9" w:rsidRPr="00127044">
        <w:t xml:space="preserve"> both impact and value</w:t>
      </w:r>
      <w:r w:rsidR="00205A38" w:rsidRPr="00127044">
        <w:t xml:space="preserve"> under the outcome category</w:t>
      </w:r>
      <w:r w:rsidR="002637C9" w:rsidRPr="00127044">
        <w:t>. Poll and Payne</w:t>
      </w:r>
      <w:r w:rsidR="00C47BC3" w:rsidRPr="00127044">
        <w:t xml:space="preserve"> </w:t>
      </w:r>
      <w:r w:rsidR="00E6099C" w:rsidRPr="00127044">
        <w:fldChar w:fldCharType="begin"/>
      </w:r>
      <w:r w:rsidR="00535269" w:rsidRPr="00127044">
        <w:instrText xml:space="preserve"> ADDIN EN.CITE &lt;EndNote&gt;&lt;Cite ExcludeAuth="1"&gt;&lt;Author&gt;Poll&lt;/Author&gt;&lt;Year&gt;2006&lt;/Year&gt;&lt;RecNum&gt;143&lt;/RecNum&gt;&lt;record&gt;&lt;rec-number&gt;143&lt;/rec-number&gt;&lt;foreign-keys&gt;&lt;key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C47BC3" w:rsidRPr="00127044">
        <w:rPr>
          <w:noProof/>
        </w:rPr>
        <w:t>(</w:t>
      </w:r>
      <w:hyperlink w:anchor="_ENREF_96" w:tooltip="Poll, 2006 #143" w:history="1">
        <w:r w:rsidR="00886D37" w:rsidRPr="00127044">
          <w:rPr>
            <w:noProof/>
          </w:rPr>
          <w:t>2006</w:t>
        </w:r>
      </w:hyperlink>
      <w:r w:rsidR="00C47BC3" w:rsidRPr="00127044">
        <w:rPr>
          <w:noProof/>
        </w:rPr>
        <w:t>)</w:t>
      </w:r>
      <w:r w:rsidR="00E6099C" w:rsidRPr="00127044">
        <w:fldChar w:fldCharType="end"/>
      </w:r>
      <w:r w:rsidR="002637C9" w:rsidRPr="00127044">
        <w:t xml:space="preserve"> add</w:t>
      </w:r>
      <w:r w:rsidR="00E820B8" w:rsidRPr="00127044">
        <w:t>ed</w:t>
      </w:r>
      <w:r w:rsidR="002637C9" w:rsidRPr="00127044">
        <w:t xml:space="preserve"> to the ACRL definition by including the impact that use of library resources and services has on </w:t>
      </w:r>
      <w:r w:rsidR="00882AFA" w:rsidRPr="00127044">
        <w:t>the parent</w:t>
      </w:r>
      <w:r w:rsidR="002637C9" w:rsidRPr="00127044">
        <w:t xml:space="preserve"> institution:</w:t>
      </w:r>
    </w:p>
    <w:p w:rsidR="002637C9" w:rsidRPr="00127044" w:rsidRDefault="00205A38" w:rsidP="00EB6B71">
      <w:pPr>
        <w:pStyle w:val="BodyText"/>
      </w:pPr>
      <w:r w:rsidRPr="00127044">
        <w:t>What universities want to achieve can be summarized thus</w:t>
      </w:r>
      <w:r w:rsidR="002637C9" w:rsidRPr="00127044">
        <w:t xml:space="preserve">: </w:t>
      </w:r>
    </w:p>
    <w:p w:rsidR="002637C9" w:rsidRPr="00127044" w:rsidRDefault="00205A38" w:rsidP="00EB6B71">
      <w:pPr>
        <w:pStyle w:val="BodyText"/>
        <w:numPr>
          <w:ilvl w:val="0"/>
          <w:numId w:val="6"/>
        </w:numPr>
      </w:pPr>
      <w:r w:rsidRPr="00127044">
        <w:t>Recruitment and retention of students and excellent academic staff.</w:t>
      </w:r>
    </w:p>
    <w:p w:rsidR="002637C9" w:rsidRPr="00127044" w:rsidRDefault="00205A38" w:rsidP="00EB6B71">
      <w:pPr>
        <w:pStyle w:val="BodyText"/>
        <w:numPr>
          <w:ilvl w:val="0"/>
          <w:numId w:val="6"/>
        </w:numPr>
      </w:pPr>
      <w:r w:rsidRPr="00127044">
        <w:t>Effective teaching, resulting in:</w:t>
      </w:r>
    </w:p>
    <w:p w:rsidR="00205A38" w:rsidRPr="00127044" w:rsidRDefault="00205A38" w:rsidP="00EB6B71">
      <w:pPr>
        <w:pStyle w:val="BodyText"/>
        <w:numPr>
          <w:ilvl w:val="0"/>
          <w:numId w:val="7"/>
        </w:numPr>
      </w:pPr>
      <w:r w:rsidRPr="00127044">
        <w:t>high graduation rates;</w:t>
      </w:r>
    </w:p>
    <w:p w:rsidR="00205A38" w:rsidRPr="00127044" w:rsidRDefault="00205A38" w:rsidP="00EB6B71">
      <w:pPr>
        <w:pStyle w:val="BodyText"/>
        <w:numPr>
          <w:ilvl w:val="0"/>
          <w:numId w:val="7"/>
        </w:numPr>
      </w:pPr>
      <w:r w:rsidRPr="00127044">
        <w:t>high grades in examinations;</w:t>
      </w:r>
    </w:p>
    <w:p w:rsidR="00205A38" w:rsidRPr="00127044" w:rsidRDefault="00205A38" w:rsidP="00EB6B71">
      <w:pPr>
        <w:pStyle w:val="BodyText"/>
        <w:numPr>
          <w:ilvl w:val="0"/>
          <w:numId w:val="7"/>
        </w:numPr>
      </w:pPr>
      <w:r w:rsidRPr="00127044">
        <w:t>high employment after examinations.</w:t>
      </w:r>
    </w:p>
    <w:p w:rsidR="00205A38" w:rsidRPr="00127044" w:rsidRDefault="00205A38" w:rsidP="00EB6B71">
      <w:pPr>
        <w:pStyle w:val="BodyText"/>
        <w:numPr>
          <w:ilvl w:val="0"/>
          <w:numId w:val="6"/>
        </w:numPr>
      </w:pPr>
      <w:r w:rsidRPr="00127044">
        <w:t>Effective research, resulting in:</w:t>
      </w:r>
    </w:p>
    <w:p w:rsidR="00205A38" w:rsidRPr="00127044" w:rsidRDefault="00205A38" w:rsidP="00EB6B71">
      <w:pPr>
        <w:pStyle w:val="BodyText"/>
        <w:numPr>
          <w:ilvl w:val="0"/>
          <w:numId w:val="8"/>
        </w:numPr>
      </w:pPr>
      <w:r w:rsidRPr="00127044">
        <w:t>high valuation and use of research results and publications;</w:t>
      </w:r>
    </w:p>
    <w:p w:rsidR="002637C9" w:rsidRPr="00127044" w:rsidRDefault="00205A38" w:rsidP="00EB6B71">
      <w:pPr>
        <w:pStyle w:val="BodyText"/>
        <w:numPr>
          <w:ilvl w:val="0"/>
          <w:numId w:val="8"/>
        </w:numPr>
      </w:pPr>
      <w:r w:rsidRPr="00127044">
        <w:t>high amount of special grants;</w:t>
      </w:r>
    </w:p>
    <w:p w:rsidR="002637C9" w:rsidRPr="00127044" w:rsidRDefault="00C47BC3" w:rsidP="00EB6B71">
      <w:pPr>
        <w:pStyle w:val="BodyText"/>
        <w:numPr>
          <w:ilvl w:val="0"/>
          <w:numId w:val="8"/>
        </w:numPr>
      </w:pPr>
      <w:r w:rsidRPr="00127044">
        <w:t>status, awards, honours.</w:t>
      </w:r>
      <w:r w:rsidR="003357AB" w:rsidRPr="00127044">
        <w:t xml:space="preserve"> </w:t>
      </w:r>
      <w:r w:rsidR="00E6099C" w:rsidRPr="00127044">
        <w:fldChar w:fldCharType="begin"/>
      </w:r>
      <w:r w:rsidR="00535269" w:rsidRPr="00127044">
        <w:instrText xml:space="preserve"> ADDIN EN.CITE &lt;EndNote&gt;&lt;Cite ExcludeAuth="1" ExcludeYear="1"&gt;&lt;Author&gt;Poll&lt;/Author&gt;&lt;Year&gt;2006&lt;/Year&gt;&lt;RecNum&gt;143&lt;/RecNum&gt;&lt;Pages&gt;550&lt;/Pages&gt;&lt;record&gt;&lt;rec-number&gt;143&lt;/rec-number&gt;&lt;foreign-keys&gt;&lt;key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3357AB" w:rsidRPr="00127044">
        <w:rPr>
          <w:noProof/>
        </w:rPr>
        <w:t>(</w:t>
      </w:r>
      <w:hyperlink w:anchor="_ENREF_96" w:tooltip="Poll, 2006 #143" w:history="1">
        <w:r w:rsidR="00886D37" w:rsidRPr="00127044">
          <w:rPr>
            <w:noProof/>
          </w:rPr>
          <w:t>p. 550</w:t>
        </w:r>
      </w:hyperlink>
      <w:r w:rsidR="003357AB" w:rsidRPr="00127044">
        <w:rPr>
          <w:noProof/>
        </w:rPr>
        <w:t>)</w:t>
      </w:r>
      <w:r w:rsidR="00E6099C" w:rsidRPr="00127044">
        <w:fldChar w:fldCharType="end"/>
      </w:r>
    </w:p>
    <w:p w:rsidR="00DE30C4" w:rsidRPr="00127044" w:rsidRDefault="00DE30C4" w:rsidP="00DE30C4">
      <w:pPr>
        <w:pStyle w:val="BodyText"/>
        <w:spacing w:line="240" w:lineRule="auto"/>
        <w:ind w:firstLine="0"/>
      </w:pPr>
    </w:p>
    <w:p w:rsidR="002637C9" w:rsidRPr="00127044" w:rsidRDefault="00205A38" w:rsidP="00205A38">
      <w:pPr>
        <w:pStyle w:val="BodyText"/>
        <w:ind w:firstLine="0"/>
      </w:pPr>
      <w:r w:rsidRPr="00127044">
        <w:lastRenderedPageBreak/>
        <w:t>They claim</w:t>
      </w:r>
      <w:r w:rsidR="00E820B8" w:rsidRPr="00127044">
        <w:t>ed</w:t>
      </w:r>
      <w:r w:rsidRPr="00127044">
        <w:t xml:space="preserve"> that “most of these goals can be supported by library services, and libraries should try to prove the connection between use of their services and the institution’s success”</w:t>
      </w:r>
      <w:r w:rsidR="00BC485B" w:rsidRPr="00127044">
        <w:t xml:space="preserve"> </w:t>
      </w:r>
      <w:r w:rsidR="00E6099C" w:rsidRPr="00127044">
        <w:fldChar w:fldCharType="begin"/>
      </w:r>
      <w:r w:rsidR="00535269" w:rsidRPr="00127044">
        <w:instrText xml:space="preserve"> ADDIN EN.CITE &lt;EndNote&gt;&lt;Cite ExcludeAuth="1" ExcludeYear="1"&gt;&lt;Author&gt;Poll&lt;/Author&gt;&lt;Year&gt;2006&lt;/Year&gt;&lt;RecNum&gt;143&lt;/RecNum&gt;&lt;Pages&gt;550&lt;/Pages&gt;&lt;record&gt;&lt;rec-number&gt;143&lt;/rec-number&gt;&lt;foreign-keys&gt;&lt;key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3357AB" w:rsidRPr="00127044">
        <w:rPr>
          <w:noProof/>
        </w:rPr>
        <w:t>(</w:t>
      </w:r>
      <w:hyperlink w:anchor="_ENREF_96" w:tooltip="Poll, 2006 #143" w:history="1">
        <w:r w:rsidR="00886D37" w:rsidRPr="00127044">
          <w:rPr>
            <w:noProof/>
          </w:rPr>
          <w:t>p. 550</w:t>
        </w:r>
      </w:hyperlink>
      <w:r w:rsidR="003357AB" w:rsidRPr="00127044">
        <w:rPr>
          <w:noProof/>
        </w:rPr>
        <w:t>)</w:t>
      </w:r>
      <w:r w:rsidR="00E6099C" w:rsidRPr="00127044">
        <w:fldChar w:fldCharType="end"/>
      </w:r>
      <w:r w:rsidR="00F219A6" w:rsidRPr="00127044">
        <w:t>.</w:t>
      </w:r>
      <w:r w:rsidR="003357AB" w:rsidRPr="00127044">
        <w:t xml:space="preserve"> </w:t>
      </w:r>
      <w:r w:rsidR="00BC485B" w:rsidRPr="00127044">
        <w:t>The rest of the article delineate</w:t>
      </w:r>
      <w:r w:rsidR="00E820B8" w:rsidRPr="00127044">
        <w:t>d</w:t>
      </w:r>
      <w:r w:rsidR="00BC485B" w:rsidRPr="00127044">
        <w:t xml:space="preserve"> methods for assessing impact and </w:t>
      </w:r>
      <w:r w:rsidR="00E820B8" w:rsidRPr="00127044">
        <w:t>gave</w:t>
      </w:r>
      <w:r w:rsidR="00BC485B" w:rsidRPr="00127044">
        <w:t xml:space="preserve"> examples of impact studies conducted in the United Kingdom.</w:t>
      </w:r>
      <w:r w:rsidR="00164225" w:rsidRPr="00127044">
        <w:t xml:space="preserve"> </w:t>
      </w:r>
    </w:p>
    <w:p w:rsidR="0077250B" w:rsidRPr="00127044" w:rsidRDefault="00EC65D3" w:rsidP="009C3839">
      <w:pPr>
        <w:pStyle w:val="BodyText"/>
      </w:pPr>
      <w:r w:rsidRPr="00127044">
        <w:t xml:space="preserve">In a similar fashion, </w:t>
      </w:r>
      <w:r w:rsidR="00D803D4" w:rsidRPr="00127044">
        <w:t>Ackerma</w:t>
      </w:r>
      <w:r w:rsidRPr="00127044">
        <w:t>n</w:t>
      </w:r>
      <w:r w:rsidR="00E820B8" w:rsidRPr="00127044">
        <w:t xml:space="preserve">n </w:t>
      </w:r>
      <w:r w:rsidR="00E6099C" w:rsidRPr="00127044">
        <w:fldChar w:fldCharType="begin"/>
      </w:r>
      <w:r w:rsidR="00535269" w:rsidRPr="00127044">
        <w:instrText xml:space="preserve"> ADDIN EN.CITE &lt;EndNote&gt;&lt;Cite ExcludeAuth="1"&gt;&lt;Author&gt;Ackermann&lt;/Author&gt;&lt;Year&gt;2007&lt;/Year&gt;&lt;RecNum&gt;386&lt;/RecNum&gt;&lt;record&gt;&lt;rec-number&gt;386&lt;/rec-number&gt;&lt;foreign-keys&gt;&lt;key app="EN" db-id="trdvwvf9m00zd4es0eavtr0g5zf90pzwzsw5"&gt;386&lt;/key&gt;&lt;/foreign-keys&gt;&lt;ref-type name="Journal Article"&gt;17&lt;/ref-type&gt;&lt;contributors&gt;&lt;authors&gt;&lt;author&gt;Ackermann, E&lt;/author&gt;&lt;/authors&gt;&lt;/contributors&gt;&lt;titles&gt;&lt;title&gt;Program assessment in academic libraries: An introduction for assessment practitioners&lt;/title&gt;&lt;secondary-title&gt;Research &amp;amp; Practice in Assessment&lt;/secondary-title&gt;&lt;/titles&gt;&lt;periodical&gt;&lt;full-title&gt;Research &amp;amp; Practice in Assessment&lt;/full-title&gt;&lt;/periodical&gt;&lt;pages&gt;1-9&lt;/pages&gt;&lt;volume&gt;1&lt;/volume&gt;&lt;number&gt;2&lt;/number&gt;&lt;dates&gt;&lt;year&gt;2007&lt;/year&gt;&lt;/dates&gt;&lt;publisher&gt;Citeseer&lt;/publisher&gt;&lt;urls&gt;&lt;/urls&gt;&lt;/record&gt;&lt;/Cite&gt;&lt;/EndNote&gt;</w:instrText>
      </w:r>
      <w:r w:rsidR="00E6099C" w:rsidRPr="00127044">
        <w:fldChar w:fldCharType="separate"/>
      </w:r>
      <w:r w:rsidR="007A1DC7" w:rsidRPr="00127044">
        <w:rPr>
          <w:noProof/>
        </w:rPr>
        <w:t>(</w:t>
      </w:r>
      <w:hyperlink w:anchor="_ENREF_2" w:tooltip="Ackermann, 2007 #386" w:history="1">
        <w:r w:rsidR="00886D37" w:rsidRPr="00127044">
          <w:rPr>
            <w:noProof/>
          </w:rPr>
          <w:t>2007</w:t>
        </w:r>
      </w:hyperlink>
      <w:r w:rsidR="007A1DC7" w:rsidRPr="00127044">
        <w:rPr>
          <w:noProof/>
        </w:rPr>
        <w:t>)</w:t>
      </w:r>
      <w:r w:rsidR="00E6099C" w:rsidRPr="00127044">
        <w:fldChar w:fldCharType="end"/>
      </w:r>
      <w:r w:rsidR="007A1DC7" w:rsidRPr="00127044">
        <w:t xml:space="preserve"> </w:t>
      </w:r>
      <w:r w:rsidR="00E820B8" w:rsidRPr="00127044">
        <w:t>contrasted</w:t>
      </w:r>
      <w:r w:rsidR="00D803D4" w:rsidRPr="00127044">
        <w:t xml:space="preserve"> tradition library input and output measures with outcome measures. He </w:t>
      </w:r>
      <w:r w:rsidR="00E820B8" w:rsidRPr="00127044">
        <w:t>noted</w:t>
      </w:r>
      <w:r w:rsidR="00D803D4" w:rsidRPr="00127044">
        <w:t xml:space="preserve"> that “most library assessment is developed in relative isolation from the larger higher education community”</w:t>
      </w:r>
      <w:r w:rsidR="0086479B" w:rsidRPr="00127044">
        <w:t xml:space="preserve"> </w:t>
      </w:r>
      <w:r w:rsidR="00E6099C" w:rsidRPr="00127044">
        <w:fldChar w:fldCharType="begin"/>
      </w:r>
      <w:r w:rsidR="00535269" w:rsidRPr="00127044">
        <w:instrText xml:space="preserve"> ADDIN EN.CITE &lt;EndNote&gt;&lt;Cite ExcludeAuth="1" ExcludeYear="1"&gt;&lt;Author&gt;Ackermann&lt;/Author&gt;&lt;Year&gt;2007&lt;/Year&gt;&lt;RecNum&gt;386&lt;/RecNum&gt;&lt;Pages&gt;7&lt;/Pages&gt;&lt;record&gt;&lt;rec-number&gt;386&lt;/rec-number&gt;&lt;foreign-keys&gt;&lt;key app="EN" db-id="trdvwvf9m00zd4es0eavtr0g5zf90pzwzsw5"&gt;386&lt;/key&gt;&lt;/foreign-keys&gt;&lt;ref-type name="Journal Article"&gt;17&lt;/ref-type&gt;&lt;contributors&gt;&lt;authors&gt;&lt;author&gt;Ackermann, E&lt;/author&gt;&lt;/authors&gt;&lt;/contributors&gt;&lt;titles&gt;&lt;title&gt;Program assessment in academic libraries: An introduction for assessment practitioners&lt;/title&gt;&lt;secondary-title&gt;Research &amp;amp; Practice in Assessment&lt;/secondary-title&gt;&lt;/titles&gt;&lt;periodical&gt;&lt;full-title&gt;Research &amp;amp; Practice in Assessment&lt;/full-title&gt;&lt;/periodical&gt;&lt;pages&gt;1-9&lt;/pages&gt;&lt;volume&gt;1&lt;/volume&gt;&lt;number&gt;2&lt;/number&gt;&lt;dates&gt;&lt;year&gt;2007&lt;/year&gt;&lt;/dates&gt;&lt;publisher&gt;Citeseer&lt;/publisher&gt;&lt;urls&gt;&lt;/urls&gt;&lt;/record&gt;&lt;/Cite&gt;&lt;/EndNote&gt;</w:instrText>
      </w:r>
      <w:r w:rsidR="00E6099C" w:rsidRPr="00127044">
        <w:fldChar w:fldCharType="separate"/>
      </w:r>
      <w:r w:rsidR="0086479B" w:rsidRPr="00127044">
        <w:rPr>
          <w:noProof/>
        </w:rPr>
        <w:t>(</w:t>
      </w:r>
      <w:hyperlink w:anchor="_ENREF_2" w:tooltip="Ackermann, 2007 #386" w:history="1">
        <w:r w:rsidR="00886D37" w:rsidRPr="00127044">
          <w:rPr>
            <w:noProof/>
          </w:rPr>
          <w:t>p. 7</w:t>
        </w:r>
      </w:hyperlink>
      <w:r w:rsidR="0086479B" w:rsidRPr="00127044">
        <w:rPr>
          <w:noProof/>
        </w:rPr>
        <w:t>)</w:t>
      </w:r>
      <w:r w:rsidR="00E6099C" w:rsidRPr="00127044">
        <w:fldChar w:fldCharType="end"/>
      </w:r>
      <w:r w:rsidR="00D803D4" w:rsidRPr="00127044">
        <w:t xml:space="preserve"> </w:t>
      </w:r>
      <w:r w:rsidR="00E820B8" w:rsidRPr="00127044">
        <w:t>and called</w:t>
      </w:r>
      <w:r w:rsidR="00D803D4" w:rsidRPr="00127044">
        <w:t xml:space="preserve"> for measures that are meaningful to campus stakeholders.</w:t>
      </w:r>
      <w:r w:rsidR="00B755C6" w:rsidRPr="00127044">
        <w:t xml:space="preserve"> </w:t>
      </w:r>
    </w:p>
    <w:p w:rsidR="00E0421E" w:rsidRPr="00127044" w:rsidRDefault="00E0421E" w:rsidP="009C3839">
      <w:pPr>
        <w:pStyle w:val="BodyText"/>
      </w:pPr>
      <w:r w:rsidRPr="00127044">
        <w:t xml:space="preserve">These characterizations of library value all share a common definition </w:t>
      </w:r>
      <w:r w:rsidR="00912673" w:rsidRPr="00127044">
        <w:t>for</w:t>
      </w:r>
      <w:r w:rsidRPr="00127044">
        <w:t xml:space="preserve"> input and output measures, but they differ in output and impact measures. Some use outcome and impact as synonyms</w:t>
      </w:r>
      <w:r w:rsidR="006A6CE7" w:rsidRPr="00127044">
        <w:t xml:space="preserve"> </w:t>
      </w:r>
      <w:r w:rsidR="00E6099C" w:rsidRPr="00127044">
        <w:fldChar w:fldCharType="begin">
          <w:fldData xml:space="preserve">PEVuZE5vdGU+PENpdGU+PEF1dGhvcj5BY2tlcm1hbm48L0F1dGhvcj48WWVhcj4yMDA3PC9ZZWFy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</w:fldData>
        </w:fldChar>
      </w:r>
      <w:r w:rsidR="00535269" w:rsidRPr="00127044">
        <w:instrText xml:space="preserve"> ADDIN EN.CITE </w:instrText>
      </w:r>
      <w:r w:rsidR="00E6099C" w:rsidRPr="00127044">
        <w:fldChar w:fldCharType="begin">
          <w:fldData xml:space="preserve">PEVuZE5vdGU+PENpdGU+PEF1dGhvcj5BY2tlcm1hbm48L0F1dGhvcj48WWVhcj4yMDA3PC9ZZWFy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</w:fldData>
        </w:fldChar>
      </w:r>
      <w:r w:rsidR="00535269" w:rsidRPr="00127044">
        <w:instrText xml:space="preserve"> ADDIN EN.CITE.DATA </w:instrText>
      </w:r>
      <w:r w:rsidR="00E6099C" w:rsidRPr="00127044">
        <w:fldChar w:fldCharType="end"/>
      </w:r>
      <w:r w:rsidR="00E6099C" w:rsidRPr="00127044">
        <w:fldChar w:fldCharType="separate"/>
      </w:r>
      <w:r w:rsidR="007460A1" w:rsidRPr="00127044">
        <w:rPr>
          <w:noProof/>
        </w:rPr>
        <w:t>(</w:t>
      </w:r>
      <w:hyperlink w:anchor="_ENREF_2" w:tooltip="Ackermann, 2007 #386" w:history="1">
        <w:r w:rsidR="00886D37" w:rsidRPr="00127044">
          <w:rPr>
            <w:noProof/>
          </w:rPr>
          <w:t>Ackermann, 2007</w:t>
        </w:r>
      </w:hyperlink>
      <w:r w:rsidR="007460A1" w:rsidRPr="00127044">
        <w:rPr>
          <w:noProof/>
        </w:rPr>
        <w:t xml:space="preserve">; </w:t>
      </w:r>
      <w:hyperlink w:anchor="_ENREF_119" w:tooltip="Urquhart, 2004 #384" w:history="1">
        <w:r w:rsidR="00886D37" w:rsidRPr="00127044">
          <w:rPr>
            <w:noProof/>
          </w:rPr>
          <w:t>Urquhart, 2004</w:t>
        </w:r>
      </w:hyperlink>
      <w:r w:rsidR="007460A1" w:rsidRPr="00127044">
        <w:rPr>
          <w:noProof/>
        </w:rPr>
        <w:t>)</w:t>
      </w:r>
      <w:r w:rsidR="00E6099C" w:rsidRPr="00127044">
        <w:fldChar w:fldCharType="end"/>
      </w:r>
      <w:r w:rsidR="006A6CE7" w:rsidRPr="00127044">
        <w:t xml:space="preserve">. </w:t>
      </w:r>
      <w:r w:rsidRPr="00127044">
        <w:t xml:space="preserve">Others treat outcome as an overarching category that incorporates impact </w:t>
      </w:r>
      <w:r w:rsidR="00CE66DB" w:rsidRPr="00127044">
        <w:t>or value</w:t>
      </w:r>
      <w:r w:rsidR="007460A1" w:rsidRPr="00127044">
        <w:t xml:space="preserve"> </w:t>
      </w:r>
      <w:r w:rsidR="00E6099C" w:rsidRPr="00127044">
        <w:fldChar w:fldCharType="begin">
          <w:fldData xml:space="preserve">PEVuZE5vdGU+PENpdGU+PEF1dGhvcj5PcnI8L0F1dGhvcj48WWVhcj4xOTczPC9ZZWFyPjxSZWNO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=
</w:fldData>
        </w:fldChar>
      </w:r>
      <w:r w:rsidR="00747ABA" w:rsidRPr="00127044">
        <w:instrText xml:space="preserve"> ADDIN EN.CITE </w:instrText>
      </w:r>
      <w:r w:rsidR="00E6099C" w:rsidRPr="00127044">
        <w:fldChar w:fldCharType="begin">
          <w:fldData xml:space="preserve">PEVuZE5vdGU+PENpdGU+PEF1dGhvcj5PcnI8L0F1dGhvcj48WWVhcj4xOTczPC9ZZWFyPjxSZWNO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=
</w:fldData>
        </w:fldChar>
      </w:r>
      <w:r w:rsidR="00747ABA" w:rsidRPr="00127044">
        <w:instrText xml:space="preserve"> ADDIN EN.CITE.DATA </w:instrText>
      </w:r>
      <w:r w:rsidR="00E6099C" w:rsidRPr="00127044">
        <w:fldChar w:fldCharType="end"/>
      </w:r>
      <w:r w:rsidR="00E6099C" w:rsidRPr="00127044">
        <w:fldChar w:fldCharType="separate"/>
      </w:r>
      <w:r w:rsidR="007460A1" w:rsidRPr="00127044">
        <w:rPr>
          <w:noProof/>
        </w:rPr>
        <w:t>(</w:t>
      </w:r>
      <w:hyperlink w:anchor="_ENREF_73" w:tooltip="Kyrillidou, 2002 #120" w:history="1">
        <w:r w:rsidR="00886D37" w:rsidRPr="00127044">
          <w:rPr>
            <w:noProof/>
          </w:rPr>
          <w:t>Kyrillidou, 2002</w:t>
        </w:r>
      </w:hyperlink>
      <w:r w:rsidR="007460A1" w:rsidRPr="00127044">
        <w:rPr>
          <w:noProof/>
        </w:rPr>
        <w:t xml:space="preserve">; </w:t>
      </w:r>
      <w:hyperlink w:anchor="_ENREF_87" w:tooltip="Orr, 1973 #382" w:history="1">
        <w:r w:rsidR="00886D37" w:rsidRPr="00127044">
          <w:rPr>
            <w:noProof/>
          </w:rPr>
          <w:t>Orr, 1973</w:t>
        </w:r>
      </w:hyperlink>
      <w:r w:rsidR="007460A1" w:rsidRPr="00127044">
        <w:rPr>
          <w:noProof/>
        </w:rPr>
        <w:t xml:space="preserve">; </w:t>
      </w:r>
      <w:hyperlink w:anchor="_ENREF_96" w:tooltip="Poll, 2006 #143" w:history="1">
        <w:r w:rsidR="00886D37" w:rsidRPr="00127044">
          <w:rPr>
            <w:noProof/>
          </w:rPr>
          <w:t>Poll &amp; Payne, 2006</w:t>
        </w:r>
      </w:hyperlink>
      <w:r w:rsidR="007460A1" w:rsidRPr="00127044">
        <w:rPr>
          <w:noProof/>
        </w:rPr>
        <w:t>)</w:t>
      </w:r>
      <w:r w:rsidR="00E6099C" w:rsidRPr="00127044">
        <w:fldChar w:fldCharType="end"/>
      </w:r>
      <w:r w:rsidR="007460A1" w:rsidRPr="00127044">
        <w:t>.</w:t>
      </w:r>
      <w:r w:rsidR="006A6CE7" w:rsidRPr="00127044">
        <w:t xml:space="preserve"> </w:t>
      </w:r>
      <w:r w:rsidRPr="00127044">
        <w:t>And still others define outcome as short-term and impact as long-term</w:t>
      </w:r>
      <w:r w:rsidR="006A6CE7" w:rsidRPr="00127044">
        <w:t xml:space="preserve"> </w:t>
      </w:r>
      <w:r w:rsidR="00E6099C" w:rsidRPr="00127044">
        <w:fldChar w:fldCharType="begin"/>
      </w:r>
      <w:r w:rsidR="00535269" w:rsidRPr="00127044">
        <w:instrText xml:space="preserve"> ADDIN EN.CITE &lt;EndNote&gt;&lt;Cite&gt;&lt;Author&gt;Matthews&lt;/Author&gt;&lt;Year&gt;2007&lt;/Year&gt;&lt;RecNum&gt;383&lt;/RecNum&gt;&lt;record&gt;&lt;rec-number&gt;383&lt;/rec-number&gt;&lt;foreign-keys&gt;&lt;key app="EN" db-id="trdvwvf9m00zd4es0eavtr0g5zf90pzwzsw5"&gt;383&lt;/key&gt;&lt;/foreign-keys&gt;&lt;ref-type name="Book"&gt;6&lt;/ref-type&gt;&lt;contributors&gt;&lt;authors&gt;&lt;author&gt;Matthews, Joseph R.&lt;/author&gt;&lt;/authors&gt;&lt;/contributors&gt;&lt;titles&gt;&lt;title&gt;The evaluation and measurement of library services&lt;/title&gt;&lt;/titles&gt;&lt;keywords&gt;&lt;keyword&gt;Libraries -- United States -- Evaluation.&lt;/keyword&gt;&lt;keyword&gt;Public services (Libraries) -- United States -- Evaluation.&lt;/keyword&gt;&lt;keyword&gt;Libraries -- Evaluation.&lt;/keyword&gt;&lt;keyword&gt;Public services (Libraries) -- Evaluation.&lt;/keyword&gt;&lt;keyword&gt;Bibliothèques -- États-Unis -- Évaluation.&lt;/keyword&gt;&lt;keyword&gt;Bibliothèques -- Services aux utilisateurs -- États-Unis -- Évaluation.&lt;/keyword&gt;&lt;keyword&gt;Bibliothèques -- Évaluation.&lt;/keyword&gt;&lt;keyword&gt;Bibliothèques -- Services aux utilisateurs -- Évaluation.&lt;/keyword&gt;&lt;keyword&gt;Libraries -- United States -- Evaluation.&lt;/keyword&gt;&lt;keyword&gt;Libraries -- Evaluation.&lt;/keyword&gt;&lt;keyword&gt;Bibliothek&lt;/keyword&gt;&lt;keyword&gt;Dienstleistung&lt;/keyword&gt;&lt;keyword&gt;Evaluation&lt;/keyword&gt;&lt;keyword&gt;USA&lt;/keyword&gt;&lt;/keywords&gt;&lt;dates&gt;&lt;year&gt;2007&lt;/year&gt;&lt;/dates&gt;&lt;pub-location&gt;Westport, Connecticut&lt;/pub-location&gt;&lt;publisher&gt;Libraries Unlimited&lt;/publisher&gt;&lt;isbn&gt;ISBN: 9781591585329 (alk. paper); 1591585325 (alk. paper); National Library: 013800621; LCCN: 2007-17726&lt;/isbn&gt;&lt;accession-num&gt;124159605&lt;/accession-num&gt;&lt;urls&gt;&lt;related-urls&gt;&lt;url&gt;http://www.loc.gov/catdir/toc/ecip0717/2007017726.html&lt;/url&gt;&lt;url&gt;Materials specified: Table of contents only http://www.loc.gov/catdir/toc/ecip0717/2007017726.html&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6A6CE7" w:rsidRPr="00127044">
        <w:rPr>
          <w:noProof/>
        </w:rPr>
        <w:t>(</w:t>
      </w:r>
      <w:hyperlink w:anchor="_ENREF_79" w:tooltip="Matthews, 2007 #383" w:history="1">
        <w:r w:rsidR="00886D37" w:rsidRPr="00127044">
          <w:rPr>
            <w:noProof/>
          </w:rPr>
          <w:t>Matthews, 2007</w:t>
        </w:r>
      </w:hyperlink>
      <w:r w:rsidR="006A6CE7" w:rsidRPr="00127044">
        <w:rPr>
          <w:noProof/>
        </w:rPr>
        <w:t>)</w:t>
      </w:r>
      <w:r w:rsidR="00E6099C" w:rsidRPr="00127044">
        <w:fldChar w:fldCharType="end"/>
      </w:r>
      <w:r w:rsidRPr="00127044">
        <w:t>. For the purposes of this study, I use the ACRL definition of outcome</w:t>
      </w:r>
      <w:r w:rsidR="00657BCD" w:rsidRPr="00127044">
        <w:t>: “the ways in which library users are changed as a result of their contact with the library's resources and programs”</w:t>
      </w:r>
      <w:r w:rsidR="007460A1" w:rsidRPr="00127044">
        <w:t xml:space="preserve"> </w:t>
      </w:r>
      <w:r w:rsidR="00E6099C" w:rsidRPr="00127044">
        <w:fldChar w:fldCharType="begin"/>
      </w:r>
      <w:r w:rsidR="00535269" w:rsidRPr="00127044">
        <w:instrText xml:space="preserve"> ADDIN EN.CITE &lt;EndNote&gt;&lt;Cite&gt;&lt;Author&gt;Association of College &amp;amp; Research Libraries&lt;/Author&gt;&lt;Year&gt;2004&lt;/Year&gt;&lt;RecNum&gt;368&lt;/RecNum&gt;&lt;Pages&gt;1&lt;/Pages&gt;&lt;record&gt;&lt;rec-number&gt;368&lt;/rec-number&gt;&lt;foreign-keys&gt;&lt;key app="EN" db-id="trdvwvf9m00zd4es0eavtr0g5zf90pzwzsw5"&gt;368&lt;/key&gt;&lt;/foreign-keys&gt;&lt;ref-type name="Web Page"&gt;12&lt;/ref-type&gt;&lt;contributors&gt;&lt;authors&gt;&lt;author&gt;Association of College &amp;amp; Research Libraries,&lt;/author&gt;&lt;/authors&gt;&lt;/contributors&gt;&lt;titles&gt;&lt;title&gt;Standards for Libraries in Higher Education&lt;/title&gt;&lt;/titles&gt;&lt;volume&gt;2010&lt;/volume&gt;&lt;dates&gt;&lt;year&gt;2004&lt;/year&gt;&lt;/dates&gt;&lt;urls&gt;&lt;related-urls&gt;&lt;url&gt;http://www.ala.org/ala/mgrps/divs/acrl/standards/standardslibraries.cfm&lt;/url&gt;&lt;/related-urls&gt;&lt;/urls&gt;&lt;/record&gt;&lt;/Cite&gt;&lt;/EndNote&gt;</w:instrText>
      </w:r>
      <w:r w:rsidR="00E6099C" w:rsidRPr="00127044">
        <w:fldChar w:fldCharType="separate"/>
      </w:r>
      <w:r w:rsidR="00B1419B" w:rsidRPr="00127044">
        <w:rPr>
          <w:noProof/>
        </w:rPr>
        <w:t>(</w:t>
      </w:r>
      <w:hyperlink w:anchor="_ENREF_7" w:tooltip="Association of College &amp; Research Libraries, 2004 #368" w:history="1">
        <w:r w:rsidR="00886D37" w:rsidRPr="00127044">
          <w:rPr>
            <w:noProof/>
          </w:rPr>
          <w:t>Association of College &amp; Research Libraries, 2004, p. 1</w:t>
        </w:r>
      </w:hyperlink>
      <w:r w:rsidR="00B1419B" w:rsidRPr="00127044">
        <w:rPr>
          <w:noProof/>
        </w:rPr>
        <w:t>)</w:t>
      </w:r>
      <w:r w:rsidR="00E6099C" w:rsidRPr="00127044">
        <w:fldChar w:fldCharType="end"/>
      </w:r>
      <w:r w:rsidR="00657BCD" w:rsidRPr="00127044">
        <w:t xml:space="preserve"> </w:t>
      </w:r>
      <w:r w:rsidRPr="00127044">
        <w:t xml:space="preserve">but reserve the term impact to mean the measurable effect the academic library has upon </w:t>
      </w:r>
      <w:r w:rsidR="0016471A" w:rsidRPr="00127044">
        <w:t xml:space="preserve">goals that are important to </w:t>
      </w:r>
      <w:r w:rsidRPr="00127044">
        <w:t xml:space="preserve">the parent </w:t>
      </w:r>
      <w:r w:rsidR="003571A6" w:rsidRPr="00127044">
        <w:t xml:space="preserve">college or </w:t>
      </w:r>
      <w:r w:rsidRPr="00127044">
        <w:t>university.</w:t>
      </w:r>
    </w:p>
    <w:p w:rsidR="00EC65D3" w:rsidRPr="00127044" w:rsidRDefault="00EC65D3" w:rsidP="00D1610E">
      <w:pPr>
        <w:pStyle w:val="Heading2fordissertation"/>
      </w:pPr>
      <w:bookmarkStart w:id="83" w:name="_Toc357082347"/>
      <w:r w:rsidRPr="00127044">
        <w:t>Additional Definitions of Value</w:t>
      </w:r>
      <w:bookmarkEnd w:id="83"/>
    </w:p>
    <w:p w:rsidR="006A05E1" w:rsidRPr="00127044" w:rsidRDefault="002D7A52" w:rsidP="000D1C0A">
      <w:pPr>
        <w:pStyle w:val="BodyText"/>
      </w:pPr>
      <w:r w:rsidRPr="00127044">
        <w:t xml:space="preserve">In her exhaustive and up-to-date literature review, </w:t>
      </w:r>
      <w:r w:rsidR="00F12A58" w:rsidRPr="00127044">
        <w:t>Oakleaf</w:t>
      </w:r>
      <w:r w:rsidR="001E46D0" w:rsidRPr="00127044">
        <w:t xml:space="preserve"> </w:t>
      </w:r>
      <w:r w:rsidR="00E6099C" w:rsidRPr="00127044">
        <w:fldChar w:fldCharType="begin"/>
      </w:r>
      <w:r w:rsidR="00535269" w:rsidRPr="00127044">
        <w:instrText xml:space="preserve"> ADDIN EN.CITE &lt;EndNote&gt;&lt;Cite ExcludeAuth="1"&gt;&lt;Author&gt;Oakleaf&lt;/Author&gt;&lt;Year&gt;2010&lt;/Year&gt;&lt;RecNum&gt;371&lt;/RecNum&gt;&lt;record&gt;&lt;rec-number&gt;371&lt;/rec-number&gt;&lt;foreign-keys&gt;&lt;key app="EN" db-id="trdvwvf9m00zd4es0eavtr0g5zf90pzwzsw5"&gt;371&lt;/key&gt;&lt;/foreign-keys&gt;&lt;ref-type name="Web Page"&gt;12&lt;/ref-type&gt;&lt;contributors&gt;&lt;authors&gt;&lt;author&gt;Oakleaf, Megan J.&lt;/author&gt;&lt;/authors&gt;&lt;/contributors&gt;&lt;titles&gt;&lt;title&gt;The value of academic libraries a comprehensive research review and report&lt;/title&gt;&lt;/titles&gt;&lt;pages&gt;1 online resource (172 p.)&lt;/pages&gt;&lt;volume&gt;2010&lt;/volume&gt;&lt;number&gt;Sept. 14&lt;/number&gt;&lt;keywords&gt;&lt;keyword&gt;Academic libraries -- Evaluation.&lt;/keyword&gt;&lt;keyword&gt;Academic libraries -- Relations with faculty and curriculum.&lt;/keyword&gt;&lt;keyword&gt;Libraries and education.&lt;/keyword&gt;&lt;/keywords&gt;&lt;dates&gt;&lt;year&gt;2010&lt;/year&gt;&lt;/dates&gt;&lt;publisher&gt;Chicago, Ill. : American Library Association&lt;/publisher&gt;&lt;accession-num&gt;664017318&lt;/accession-num&gt;&lt;work-type&gt;Internet Resource; Computer File Date of Entry: 20100914&lt;/work-type&gt;&lt;urls&gt;&lt;related-urls&gt;&lt;url&gt;http://www.ala.org/ala/mgrps/divs/acrl/issues/value/val_report.pdf&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1F46BE" w:rsidRPr="00127044">
        <w:rPr>
          <w:noProof/>
        </w:rPr>
        <w:t>(</w:t>
      </w:r>
      <w:hyperlink w:anchor="_ENREF_86" w:tooltip="Oakleaf, 2010 #371" w:history="1">
        <w:r w:rsidR="00886D37" w:rsidRPr="00127044">
          <w:rPr>
            <w:noProof/>
          </w:rPr>
          <w:t>2010</w:t>
        </w:r>
      </w:hyperlink>
      <w:r w:rsidR="001F46BE" w:rsidRPr="00127044">
        <w:rPr>
          <w:noProof/>
        </w:rPr>
        <w:t>)</w:t>
      </w:r>
      <w:r w:rsidR="00E6099C" w:rsidRPr="00127044">
        <w:fldChar w:fldCharType="end"/>
      </w:r>
      <w:r w:rsidR="00F12A58" w:rsidRPr="00127044">
        <w:t xml:space="preserve"> </w:t>
      </w:r>
      <w:r w:rsidR="00EA1212" w:rsidRPr="00127044">
        <w:t>explored</w:t>
      </w:r>
      <w:r w:rsidR="00CD0695" w:rsidRPr="00127044">
        <w:t xml:space="preserve"> the variety of </w:t>
      </w:r>
      <w:r w:rsidR="00A04A85" w:rsidRPr="00127044">
        <w:t>methods</w:t>
      </w:r>
      <w:r w:rsidR="00CD0695" w:rsidRPr="00127044">
        <w:t xml:space="preserve"> that academic libraries h</w:t>
      </w:r>
      <w:r w:rsidR="00EA1212" w:rsidRPr="00127044">
        <w:t>ave demonstrated value. She noted</w:t>
      </w:r>
      <w:r w:rsidR="00CD0695" w:rsidRPr="00127044">
        <w:t xml:space="preserve"> that of the different “ways of defining value, library stakeholders tend to focus on two: financial value (also commonly referred to as return-on-investment</w:t>
      </w:r>
      <w:r w:rsidR="0025603D" w:rsidRPr="00127044">
        <w:t>)</w:t>
      </w:r>
      <w:r w:rsidR="00CD0695" w:rsidRPr="00127044">
        <w:t xml:space="preserve"> and impact value”</w:t>
      </w:r>
      <w:r w:rsidR="00D1610E" w:rsidRPr="00127044">
        <w:t xml:space="preserve"> </w:t>
      </w:r>
      <w:r w:rsidR="00E6099C" w:rsidRPr="00127044">
        <w:fldChar w:fldCharType="begin"/>
      </w:r>
      <w:r w:rsidR="00535269" w:rsidRPr="00127044">
        <w:instrText xml:space="preserve"> ADDIN EN.CITE &lt;EndNote&gt;&lt;Cite ExcludeAuth="1" ExcludeYear="1"&gt;&lt;Author&gt;Oakleaf&lt;/Author&gt;&lt;Year&gt;2010&lt;/Year&gt;&lt;RecNum&gt;371&lt;/RecNum&gt;&lt;Pages&gt;15&lt;/Pages&gt;&lt;record&gt;&lt;rec-number&gt;371&lt;/rec-number&gt;&lt;foreign-keys&gt;&lt;key app="EN" db-id="trdvwvf9m00zd4es0eavtr0g5zf90pzwzsw5"&gt;371&lt;/key&gt;&lt;/foreign-keys&gt;&lt;ref-type name="Web Page"&gt;12&lt;/ref-type&gt;&lt;contributors&gt;&lt;authors&gt;&lt;author&gt;Oakleaf, Megan J.&lt;/author&gt;&lt;/authors&gt;&lt;/contributors&gt;&lt;titles&gt;&lt;title&gt;The value of academic libraries a comprehensive research review and report&lt;/title&gt;&lt;/titles&gt;&lt;pages&gt;1 online resource (172 p.)&lt;/pages&gt;&lt;volume&gt;2010&lt;/volume&gt;&lt;number&gt;Sept. 14&lt;/number&gt;&lt;keywords&gt;&lt;keyword&gt;Academic libraries -- Evaluation.&lt;/keyword&gt;&lt;keyword&gt;Academic libraries -- Relations with faculty and curriculum.&lt;/keyword&gt;&lt;keyword&gt;Libraries and education.&lt;/keyword&gt;&lt;/keywords&gt;&lt;dates&gt;&lt;year&gt;2010&lt;/year&gt;&lt;/dates&gt;&lt;publisher&gt;Chicago, Ill. : American Library Association&lt;/publisher&gt;&lt;accession-num&gt;664017318&lt;/accession-num&gt;&lt;work-type&gt;Internet Resource; Computer File Date of Entry: 20100914&lt;/work-type&gt;&lt;urls&gt;&lt;related-urls&gt;&lt;url&gt;http://www.ala.org/ala/mgrps/divs/acrl/issues/value/val_report.pdf&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1F46BE" w:rsidRPr="00127044">
        <w:rPr>
          <w:noProof/>
        </w:rPr>
        <w:t>(</w:t>
      </w:r>
      <w:hyperlink w:anchor="_ENREF_86" w:tooltip="Oakleaf, 2010 #371" w:history="1">
        <w:r w:rsidR="00886D37" w:rsidRPr="00127044">
          <w:rPr>
            <w:noProof/>
          </w:rPr>
          <w:t>p. 15</w:t>
        </w:r>
      </w:hyperlink>
      <w:r w:rsidR="001F46BE" w:rsidRPr="00127044">
        <w:rPr>
          <w:noProof/>
        </w:rPr>
        <w:t>)</w:t>
      </w:r>
      <w:r w:rsidR="00E6099C" w:rsidRPr="00127044">
        <w:fldChar w:fldCharType="end"/>
      </w:r>
      <w:r w:rsidR="00315D06" w:rsidRPr="00127044">
        <w:t>.</w:t>
      </w:r>
      <w:r w:rsidR="006A05E1" w:rsidRPr="00127044">
        <w:t xml:space="preserve"> </w:t>
      </w:r>
      <w:r w:rsidR="00254C4C" w:rsidRPr="00127044">
        <w:lastRenderedPageBreak/>
        <w:t>Return-on-investment (ROI) is more</w:t>
      </w:r>
      <w:r w:rsidR="00CD0695" w:rsidRPr="00127044">
        <w:t xml:space="preserve"> </w:t>
      </w:r>
      <w:r w:rsidR="00730959" w:rsidRPr="00127044">
        <w:t xml:space="preserve">an efficiency </w:t>
      </w:r>
      <w:r w:rsidR="006A05E1" w:rsidRPr="00127044">
        <w:t xml:space="preserve">and effectiveness </w:t>
      </w:r>
      <w:r w:rsidR="00730959" w:rsidRPr="00127044">
        <w:t xml:space="preserve">measure than it is an impact measure. </w:t>
      </w:r>
      <w:r w:rsidR="006A05E1" w:rsidRPr="00127044">
        <w:t xml:space="preserve">Urquhart’s </w:t>
      </w:r>
      <w:r w:rsidR="00E6099C" w:rsidRPr="00127044">
        <w:fldChar w:fldCharType="begin"/>
      </w:r>
      <w:r w:rsidR="00535269" w:rsidRPr="00127044">
        <w:instrText xml:space="preserve"> ADDIN EN.CITE &lt;EndNote&gt;&lt;Cite ExcludeAuth="1"&gt;&lt;Author&gt;Urquhart&lt;/Author&gt;&lt;Year&gt;2004&lt;/Year&gt;&lt;RecNum&gt;384&lt;/RecNum&gt;&lt;record&gt;&lt;rec-number&gt;384&lt;/rec-number&gt;&lt;foreign-keys&gt;&lt;key app="EN" db-id="trdvwvf9m00zd4es0eavtr0g5zf90pzwzsw5"&gt;384&lt;/key&gt;&lt;/foreign-keys&gt;&lt;ref-type name="Book Section"&gt;5&lt;/ref-type&gt;&lt;contributors&gt;&lt;authors&gt;&lt;author&gt;Urquhart, Christine&lt;/author&gt;&lt;/authors&gt;&lt;secondary-authors&gt;&lt;author&gt;Booth, Andrew&lt;/author&gt;&lt;author&gt;Brice, Anne&lt;/author&gt;&lt;/secondary-authors&gt;&lt;/contributors&gt;&lt;titles&gt;&lt;title&gt;How do I measure the Impact of My Service?&lt;/title&gt;&lt;secondary-title&gt;Evidence-based practice for information professionals : a handbook&lt;/secondary-title&gt;&lt;/titles&gt;&lt;pages&gt;210-222&lt;/pages&gt;&lt;section&gt;Special Topic D&lt;/section&gt;&lt;keywords&gt;&lt;keyword&gt;Information science.&lt;/keyword&gt;&lt;keyword&gt;Informatieverzorging.&lt;/keyword&gt;&lt;keyword&gt;Evidence-based practice.&lt;/keyword&gt;&lt;keyword&gt;Sciences de l&amp;apos;information.&lt;/keyword&gt;&lt;keyword&gt;Information Science.&lt;/keyword&gt;&lt;/keywords&gt;&lt;dates&gt;&lt;year&gt;2004&lt;/year&gt;&lt;/dates&gt;&lt;pub-location&gt;London&lt;/pub-location&gt;&lt;publisher&gt;Facet&lt;/publisher&gt;&lt;isbn&gt;ISBN: 1856044718 (cased); 9781856044714 (cased); National Library: 007730900 LCCN: 2004-381872&lt;/isbn&gt;&lt;accession-num&gt;52396668&lt;/accession-num&gt;&lt;call-num&gt;LC: Z665; Dewey: 020; NLM: Z 665&lt;/call-num&gt;&lt;urls&gt;&lt;/urls&gt;&lt;remote-database-name&gt;WorldCat&lt;/remote-database-name&gt;&lt;remote-database-provider&gt;OCLC&lt;/remote-database-provider&gt;&lt;language&gt;English&lt;/language&gt;&lt;/record&gt;&lt;/Cite&gt;&lt;/EndNote&gt;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1F46BE" w:rsidRPr="00127044">
        <w:rPr>
          <w:noProof/>
        </w:rPr>
        <w:t>(</w:t>
      </w:r>
      <w:hyperlink w:anchor="_ENREF_119" w:tooltip="Urquhart, 2004 #384" w:history="1">
        <w:r w:rsidR="00886D37" w:rsidRPr="00127044">
          <w:rPr>
            <w:noProof/>
          </w:rPr>
          <w:t>2004</w:t>
        </w:r>
      </w:hyperlink>
      <w:r w:rsidR="001F46BE" w:rsidRPr="00127044">
        <w:rPr>
          <w:noProof/>
        </w:rPr>
        <w:t>)</w:t>
      </w:r>
      <w:r w:rsidR="00E6099C" w:rsidRPr="00127044">
        <w:fldChar w:fldCharType="end"/>
      </w:r>
      <w:r w:rsidR="001F46BE" w:rsidRPr="00127044">
        <w:t xml:space="preserve"> </w:t>
      </w:r>
      <w:r w:rsidR="006A05E1" w:rsidRPr="00127044">
        <w:t>model defines efficiency as a measure of library output per input while effectiveness is a measure of outcome per input. Impac</w:t>
      </w:r>
      <w:r w:rsidR="00F3327C" w:rsidRPr="00127044">
        <w:t>t is measured by outcomes valued</w:t>
      </w:r>
      <w:r w:rsidR="006A05E1" w:rsidRPr="00127044">
        <w:t xml:space="preserve"> by the user </w:t>
      </w:r>
      <w:r w:rsidR="006717EA" w:rsidRPr="00127044">
        <w:t>–</w:t>
      </w:r>
      <w:r w:rsidR="006A05E1" w:rsidRPr="00127044">
        <w:t xml:space="preserve"> her model provides a means of seeing what impact changes in input and output measures have on outc</w:t>
      </w:r>
      <w:r w:rsidR="00D01E3C" w:rsidRPr="00127044">
        <w:t>omes desired by the user</w:t>
      </w:r>
      <w:r w:rsidR="00D25007" w:rsidRPr="00127044">
        <w:t xml:space="preserve">. Urquhart’s </w:t>
      </w:r>
      <w:r w:rsidR="00B07423" w:rsidRPr="00127044">
        <w:t xml:space="preserve">suggested </w:t>
      </w:r>
      <w:r w:rsidR="00D25007" w:rsidRPr="00127044">
        <w:t xml:space="preserve">approach is </w:t>
      </w:r>
      <w:r w:rsidR="00CD0C82" w:rsidRPr="00127044">
        <w:t>economic</w:t>
      </w:r>
      <w:r w:rsidR="00711822" w:rsidRPr="00127044">
        <w:t xml:space="preserve"> and has similarities to ROI.</w:t>
      </w:r>
    </w:p>
    <w:p w:rsidR="000D1C0A" w:rsidRPr="00127044" w:rsidRDefault="00D206CB" w:rsidP="000D1C0A">
      <w:pPr>
        <w:pStyle w:val="BodyText"/>
      </w:pPr>
      <w:r w:rsidRPr="00127044">
        <w:t xml:space="preserve">Whitehall </w:t>
      </w:r>
      <w:r w:rsidR="00E6099C" w:rsidRPr="00127044">
        <w:fldChar w:fldCharType="begin"/>
      </w:r>
      <w:r w:rsidR="00535269" w:rsidRPr="00127044">
        <w:instrText xml:space="preserve"> ADDIN EN.CITE &lt;EndNote&gt;&lt;Cite ExcludeAuth="1"&gt;&lt;Author&gt;Whitehall&lt;/Author&gt;&lt;Year&gt;1995&lt;/Year&gt;&lt;RecNum&gt;152&lt;/RecNum&gt;&lt;record&gt;&lt;rec-number&gt;152&lt;/rec-number&gt;&lt;foreign-keys&gt;&lt;key app="EN" db-id="trdvwvf9m00zd4es0eavtr0g5zf90pzwzsw5"&gt;152&lt;/key&gt;&lt;/foreign-keys&gt;&lt;ref-type name="Journal Article"&gt;17&lt;/ref-type&gt;&lt;contributors&gt;&lt;authors&gt;&lt;author&gt;Whitehall, Tom&lt;/author&gt;&lt;/authors&gt;&lt;/contributors&gt;&lt;titles&gt;&lt;title&gt;Value in library and information management: a review&lt;/title&gt;&lt;secondary-title&gt;Library Management&lt;/secondary-title&gt;&lt;/titles&gt;&lt;periodical&gt;&lt;full-title&gt;Library Management&lt;/full-title&gt;&lt;/periodical&gt;&lt;pages&gt;3&lt;/pages&gt;&lt;volume&gt;16&lt;/volume&gt;&lt;number&gt;4&lt;/number&gt;&lt;keywords&gt;&lt;keyword&gt;LIBRARY administration&lt;/keyword&gt;&lt;keyword&gt;INFORMATION services&lt;/keyword&gt;&lt;keyword&gt;MANAGEMENT&lt;/keyword&gt;&lt;/keywords&gt;&lt;dates&gt;&lt;year&gt;1995&lt;/year&gt;&lt;/dates&gt;&lt;isbn&gt;01435124&lt;/isbn&gt;&lt;urls&gt;&lt;related-urls&gt;&lt;url&gt;http://libproxy.unm.edu/login?url=http://search.ebscohost.com/login.aspx?direct=true&amp;amp;db=lxh&amp;amp;AN=3925819&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1F46BE" w:rsidRPr="00127044">
        <w:rPr>
          <w:noProof/>
        </w:rPr>
        <w:t>(</w:t>
      </w:r>
      <w:hyperlink w:anchor="_ENREF_120" w:tooltip="Whitehall, 1995 #152" w:history="1">
        <w:r w:rsidR="00886D37" w:rsidRPr="00127044">
          <w:rPr>
            <w:noProof/>
          </w:rPr>
          <w:t>1995</w:t>
        </w:r>
      </w:hyperlink>
      <w:r w:rsidR="001F46BE" w:rsidRPr="00127044">
        <w:rPr>
          <w:noProof/>
        </w:rPr>
        <w:t>)</w:t>
      </w:r>
      <w:r w:rsidR="00E6099C" w:rsidRPr="00127044">
        <w:fldChar w:fldCharType="end"/>
      </w:r>
      <w:r w:rsidR="001F46BE" w:rsidRPr="00127044">
        <w:t xml:space="preserve"> </w:t>
      </w:r>
      <w:r w:rsidR="00730959" w:rsidRPr="00127044">
        <w:t>wrote</w:t>
      </w:r>
      <w:r w:rsidRPr="00127044">
        <w:t xml:space="preserve"> a literature review on value </w:t>
      </w:r>
      <w:r w:rsidR="00730959" w:rsidRPr="00127044">
        <w:t>in order to make</w:t>
      </w:r>
      <w:r w:rsidRPr="00127044">
        <w:t xml:space="preserve"> a case for using economic measures to make allocation decisions</w:t>
      </w:r>
      <w:r w:rsidR="006C5694" w:rsidRPr="00127044">
        <w:t>. He concluded</w:t>
      </w:r>
      <w:r w:rsidR="00711822" w:rsidRPr="00127044">
        <w:t>: “</w:t>
      </w:r>
      <w:r w:rsidRPr="00127044">
        <w:t>the cost of providing services without being able to demonstrate their value and quality is that we leave the initiative to people whose chief concern is cost control or profit: the funders and the vendors”</w:t>
      </w:r>
      <w:r w:rsidR="00B80900" w:rsidRPr="00127044">
        <w:t xml:space="preserve"> </w:t>
      </w:r>
      <w:r w:rsidR="00E6099C" w:rsidRPr="00127044">
        <w:fldChar w:fldCharType="begin"/>
      </w:r>
      <w:r w:rsidR="00535269" w:rsidRPr="00127044">
        <w:instrText xml:space="preserve"> ADDIN EN.CITE &lt;EndNote&gt;&lt;Cite ExcludeAuth="1" ExcludeYear="1"&gt;&lt;Author&gt;Whitehall&lt;/Author&gt;&lt;Year&gt;1995&lt;/Year&gt;&lt;RecNum&gt;152&lt;/RecNum&gt;&lt;Pages&gt;10&lt;/Pages&gt;&lt;record&gt;&lt;rec-number&gt;152&lt;/rec-number&gt;&lt;foreign-keys&gt;&lt;key app="EN" db-id="trdvwvf9m00zd4es0eavtr0g5zf90pzwzsw5"&gt;152&lt;/key&gt;&lt;/foreign-keys&gt;&lt;ref-type name="Journal Article"&gt;17&lt;/ref-type&gt;&lt;contributors&gt;&lt;authors&gt;&lt;author&gt;Whitehall, Tom&lt;/author&gt;&lt;/authors&gt;&lt;/contributors&gt;&lt;titles&gt;&lt;title&gt;Value in library and information management: a review&lt;/title&gt;&lt;secondary-title&gt;Library Management&lt;/secondary-title&gt;&lt;/titles&gt;&lt;periodical&gt;&lt;full-title&gt;Library Management&lt;/full-title&gt;&lt;/periodical&gt;&lt;pages&gt;3&lt;/pages&gt;&lt;volume&gt;16&lt;/volume&gt;&lt;number&gt;4&lt;/number&gt;&lt;keywords&gt;&lt;keyword&gt;LIBRARY administration&lt;/keyword&gt;&lt;keyword&gt;INFORMATION services&lt;/keyword&gt;&lt;keyword&gt;MANAGEMENT&lt;/keyword&gt;&lt;/keywords&gt;&lt;dates&gt;&lt;year&gt;1995&lt;/year&gt;&lt;/dates&gt;&lt;isbn&gt;01435124&lt;/isbn&gt;&lt;urls&gt;&lt;related-urls&gt;&lt;url&gt;http://libproxy.unm.edu/login?url=http://search.ebscohost.com/login.aspx?direct=true&amp;amp;db=lxh&amp;amp;AN=3925819&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1F46BE" w:rsidRPr="00127044">
        <w:rPr>
          <w:noProof/>
        </w:rPr>
        <w:t>(</w:t>
      </w:r>
      <w:hyperlink w:anchor="_ENREF_120" w:tooltip="Whitehall, 1995 #152" w:history="1">
        <w:r w:rsidR="00886D37" w:rsidRPr="00127044">
          <w:rPr>
            <w:noProof/>
          </w:rPr>
          <w:t>p. 10</w:t>
        </w:r>
      </w:hyperlink>
      <w:r w:rsidR="001F46BE" w:rsidRPr="00127044">
        <w:rPr>
          <w:noProof/>
        </w:rPr>
        <w:t>)</w:t>
      </w:r>
      <w:r w:rsidR="00E6099C" w:rsidRPr="00127044">
        <w:fldChar w:fldCharType="end"/>
      </w:r>
      <w:r w:rsidR="00315D06" w:rsidRPr="00127044">
        <w:t>.</w:t>
      </w:r>
      <w:r w:rsidR="00B80900" w:rsidRPr="00127044">
        <w:t xml:space="preserve"> </w:t>
      </w:r>
      <w:r w:rsidR="00730959" w:rsidRPr="00127044">
        <w:t xml:space="preserve">ROI is an example of the type of economic measure he gives as an example. </w:t>
      </w:r>
      <w:r w:rsidR="006520B0" w:rsidRPr="00127044">
        <w:t>Claiming to be</w:t>
      </w:r>
      <w:r w:rsidR="006A05E1" w:rsidRPr="00127044">
        <w:t xml:space="preserve"> the first study of its kind in academic libraries, t</w:t>
      </w:r>
      <w:r w:rsidR="00730959" w:rsidRPr="00127044">
        <w:t xml:space="preserve">he University of Illinois conducted a ROI study </w:t>
      </w:r>
      <w:r w:rsidR="00D01E3C" w:rsidRPr="00127044">
        <w:t xml:space="preserve">modeled on the work Strouse </w:t>
      </w:r>
      <w:r w:rsidR="00E6099C" w:rsidRPr="00127044">
        <w:fldChar w:fldCharType="begin"/>
      </w:r>
      <w:r w:rsidR="00535269" w:rsidRPr="00127044">
        <w:instrText xml:space="preserve"> ADDIN EN.CITE &lt;EndNote&gt;&lt;Cite ExcludeAuth="1"&gt;&lt;Author&gt;Strouse&lt;/Author&gt;&lt;Year&gt;2003&lt;/Year&gt;&lt;RecNum&gt;387&lt;/RecNum&gt;&lt;record&gt;&lt;rec-number&gt;387&lt;/rec-number&gt;&lt;foreign-keys&gt;&lt;key app="EN" db-id="trdvwvf9m00zd4es0eavtr0g5zf90pzwzsw5"&gt;387&lt;/key&gt;&lt;/foreign-keys&gt;&lt;ref-type name="Journal Article"&gt;17&lt;/ref-type&gt;&lt;contributors&gt;&lt;authors&gt;&lt;author&gt;Strouse, R&lt;/author&gt;&lt;/authors&gt;&lt;/contributors&gt;&lt;titles&gt;&lt;title&gt;Demonstrating value and return on investment: the ongoing imperative-Assessing your Library&amp;apos;s Value Statement&lt;/title&gt;&lt;secondary-title&gt;Information Outlook&lt;/secondary-title&gt;&lt;/titles&gt;&lt;periodical&gt;&lt;full-title&gt;Information Outlook&lt;/full-title&gt;&lt;/periodical&gt;&lt;pages&gt;14-19&lt;/pages&gt;&lt;dates&gt;&lt;year&gt;2003&lt;/year&gt;&lt;/dates&gt;&lt;urls&gt;&lt;/urls&gt;&lt;/record&gt;&lt;/Cite&gt;&lt;/EndNote&gt;</w:instrText>
      </w:r>
      <w:r w:rsidR="00E6099C" w:rsidRPr="00127044">
        <w:fldChar w:fldCharType="separate"/>
      </w:r>
      <w:r w:rsidR="001F46BE" w:rsidRPr="00127044">
        <w:rPr>
          <w:noProof/>
        </w:rPr>
        <w:t>(</w:t>
      </w:r>
      <w:hyperlink w:anchor="_ENREF_112" w:tooltip="Strouse, 2003 #387" w:history="1">
        <w:r w:rsidR="00886D37" w:rsidRPr="00127044">
          <w:rPr>
            <w:noProof/>
          </w:rPr>
          <w:t>2003</w:t>
        </w:r>
      </w:hyperlink>
      <w:r w:rsidR="001F46BE" w:rsidRPr="00127044">
        <w:rPr>
          <w:noProof/>
        </w:rPr>
        <w:t>)</w:t>
      </w:r>
      <w:r w:rsidR="00E6099C" w:rsidRPr="00127044">
        <w:fldChar w:fldCharType="end"/>
      </w:r>
      <w:r w:rsidR="001F46BE" w:rsidRPr="00127044">
        <w:t xml:space="preserve"> </w:t>
      </w:r>
      <w:r w:rsidR="00D01E3C" w:rsidRPr="00127044">
        <w:t xml:space="preserve">had conducted in corporate libraries. They </w:t>
      </w:r>
      <w:r w:rsidR="006A05E1" w:rsidRPr="00127044">
        <w:t>that found a 4 to 1 return on grant income generated by faculty use of library materials</w:t>
      </w:r>
      <w:r w:rsidR="00D01E3C" w:rsidRPr="00127044">
        <w:t xml:space="preserve"> </w:t>
      </w:r>
      <w:r w:rsidR="00E6099C" w:rsidRPr="00127044">
        <w:fldChar w:fldCharType="begin">
          <w:fldData xml:space="preserve">PEVuZE5vdGU+PENpdGU+PEF1dGhvcj5LYXVmbWFuPC9BdXRob3I+PFllYXI+MjAwODwvWWVhcj48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</w:fldData>
        </w:fldChar>
      </w:r>
      <w:r w:rsidR="00747ABA" w:rsidRPr="00127044">
        <w:instrText xml:space="preserve"> ADDIN EN.CITE </w:instrText>
      </w:r>
      <w:r w:rsidR="00E6099C" w:rsidRPr="00127044">
        <w:fldChar w:fldCharType="begin">
          <w:fldData xml:space="preserve">PEVuZE5vdGU+PENpdGU+PEF1dGhvcj5LYXVmbWFuPC9BdXRob3I+PFllYXI+MjAwODwvWWVhcj48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</w:fldData>
        </w:fldChar>
      </w:r>
      <w:r w:rsidR="00747ABA" w:rsidRPr="00127044">
        <w:instrText xml:space="preserve"> ADDIN EN.CITE.DATA </w:instrText>
      </w:r>
      <w:r w:rsidR="00E6099C" w:rsidRPr="00127044">
        <w:fldChar w:fldCharType="end"/>
      </w:r>
      <w:r w:rsidR="00E6099C" w:rsidRPr="00127044">
        <w:fldChar w:fldCharType="separate"/>
      </w:r>
      <w:r w:rsidR="001F46BE" w:rsidRPr="00127044">
        <w:rPr>
          <w:noProof/>
        </w:rPr>
        <w:t>(</w:t>
      </w:r>
      <w:hyperlink w:anchor="_ENREF_60" w:tooltip="Kaufman, 2008 #132" w:history="1">
        <w:r w:rsidR="00886D37" w:rsidRPr="00127044">
          <w:rPr>
            <w:noProof/>
          </w:rPr>
          <w:t>Kaufman, 2008</w:t>
        </w:r>
      </w:hyperlink>
      <w:r w:rsidR="001F46BE" w:rsidRPr="00127044">
        <w:rPr>
          <w:noProof/>
        </w:rPr>
        <w:t xml:space="preserve">; </w:t>
      </w:r>
      <w:hyperlink w:anchor="_ENREF_61" w:tooltip="Kaufman, 2008 #122" w:history="1">
        <w:r w:rsidR="00886D37" w:rsidRPr="00127044">
          <w:rPr>
            <w:noProof/>
          </w:rPr>
          <w:t>Kaufman &amp; Watstein, 2008</w:t>
        </w:r>
      </w:hyperlink>
      <w:r w:rsidR="001F46BE" w:rsidRPr="00127044">
        <w:rPr>
          <w:noProof/>
        </w:rPr>
        <w:t>)</w:t>
      </w:r>
      <w:r w:rsidR="00E6099C" w:rsidRPr="00127044">
        <w:fldChar w:fldCharType="end"/>
      </w:r>
      <w:r w:rsidR="001F46BE" w:rsidRPr="00127044">
        <w:t>.</w:t>
      </w:r>
      <w:r w:rsidR="00B07423" w:rsidRPr="00127044">
        <w:t xml:space="preserve"> </w:t>
      </w:r>
      <w:r w:rsidR="006A05E1" w:rsidRPr="00127044">
        <w:t>Impressed with the results, ACRL has commissioned a r</w:t>
      </w:r>
      <w:r w:rsidR="000D1C0A" w:rsidRPr="00127044">
        <w:t>eturn</w:t>
      </w:r>
      <w:r w:rsidR="006A05E1" w:rsidRPr="00127044">
        <w:t xml:space="preserve"> on i</w:t>
      </w:r>
      <w:r w:rsidR="000D1C0A" w:rsidRPr="00127044">
        <w:t>nvestment study</w:t>
      </w:r>
      <w:r w:rsidR="006A05E1" w:rsidRPr="00127044">
        <w:t xml:space="preserve"> that will be completed in 2013.</w:t>
      </w:r>
      <w:r w:rsidR="00F825B6" w:rsidRPr="00127044">
        <w:t xml:space="preserve"> My interest in value has to do with impact and will not deal with ROI.</w:t>
      </w:r>
    </w:p>
    <w:p w:rsidR="00C32982" w:rsidRPr="00127044" w:rsidRDefault="00C32982" w:rsidP="00B80900">
      <w:pPr>
        <w:pStyle w:val="Heading2fordissertation"/>
      </w:pPr>
      <w:bookmarkStart w:id="84" w:name="_Toc357082348"/>
      <w:r w:rsidRPr="00127044">
        <w:t>Persi</w:t>
      </w:r>
      <w:r w:rsidR="00AA2D8D" w:rsidRPr="00127044">
        <w:t>s</w:t>
      </w:r>
      <w:r w:rsidRPr="00127044">
        <w:t>tence</w:t>
      </w:r>
      <w:bookmarkEnd w:id="84"/>
      <w:r w:rsidR="00400C4A" w:rsidRPr="00127044">
        <w:t xml:space="preserve"> </w:t>
      </w:r>
    </w:p>
    <w:p w:rsidR="00402B17" w:rsidRPr="00127044" w:rsidRDefault="00AA2D8D" w:rsidP="000F3D00">
      <w:pPr>
        <w:pStyle w:val="BodyText"/>
      </w:pPr>
      <w:r w:rsidRPr="00127044">
        <w:t>I would like to make a case for the academic library to both library and campus administrators</w:t>
      </w:r>
      <w:r w:rsidR="007F639E" w:rsidRPr="00127044">
        <w:t xml:space="preserve"> in order to at minimum maintain current levels of support in these difficult economic times and ideally to expand support </w:t>
      </w:r>
      <w:r w:rsidR="001473D2" w:rsidRPr="00127044">
        <w:t>when budgets improve.</w:t>
      </w:r>
      <w:r w:rsidR="00F255AF" w:rsidRPr="00127044">
        <w:t xml:space="preserve"> </w:t>
      </w:r>
      <w:r w:rsidRPr="00127044">
        <w:t xml:space="preserve">I </w:t>
      </w:r>
      <w:r w:rsidR="00166A49" w:rsidRPr="00127044">
        <w:t>chose</w:t>
      </w:r>
      <w:r w:rsidRPr="00127044">
        <w:t xml:space="preserve"> a measure that matter</w:t>
      </w:r>
      <w:r w:rsidR="00315D06" w:rsidRPr="00127044">
        <w:t>s</w:t>
      </w:r>
      <w:r w:rsidRPr="00127044">
        <w:t xml:space="preserve"> to colleges and universities nationwide. Kuh</w:t>
      </w:r>
      <w:r w:rsidR="001473D2" w:rsidRPr="00127044">
        <w:t xml:space="preserve"> </w:t>
      </w:r>
      <w:r w:rsidR="00E6099C" w:rsidRPr="00127044">
        <w:fldChar w:fldCharType="begin">
          <w:fldData xml:space="preserve">PEVuZE5vdGU+PENpdGUgRXhjbHVkZUF1dGg9IjEiPjxBdXRob3I+S3VoPC9BdXRob3I+PFllYXI+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</w:fldData>
        </w:fldChar>
      </w:r>
      <w:r w:rsidR="00535269" w:rsidRPr="00127044">
        <w:instrText xml:space="preserve"> ADDIN EN.CITE </w:instrText>
      </w:r>
      <w:r w:rsidR="00E6099C" w:rsidRPr="00127044">
        <w:fldChar w:fldCharType="begin">
          <w:fldData xml:space="preserve">PEVuZE5vdGU+PENpdGUgRXhjbHVkZUF1dGg9IjEiPjxBdXRob3I+S3VoPC9BdXRob3I+PFllYXI+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</w:fldData>
        </w:fldChar>
      </w:r>
      <w:r w:rsidR="00535269" w:rsidRPr="00127044">
        <w:instrText xml:space="preserve"> ADDIN EN.CITE.DATA </w:instrText>
      </w:r>
      <w:r w:rsidR="00E6099C" w:rsidRPr="00127044">
        <w:fldChar w:fldCharType="end"/>
      </w:r>
      <w:r w:rsidR="00E6099C" w:rsidRPr="00127044">
        <w:fldChar w:fldCharType="separate"/>
      </w:r>
      <w:r w:rsidR="001473D2" w:rsidRPr="00127044">
        <w:rPr>
          <w:noProof/>
        </w:rPr>
        <w:t>(</w:t>
      </w:r>
      <w:hyperlink w:anchor="_ENREF_67" w:tooltip="Kuh, 2007 #61" w:history="1">
        <w:r w:rsidR="00886D37" w:rsidRPr="00127044">
          <w:rPr>
            <w:noProof/>
          </w:rPr>
          <w:t>2007</w:t>
        </w:r>
      </w:hyperlink>
      <w:r w:rsidR="001473D2" w:rsidRPr="00127044">
        <w:rPr>
          <w:noProof/>
        </w:rPr>
        <w:t>)</w:t>
      </w:r>
      <w:r w:rsidR="00E6099C" w:rsidRPr="00127044">
        <w:fldChar w:fldCharType="end"/>
      </w:r>
      <w:r w:rsidRPr="00127044">
        <w:t>, in the appendix to the ASHE H</w:t>
      </w:r>
      <w:r w:rsidR="001C2A2B" w:rsidRPr="00127044">
        <w:t>igher Education Report, provided</w:t>
      </w:r>
      <w:r w:rsidRPr="00127044">
        <w:t xml:space="preserve"> a list of 14 indicators that have been used in </w:t>
      </w:r>
      <w:r w:rsidRPr="00127044">
        <w:lastRenderedPageBreak/>
        <w:t>studies of student success in higher education</w:t>
      </w:r>
      <w:r w:rsidR="00315D06" w:rsidRPr="00127044">
        <w:t>.</w:t>
      </w:r>
      <w:r w:rsidRPr="00127044">
        <w:t xml:space="preserve"> </w:t>
      </w:r>
      <w:r w:rsidR="00315D06" w:rsidRPr="00127044">
        <w:t>He</w:t>
      </w:r>
      <w:r w:rsidRPr="00127044">
        <w:t>, in turn, adapted the list from an earlier compilation for the American Association of Community Colleges</w:t>
      </w:r>
      <w:r w:rsidR="00D26A3D" w:rsidRPr="00127044">
        <w:t xml:space="preserve">. </w:t>
      </w:r>
      <w:r w:rsidRPr="00127044">
        <w:t xml:space="preserve">Indicators include student goal attainment, course retention and success, success in subsequent coursework, fall-to-fall persistence, time to degree, degree completion, graduate school enrollment and employment, transfer rate and success, employer assessment of students, academic value added (knowledge, skills), student </w:t>
      </w:r>
      <w:r w:rsidR="001E46D0" w:rsidRPr="00127044">
        <w:t>e</w:t>
      </w:r>
      <w:r w:rsidR="00F26FB1" w:rsidRPr="00127044">
        <w:t>xperience</w:t>
      </w:r>
      <w:r w:rsidRPr="00127044">
        <w:t>, student professional growth and development, student involvement, and citizenship and engagement. Of these measures, retention measured as fall-to-fall persistence and graduation measured as degree completion are perhaps the most commonly</w:t>
      </w:r>
      <w:r w:rsidR="003421AC" w:rsidRPr="00127044">
        <w:t xml:space="preserve"> used measure of student success </w:t>
      </w:r>
      <w:r w:rsidR="00E6099C" w:rsidRPr="00127044">
        <w:fldChar w:fldCharType="begin">
          <w:fldData xml:space="preserve">PEVuZE5vdGU+PENpdGU+PEF1dGhvcj5QYXNjYXJlbGxhPC9BdXRob3I+PFllYXI+MjAwNTwvWWVh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</w:fldData>
        </w:fldChar>
      </w:r>
      <w:r w:rsidR="00535269" w:rsidRPr="00127044">
        <w:instrText xml:space="preserve"> ADDIN EN.CITE </w:instrText>
      </w:r>
      <w:r w:rsidR="00E6099C" w:rsidRPr="00127044">
        <w:fldChar w:fldCharType="begin">
          <w:fldData xml:space="preserve">PEVuZE5vdGU+PENpdGU+PEF1dGhvcj5QYXNjYXJlbGxhPC9BdXRob3I+PFllYXI+MjAwNTwvWWVh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</w:fldData>
        </w:fldChar>
      </w:r>
      <w:r w:rsidR="00535269" w:rsidRPr="00127044">
        <w:instrText xml:space="preserve"> ADDIN EN.CITE.DATA </w:instrText>
      </w:r>
      <w:r w:rsidR="00E6099C" w:rsidRPr="00127044">
        <w:fldChar w:fldCharType="end"/>
      </w:r>
      <w:r w:rsidR="00E6099C" w:rsidRPr="00127044">
        <w:fldChar w:fldCharType="separate"/>
      </w:r>
      <w:r w:rsidR="003421AC" w:rsidRPr="00127044">
        <w:rPr>
          <w:noProof/>
        </w:rPr>
        <w:t>(</w:t>
      </w:r>
      <w:hyperlink w:anchor="_ENREF_91" w:tooltip="Pascarella, 1991 #430" w:history="1">
        <w:r w:rsidR="00886D37" w:rsidRPr="00127044">
          <w:rPr>
            <w:noProof/>
          </w:rPr>
          <w:t>Pascarella &amp; Terenzini, 1991</w:t>
        </w:r>
      </w:hyperlink>
      <w:r w:rsidR="003421AC" w:rsidRPr="00127044">
        <w:rPr>
          <w:noProof/>
        </w:rPr>
        <w:t xml:space="preserve">, </w:t>
      </w:r>
      <w:hyperlink w:anchor="_ENREF_92" w:tooltip="Pascarella, 2005 #429" w:history="1">
        <w:r w:rsidR="00886D37" w:rsidRPr="00127044">
          <w:rPr>
            <w:noProof/>
          </w:rPr>
          <w:t>2005</w:t>
        </w:r>
      </w:hyperlink>
      <w:r w:rsidR="003421AC" w:rsidRPr="00127044">
        <w:rPr>
          <w:noProof/>
        </w:rPr>
        <w:t>)</w:t>
      </w:r>
      <w:r w:rsidR="00E6099C" w:rsidRPr="00127044">
        <w:fldChar w:fldCharType="end"/>
      </w:r>
      <w:r w:rsidR="003421AC" w:rsidRPr="00127044">
        <w:t>.</w:t>
      </w:r>
      <w:r w:rsidRPr="00127044">
        <w:t xml:space="preserve"> </w:t>
      </w:r>
      <w:r w:rsidR="005C1983" w:rsidRPr="00127044">
        <w:t>Colleges and universities are required to report retention and graduation figures and t</w:t>
      </w:r>
      <w:r w:rsidRPr="00127044">
        <w:t xml:space="preserve">he data </w:t>
      </w:r>
      <w:r w:rsidR="00315D06" w:rsidRPr="00127044">
        <w:t>are</w:t>
      </w:r>
      <w:r w:rsidRPr="00127044">
        <w:t xml:space="preserve"> readily available</w:t>
      </w:r>
      <w:r w:rsidR="005C1983" w:rsidRPr="00127044">
        <w:t xml:space="preserve"> at the NCES web site</w:t>
      </w:r>
      <w:r w:rsidRPr="00127044">
        <w:t>. Together, retention and graduation are known as</w:t>
      </w:r>
      <w:r w:rsidR="00402B17" w:rsidRPr="00127044">
        <w:t xml:space="preserve"> persistence. </w:t>
      </w:r>
      <w:r w:rsidR="000F3D00" w:rsidRPr="00127044">
        <w:t>I therefore use</w:t>
      </w:r>
      <w:r w:rsidR="004C78A0" w:rsidRPr="00127044">
        <w:t>d</w:t>
      </w:r>
      <w:r w:rsidR="000F3D00" w:rsidRPr="00127044">
        <w:t xml:space="preserve"> persistence as my measure of student success. </w:t>
      </w:r>
      <w:r w:rsidR="00402B17" w:rsidRPr="00127044">
        <w:t xml:space="preserve">I </w:t>
      </w:r>
      <w:r w:rsidR="004C78A0" w:rsidRPr="00127044">
        <w:t>was</w:t>
      </w:r>
      <w:r w:rsidR="000F3D00" w:rsidRPr="00127044">
        <w:t xml:space="preserve"> hoping</w:t>
      </w:r>
      <w:r w:rsidR="00402B17" w:rsidRPr="00127044">
        <w:t xml:space="preserve"> that the results </w:t>
      </w:r>
      <w:r w:rsidR="004C78A0" w:rsidRPr="00127044">
        <w:t>would</w:t>
      </w:r>
      <w:r w:rsidR="00402B17" w:rsidRPr="00127044">
        <w:t xml:space="preserve"> be valuable to administrators in higher education and in academic libraries as they make decisions on how to allocate resources.</w:t>
      </w:r>
    </w:p>
    <w:p w:rsidR="00046647" w:rsidRPr="00127044" w:rsidRDefault="00046647" w:rsidP="00B80900">
      <w:pPr>
        <w:pStyle w:val="Heading2fordissertation"/>
      </w:pPr>
      <w:bookmarkStart w:id="85" w:name="_Toc357082349"/>
      <w:r w:rsidRPr="00127044">
        <w:t>Research Question</w:t>
      </w:r>
      <w:r w:rsidR="000F3D00" w:rsidRPr="00127044">
        <w:t xml:space="preserve"> </w:t>
      </w:r>
      <w:r w:rsidR="00315D06" w:rsidRPr="00127044">
        <w:t>and</w:t>
      </w:r>
      <w:r w:rsidR="000F3D00" w:rsidRPr="00127044">
        <w:t xml:space="preserve"> Hypothesi</w:t>
      </w:r>
      <w:r w:rsidR="00062FD0" w:rsidRPr="00127044">
        <w:t>zed Model</w:t>
      </w:r>
      <w:bookmarkEnd w:id="85"/>
    </w:p>
    <w:p w:rsidR="0011431C" w:rsidRPr="00127044" w:rsidRDefault="001D609A" w:rsidP="000F3D00">
      <w:pPr>
        <w:pStyle w:val="Heading1"/>
        <w:ind w:firstLine="540"/>
        <w:jc w:val="left"/>
      </w:pPr>
      <w:bookmarkStart w:id="86" w:name="_Toc278136438"/>
      <w:r w:rsidRPr="00127044">
        <w:t>My research question asked</w:t>
      </w:r>
      <w:r w:rsidR="0038556B" w:rsidRPr="00127044">
        <w:t xml:space="preserve">: </w:t>
      </w:r>
      <w:r w:rsidR="00362B30" w:rsidRPr="00127044">
        <w:t>What impact does the academic library have on student persistence?</w:t>
      </w:r>
      <w:bookmarkEnd w:id="86"/>
      <w:r w:rsidR="000F3D00" w:rsidRPr="00127044">
        <w:t xml:space="preserve"> </w:t>
      </w:r>
    </w:p>
    <w:p w:rsidR="000F3D00" w:rsidRPr="00127044" w:rsidRDefault="009D4C13" w:rsidP="000F3D00">
      <w:pPr>
        <w:pStyle w:val="BodyText"/>
      </w:pPr>
      <w:r w:rsidRPr="00127044">
        <w:t xml:space="preserve">Given the complexity of </w:t>
      </w:r>
      <w:r w:rsidR="000F3D00" w:rsidRPr="00127044">
        <w:t>the</w:t>
      </w:r>
      <w:r w:rsidR="006C5694" w:rsidRPr="00127044">
        <w:t xml:space="preserve"> library’s</w:t>
      </w:r>
      <w:r w:rsidR="000F3D00" w:rsidRPr="00127044">
        <w:t xml:space="preserve"> impact on student persistence, I use</w:t>
      </w:r>
      <w:r w:rsidR="0005380F" w:rsidRPr="00127044">
        <w:t>d</w:t>
      </w:r>
      <w:r w:rsidR="000F3D00" w:rsidRPr="00127044">
        <w:t xml:space="preserve"> structural equation modeling to </w:t>
      </w:r>
      <w:r w:rsidR="006C5694" w:rsidRPr="00127044">
        <w:t xml:space="preserve">test a hypothetical model that </w:t>
      </w:r>
      <w:r w:rsidR="00EE462A" w:rsidRPr="00127044">
        <w:t>theorizes</w:t>
      </w:r>
      <w:r w:rsidR="006C5694" w:rsidRPr="00127044">
        <w:t xml:space="preserve"> an indirect effect</w:t>
      </w:r>
      <w:r w:rsidR="0091045D" w:rsidRPr="00127044">
        <w:t xml:space="preserve"> of the library upon persistence</w:t>
      </w:r>
      <w:r w:rsidR="000F3D00" w:rsidRPr="00127044">
        <w:t xml:space="preserve">. I </w:t>
      </w:r>
      <w:r w:rsidR="0005380F" w:rsidRPr="00127044">
        <w:t>added</w:t>
      </w:r>
      <w:r w:rsidR="000F3D00" w:rsidRPr="00127044">
        <w:t xml:space="preserve"> a library construct to a structural equation model developed by Cabrera, Nora, and </w:t>
      </w:r>
      <w:r w:rsidR="008847D6" w:rsidRPr="00127044">
        <w:t>Castañeda</w:t>
      </w:r>
      <w:r w:rsidR="000F3D00" w:rsidRPr="00127044">
        <w:t xml:space="preserve">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305686" w:rsidRPr="00127044">
        <w:rPr>
          <w:noProof/>
        </w:rPr>
        <w:t>(</w:t>
      </w:r>
      <w:hyperlink w:anchor="_ENREF_29" w:tooltip="Cabrera, 1993 #43" w:history="1">
        <w:r w:rsidR="00886D37" w:rsidRPr="00127044">
          <w:rPr>
            <w:noProof/>
          </w:rPr>
          <w:t>1993</w:t>
        </w:r>
      </w:hyperlink>
      <w:r w:rsidR="00305686" w:rsidRPr="00127044">
        <w:rPr>
          <w:noProof/>
        </w:rPr>
        <w:t>)</w:t>
      </w:r>
      <w:r w:rsidR="00E6099C" w:rsidRPr="00127044">
        <w:fldChar w:fldCharType="end"/>
      </w:r>
      <w:r w:rsidR="00685FBA" w:rsidRPr="00127044">
        <w:t xml:space="preserve"> </w:t>
      </w:r>
      <w:r w:rsidR="000F3D00" w:rsidRPr="00127044">
        <w:t xml:space="preserve">which in turn was based on the work of Tinto </w:t>
      </w:r>
      <w:r w:rsidR="00E6099C" w:rsidRPr="00127044">
        <w:fldChar w:fldCharType="begin"/>
      </w:r>
      <w:r w:rsidR="00535269" w:rsidRPr="00127044">
        <w:instrText xml:space="preserve"> ADDIN EN.CITE &lt;EndNote&gt;&lt;Cite ExcludeAuth="1"&gt;&lt;Author&gt;Tinto&lt;/Author&gt;&lt;Year&gt;1987&lt;/Year&gt;&lt;RecNum&gt;14&lt;/RecNum&gt;&lt;record&gt;&lt;rec-number&gt;14&lt;/rec-number&gt;&lt;foreign-keys&gt;&lt;key app="EN" db-id="trdvwvf9m00zd4es0eavtr0g5zf90pzwzsw5"&gt;14&lt;/key&gt;&lt;/foreign-keys&gt;&lt;ref-type name="Book"&gt;6&lt;/ref-type&gt;&lt;contributors&gt;&lt;authors&gt;&lt;author&gt;Tinto, Vincent&lt;/author&gt;&lt;/authors&gt;&lt;/contributors&gt;&lt;titles&gt;&lt;title&gt;Leaving college: rethinking the causes and cures of student attrition&lt;/title&gt;&lt;/titles&gt;&lt;pages&gt;x, 246 p.&lt;/pages&gt;&lt;keywords&gt;&lt;keyword&gt;College dropouts United States.&lt;/keyword&gt;&lt;keyword&gt;College attendance United States.&lt;/keyword&gt;&lt;keyword&gt;United States Higher education institutions Dropouts.&lt;/keyword&gt;&lt;/keywords&gt;&lt;dates&gt;&lt;year&gt;1987&lt;/year&gt;&lt;/dates&gt;&lt;pub-location&gt;Chicago&lt;/pub-location&gt;&lt;publisher&gt;University of Chicago Press&lt;/publisher&gt;&lt;isbn&gt;0226804461&lt;/isbn&gt;&lt;call-num&gt;ZIM 2nd Floor LC148 .T57 1987 DUE 12-22-09&amp;#xD;SFCC Gen Coll LC148 .T57 1987 CHECK SHELVES&lt;/call-num&gt;&lt;urls&gt;&lt;/urls&gt;&lt;/record&gt;&lt;/Cite&gt;&lt;/EndNote&gt;</w:instrText>
      </w:r>
      <w:r w:rsidR="00E6099C" w:rsidRPr="00127044">
        <w:fldChar w:fldCharType="separate"/>
      </w:r>
      <w:r w:rsidR="00305686" w:rsidRPr="00127044">
        <w:rPr>
          <w:noProof/>
        </w:rPr>
        <w:t>(</w:t>
      </w:r>
      <w:hyperlink w:anchor="_ENREF_116" w:tooltip="Tinto, 1987 #14" w:history="1">
        <w:r w:rsidR="00886D37" w:rsidRPr="00127044">
          <w:rPr>
            <w:noProof/>
          </w:rPr>
          <w:t>1987</w:t>
        </w:r>
      </w:hyperlink>
      <w:r w:rsidR="00305686" w:rsidRPr="00127044">
        <w:rPr>
          <w:noProof/>
        </w:rPr>
        <w:t>)</w:t>
      </w:r>
      <w:r w:rsidR="00E6099C" w:rsidRPr="00127044">
        <w:fldChar w:fldCharType="end"/>
      </w:r>
      <w:r w:rsidR="00685FBA" w:rsidRPr="00127044">
        <w:t xml:space="preserve"> </w:t>
      </w:r>
      <w:r w:rsidR="000F3D00" w:rsidRPr="00127044">
        <w:t>and Bean</w:t>
      </w:r>
      <w:r w:rsidR="00062FD0" w:rsidRPr="00127044">
        <w:t xml:space="preserve"> and Metzner</w:t>
      </w:r>
      <w:r w:rsidR="00685FBA" w:rsidRPr="00127044">
        <w:t xml:space="preserve"> </w:t>
      </w:r>
      <w:r w:rsidR="00E6099C" w:rsidRPr="00127044">
        <w:fldChar w:fldCharType="begin"/>
      </w:r>
      <w:r w:rsidR="00747ABA" w:rsidRPr="00127044">
        <w:instrText xml:space="preserve"> ADDIN EN.CITE &lt;EndNote&gt;&lt;Cite ExcludeAuth="1"&gt;&lt;Author&gt;Bean&lt;/Author&gt;&lt;Year&gt;1985&lt;/Year&gt;&lt;RecNum&gt;98&lt;/RecNum&gt;&lt;DisplayText&gt;(1985)&lt;/DisplayText&gt;&lt;record&gt;&lt;rec-number&gt;98&lt;/rec-number&gt;&lt;foreign-keys&gt;&lt;key app="EN" db-id="trdvwvf9m00zd4es0eavtr0g5zf90pzwzsw5"&gt;98&lt;/key&gt;&lt;/foreign-keys&gt;&lt;ref-type name="Journal Article"&gt;17&lt;/ref-type&gt;&lt;contributors&gt;&lt;authors&gt;&lt;author&gt;Bean, John P.&lt;/author&gt;&lt;author&gt;Metzner, BS&lt;/author&gt;&lt;/authors&gt;&lt;/contributors&gt;&lt;titles&gt;&lt;title&gt;A conceptual model of nontraditional undergraduate student attrition&lt;/title&gt;&lt;secondary-title&gt;Review of Educational Research&lt;/secondary-title&gt;&lt;/titles&gt;&lt;periodical&gt;&lt;full-title&gt;Review of educational Research&lt;/full-title&gt;&lt;/periodical&gt;&lt;pages&gt;485-540&lt;/pages&gt;&lt;volume&gt;55&lt;/volume&gt;&lt;number&gt;4&lt;/number&gt;&lt;dates&gt;&lt;year&gt;1985&lt;/year&gt;&lt;/dates&gt;&lt;urls&gt;&lt;/urls&gt;&lt;electronic-resource-num&gt;10.3102/00346543055004485&lt;/electronic-resource-num&gt;&lt;/record&gt;&lt;/Cite&gt;&lt;/EndNote&gt;</w:instrText>
      </w:r>
      <w:r w:rsidR="00E6099C" w:rsidRPr="00127044">
        <w:fldChar w:fldCharType="separate"/>
      </w:r>
      <w:r w:rsidR="00305686" w:rsidRPr="00127044">
        <w:rPr>
          <w:noProof/>
        </w:rPr>
        <w:t>(</w:t>
      </w:r>
      <w:hyperlink w:anchor="_ENREF_21" w:tooltip="Bean, 1985 #98" w:history="1">
        <w:r w:rsidR="00886D37" w:rsidRPr="00127044">
          <w:rPr>
            <w:noProof/>
          </w:rPr>
          <w:t>1985</w:t>
        </w:r>
      </w:hyperlink>
      <w:r w:rsidR="00305686" w:rsidRPr="00127044">
        <w:rPr>
          <w:noProof/>
        </w:rPr>
        <w:t>)</w:t>
      </w:r>
      <w:r w:rsidR="00E6099C" w:rsidRPr="00127044">
        <w:fldChar w:fldCharType="end"/>
      </w:r>
      <w:r w:rsidR="000F3D00" w:rsidRPr="00127044">
        <w:t>. Based on the models of Matthews</w:t>
      </w:r>
      <w:r w:rsidR="00685FBA" w:rsidRPr="00127044">
        <w:t xml:space="preserve"> </w:t>
      </w:r>
      <w:r w:rsidR="00E6099C" w:rsidRPr="00127044">
        <w:fldChar w:fldCharType="begin"/>
      </w:r>
      <w:r w:rsidR="00535269" w:rsidRPr="00127044">
        <w:instrText xml:space="preserve"> ADDIN EN.CITE &lt;EndNote&gt;&lt;Cite ExcludeAuth="1"&gt;&lt;Author&gt;Matthews&lt;/Author&gt;&lt;Year&gt;2007&lt;/Year&gt;&lt;RecNum&gt;383&lt;/RecNum&gt;&lt;record&gt;&lt;rec-number&gt;383&lt;/rec-number&gt;&lt;foreign-keys&gt;&lt;key app="EN" db-id="trdvwvf9m00zd4es0eavtr0g5zf90pzwzsw5"&gt;383&lt;/key&gt;&lt;/foreign-keys&gt;&lt;ref-type name="Book"&gt;6&lt;/ref-type&gt;&lt;contributors&gt;&lt;authors&gt;&lt;author&gt;Matthews, Joseph R.&lt;/author&gt;&lt;/authors&gt;&lt;/contributors&gt;&lt;titles&gt;&lt;title&gt;The evaluation and measurement of library services&lt;/title&gt;&lt;/titles&gt;&lt;keywords&gt;&lt;keyword&gt;Libraries -- United States -- Evaluation.&lt;/keyword&gt;&lt;keyword&gt;Public services (Libraries) -- United States -- Evaluation.&lt;/keyword&gt;&lt;keyword&gt;Libraries -- Evaluation.&lt;/keyword&gt;&lt;keyword&gt;Public services (Libraries) -- Evaluation.&lt;/keyword&gt;&lt;keyword&gt;Bibliothèques -- États-Unis -- Évaluation.&lt;/keyword&gt;&lt;keyword&gt;Bibliothèques -- Services aux utilisateurs -- États-Unis -- Évaluation.&lt;/keyword&gt;&lt;keyword&gt;Bibliothèques -- Évaluation.&lt;/keyword&gt;&lt;keyword&gt;Bibliothèques -- Services aux utilisateurs -- Évaluation.&lt;/keyword&gt;&lt;keyword&gt;Libraries -- United States -- Evaluation.&lt;/keyword&gt;&lt;keyword&gt;Libraries -- Evaluation.&lt;/keyword&gt;&lt;keyword&gt;Bibliothek&lt;/keyword&gt;&lt;keyword&gt;Dienstleistung&lt;/keyword&gt;&lt;keyword&gt;Evaluation&lt;/keyword&gt;&lt;keyword&gt;USA&lt;/keyword&gt;&lt;/keywords&gt;&lt;dates&gt;&lt;year&gt;2007&lt;/year&gt;&lt;/dates&gt;&lt;pub-location&gt;Westport, Connecticut&lt;/pub-location&gt;&lt;publisher&gt;Libraries Unlimited&lt;/publisher&gt;&lt;isbn&gt;ISBN: 9781591585329 (alk. paper); 1591585325 (alk. paper); National Library: 013800621; LCCN: 2007-17726&lt;/isbn&gt;&lt;accession-num&gt;124159605&lt;/accession-num&gt;&lt;urls&gt;&lt;related-urls&gt;&lt;url&gt;http://www.loc.gov/catdir/toc/ecip0717/2007017726.html&lt;/url&gt;&lt;url&gt;Materials specified: Table of contents only http://www.loc.gov/catdir/toc/ecip0717/2007017726.html&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00305686" w:rsidRPr="00127044">
        <w:rPr>
          <w:noProof/>
        </w:rPr>
        <w:t>(</w:t>
      </w:r>
      <w:hyperlink w:anchor="_ENREF_79" w:tooltip="Matthews, 2007 #383" w:history="1">
        <w:r w:rsidR="00886D37" w:rsidRPr="00127044">
          <w:rPr>
            <w:noProof/>
          </w:rPr>
          <w:t>2007</w:t>
        </w:r>
      </w:hyperlink>
      <w:r w:rsidR="00305686" w:rsidRPr="00127044">
        <w:rPr>
          <w:noProof/>
        </w:rPr>
        <w:t>)</w:t>
      </w:r>
      <w:r w:rsidR="00E6099C" w:rsidRPr="00127044">
        <w:fldChar w:fldCharType="end"/>
      </w:r>
      <w:r w:rsidR="000F3D00" w:rsidRPr="00127044">
        <w:t xml:space="preserve"> </w:t>
      </w:r>
      <w:r w:rsidR="000F3D00" w:rsidRPr="00127044">
        <w:lastRenderedPageBreak/>
        <w:t>and Urquhart</w:t>
      </w:r>
      <w:r w:rsidR="00685FBA" w:rsidRPr="00127044">
        <w:t xml:space="preserve"> </w:t>
      </w:r>
      <w:r w:rsidR="00E6099C" w:rsidRPr="00127044">
        <w:fldChar w:fldCharType="begin"/>
      </w:r>
      <w:r w:rsidR="00535269" w:rsidRPr="00127044">
        <w:instrText xml:space="preserve"> ADDIN EN.CITE &lt;EndNote&gt;&lt;Cite ExcludeAuth="1"&gt;&lt;Author&gt;Urquhart&lt;/Author&gt;&lt;Year&gt;2004&lt;/Year&gt;&lt;RecNum&gt;384&lt;/RecNum&gt;&lt;record&gt;&lt;rec-number&gt;384&lt;/rec-number&gt;&lt;foreign-keys&gt;&lt;key app="EN" db-id="trdvwvf9m00zd4es0eavtr0g5zf90pzwzsw5"&gt;384&lt;/key&gt;&lt;/foreign-keys&gt;&lt;ref-type name="Book Section"&gt;5&lt;/ref-type&gt;&lt;contributors&gt;&lt;authors&gt;&lt;author&gt;Urquhart, Christine&lt;/author&gt;&lt;/authors&gt;&lt;secondary-authors&gt;&lt;author&gt;Booth, Andrew&lt;/author&gt;&lt;author&gt;Brice, Anne&lt;/author&gt;&lt;/secondary-authors&gt;&lt;/contributors&gt;&lt;titles&gt;&lt;title&gt;How do I measure the Impact of My Service?&lt;/title&gt;&lt;secondary-title&gt;Evidence-based practice for information professionals : a handbook&lt;/secondary-title&gt;&lt;/titles&gt;&lt;pages&gt;210-222&lt;/pages&gt;&lt;section&gt;Special Topic D&lt;/section&gt;&lt;keywords&gt;&lt;keyword&gt;Information science.&lt;/keyword&gt;&lt;keyword&gt;Informatieverzorging.&lt;/keyword&gt;&lt;keyword&gt;Evidence-based practice.&lt;/keyword&gt;&lt;keyword&gt;Sciences de l&amp;apos;information.&lt;/keyword&gt;&lt;keyword&gt;Information Science.&lt;/keyword&gt;&lt;/keywords&gt;&lt;dates&gt;&lt;year&gt;2004&lt;/year&gt;&lt;/dates&gt;&lt;pub-location&gt;London&lt;/pub-location&gt;&lt;publisher&gt;Facet&lt;/publisher&gt;&lt;isbn&gt;ISBN: 1856044718 (cased); 9781856044714 (cased); National Library: 007730900 LCCN: 2004-381872&lt;/isbn&gt;&lt;accession-num&gt;52396668&lt;/accession-num&gt;&lt;call-num&gt;LC: Z665; Dewey: 020; NLM: Z 665&lt;/call-num&gt;&lt;urls&gt;&lt;/urls&gt;&lt;remote-database-name&gt;WorldCat&lt;/remote-database-name&gt;&lt;remote-database-provider&gt;OCLC&lt;/remote-database-provider&gt;&lt;language&gt;English&lt;/language&gt;&lt;/record&gt;&lt;/Cite&gt;&lt;/EndNote&gt;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305686" w:rsidRPr="00127044">
        <w:rPr>
          <w:noProof/>
        </w:rPr>
        <w:t>(</w:t>
      </w:r>
      <w:hyperlink w:anchor="_ENREF_119" w:tooltip="Urquhart, 2004 #384" w:history="1">
        <w:r w:rsidR="00886D37" w:rsidRPr="00127044">
          <w:rPr>
            <w:noProof/>
          </w:rPr>
          <w:t>2004</w:t>
        </w:r>
      </w:hyperlink>
      <w:r w:rsidR="00305686" w:rsidRPr="00127044">
        <w:rPr>
          <w:noProof/>
        </w:rPr>
        <w:t>)</w:t>
      </w:r>
      <w:r w:rsidR="00E6099C" w:rsidRPr="00127044">
        <w:fldChar w:fldCharType="end"/>
      </w:r>
      <w:r w:rsidR="000F3D00" w:rsidRPr="00127044">
        <w:t xml:space="preserve"> that built upon Orr</w:t>
      </w:r>
      <w:r w:rsidR="00685FBA" w:rsidRPr="00127044">
        <w:t xml:space="preserve"> </w:t>
      </w:r>
      <w:r w:rsidR="00E6099C" w:rsidRPr="00127044">
        <w:fldChar w:fldCharType="begin"/>
      </w:r>
      <w:r w:rsidR="00535269" w:rsidRPr="00127044">
        <w:instrText xml:space="preserve"> ADDIN EN.CITE &lt;EndNote&gt;&lt;Cite ExcludeAuth="1"&gt;&lt;Author&gt;Orr&lt;/Author&gt;&lt;Year&gt;1973&lt;/Year&gt;&lt;RecNum&gt;382&lt;/RecNum&gt;&lt;record&gt;&lt;rec-number&gt;382&lt;/rec-number&gt;&lt;foreign-keys&gt;&lt;key app="EN" db-id="trdvwvf9m00zd4es0eavtr0g5zf90pzwzsw5"&gt;382&lt;/key&gt;&lt;/foreign-keys&gt;&lt;ref-type name="Journal Article"&gt;17&lt;/ref-type&gt;&lt;contributors&gt;&lt;authors&gt;&lt;author&gt;Orr, R. H.&lt;/author&gt;&lt;/authors&gt;&lt;/contributors&gt;&lt;titles&gt;&lt;title&gt;Measuring the goodness of library services: a general framework for considering quantitative measures&lt;/title&gt;&lt;secondary-title&gt;Journal of Documentation&lt;/secondary-title&gt;&lt;/titles&gt;&lt;periodical&gt;&lt;full-title&gt;Journal of Documentation&lt;/full-title&gt;&lt;/periodical&gt;&lt;pages&gt;315-332&lt;/pages&gt;&lt;volume&gt;29&lt;/volume&gt;&lt;number&gt;3&lt;/number&gt;&lt;dates&gt;&lt;year&gt;1973&lt;/year&gt;&lt;/dates&gt;&lt;isbn&gt;00220418&lt;/isbn&gt;&lt;urls&gt;&lt;related-urls&gt;&lt;url&gt;http://libproxy.unm.edu/login?url=http://search.ebscohost.com/login.aspx?direct=true&amp;amp;db=lxh&amp;amp;AN=ISTA0900460&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305686" w:rsidRPr="00127044">
        <w:rPr>
          <w:noProof/>
        </w:rPr>
        <w:t>(</w:t>
      </w:r>
      <w:hyperlink w:anchor="_ENREF_87" w:tooltip="Orr, 1973 #382" w:history="1">
        <w:r w:rsidR="00886D37" w:rsidRPr="00127044">
          <w:rPr>
            <w:noProof/>
          </w:rPr>
          <w:t>1973</w:t>
        </w:r>
      </w:hyperlink>
      <w:r w:rsidR="00305686" w:rsidRPr="00127044">
        <w:rPr>
          <w:noProof/>
        </w:rPr>
        <w:t>)</w:t>
      </w:r>
      <w:r w:rsidR="00E6099C" w:rsidRPr="00127044">
        <w:fldChar w:fldCharType="end"/>
      </w:r>
      <w:r w:rsidR="000F3D00" w:rsidRPr="00127044">
        <w:t>, I posit</w:t>
      </w:r>
      <w:r w:rsidR="00812DAB" w:rsidRPr="00127044">
        <w:t>ed</w:t>
      </w:r>
      <w:r w:rsidR="000F3D00" w:rsidRPr="00127044">
        <w:t xml:space="preserve"> that library input and output measures </w:t>
      </w:r>
      <w:r w:rsidR="00812DAB" w:rsidRPr="00127044">
        <w:t>would</w:t>
      </w:r>
      <w:r w:rsidR="000F3D00" w:rsidRPr="00127044">
        <w:t xml:space="preserve"> have a statistically significant </w:t>
      </w:r>
      <w:r w:rsidR="00F77D62" w:rsidRPr="00127044">
        <w:t xml:space="preserve">direct </w:t>
      </w:r>
      <w:r w:rsidR="000F3D00" w:rsidRPr="00127044">
        <w:t xml:space="preserve">impact upon the constructs of </w:t>
      </w:r>
      <w:r w:rsidR="00F77D62" w:rsidRPr="00127044">
        <w:t>academic integration and academic performance and an indirect impact upon persistence.</w:t>
      </w:r>
    </w:p>
    <w:p w:rsidR="00DB7385" w:rsidRPr="00127044" w:rsidRDefault="00DB7385" w:rsidP="00DB7385">
      <w:pPr>
        <w:spacing w:line="480" w:lineRule="auto"/>
        <w:ind w:firstLine="720"/>
        <w:rPr>
          <w:rFonts w:ascii="Times New Roman" w:hAnsi="Times New Roman"/>
        </w:rPr>
      </w:pPr>
      <w:r w:rsidRPr="00127044">
        <w:rPr>
          <w:rFonts w:ascii="Times New Roman" w:hAnsi="Times New Roman"/>
        </w:rPr>
        <w:t>No such connection has been made before. In fact, structural equation</w:t>
      </w:r>
      <w:r w:rsidR="00062FD0" w:rsidRPr="00127044">
        <w:rPr>
          <w:rFonts w:ascii="Times New Roman" w:hAnsi="Times New Roman"/>
        </w:rPr>
        <w:t xml:space="preserve"> modeling</w:t>
      </w:r>
      <w:r w:rsidRPr="00127044">
        <w:rPr>
          <w:rFonts w:ascii="Times New Roman" w:hAnsi="Times New Roman"/>
        </w:rPr>
        <w:t xml:space="preserve"> is little used in the library sciences, and </w:t>
      </w:r>
      <w:r w:rsidR="00685FBA" w:rsidRPr="00127044">
        <w:rPr>
          <w:rFonts w:ascii="Times New Roman" w:hAnsi="Times New Roman"/>
        </w:rPr>
        <w:t>I have been unable to find a single example use</w:t>
      </w:r>
      <w:r w:rsidR="00623988" w:rsidRPr="00127044">
        <w:rPr>
          <w:rFonts w:ascii="Times New Roman" w:hAnsi="Times New Roman"/>
        </w:rPr>
        <w:t>d</w:t>
      </w:r>
      <w:r w:rsidRPr="00127044">
        <w:rPr>
          <w:rFonts w:ascii="Times New Roman" w:hAnsi="Times New Roman"/>
        </w:rPr>
        <w:t xml:space="preserve"> in the context of student success in higher education. </w:t>
      </w:r>
    </w:p>
    <w:p w:rsidR="00DA6C92" w:rsidRDefault="007602A5">
      <w:pPr>
        <w:rPr>
          <w:rFonts w:ascii="Times New Roman" w:hAnsi="Times New Roman"/>
          <w:b/>
        </w:rPr>
      </w:pPr>
      <w:r w:rsidRPr="00127044">
        <w:br w:type="page"/>
      </w:r>
      <w:r w:rsidR="00DA6C92">
        <w:lastRenderedPageBreak/>
        <w:br w:type="page"/>
      </w:r>
    </w:p>
    <w:p w:rsidR="00DE0047" w:rsidRPr="00127044" w:rsidRDefault="00DE0047" w:rsidP="002947E2">
      <w:pPr>
        <w:pStyle w:val="Heading1fordissertation"/>
      </w:pPr>
      <w:bookmarkStart w:id="87" w:name="_Toc357082350"/>
      <w:r w:rsidRPr="00127044">
        <w:lastRenderedPageBreak/>
        <w:t>CHAPTER 2:</w:t>
      </w:r>
      <w:bookmarkEnd w:id="87"/>
    </w:p>
    <w:p w:rsidR="00046647" w:rsidRPr="00127044" w:rsidRDefault="00777656" w:rsidP="002947E2">
      <w:pPr>
        <w:pStyle w:val="Heading1fordissertation"/>
      </w:pPr>
      <w:bookmarkStart w:id="88" w:name="_Toc321485843"/>
      <w:bookmarkStart w:id="89" w:name="_Toc321814825"/>
      <w:bookmarkStart w:id="90" w:name="_Toc322177131"/>
      <w:bookmarkStart w:id="91" w:name="_Toc357082351"/>
      <w:r w:rsidRPr="00127044">
        <w:t>LITERATURE REVIEW</w:t>
      </w:r>
      <w:bookmarkEnd w:id="88"/>
      <w:bookmarkEnd w:id="89"/>
      <w:bookmarkEnd w:id="90"/>
      <w:bookmarkEnd w:id="91"/>
    </w:p>
    <w:p w:rsidR="0097560B" w:rsidRPr="00127044" w:rsidRDefault="004E012E" w:rsidP="0097560B">
      <w:pPr>
        <w:spacing w:line="480" w:lineRule="auto"/>
        <w:ind w:firstLine="720"/>
        <w:rPr>
          <w:rFonts w:ascii="Times New Roman" w:hAnsi="Times New Roman"/>
        </w:rPr>
      </w:pPr>
      <w:r w:rsidRPr="00127044">
        <w:rPr>
          <w:rFonts w:ascii="Times New Roman" w:hAnsi="Times New Roman"/>
        </w:rPr>
        <w:t>Evidence tying academic libraries t</w:t>
      </w:r>
      <w:r w:rsidR="0063317D" w:rsidRPr="00127044">
        <w:rPr>
          <w:rFonts w:ascii="Times New Roman" w:hAnsi="Times New Roman"/>
        </w:rPr>
        <w:t>o student persistence is scarce</w:t>
      </w:r>
      <w:r w:rsidRPr="00127044">
        <w:rPr>
          <w:rFonts w:ascii="Times New Roman" w:hAnsi="Times New Roman"/>
        </w:rPr>
        <w:t xml:space="preserve">. </w:t>
      </w:r>
      <w:r w:rsidR="00197732" w:rsidRPr="00127044">
        <w:rPr>
          <w:rFonts w:ascii="Times New Roman" w:hAnsi="Times New Roman"/>
        </w:rPr>
        <w:t>Pierard and Graves</w:t>
      </w:r>
      <w:r w:rsidR="00957E5E"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PEVuZE5vdGU+PENpdGUgRXhjbHVkZUF1dGg9IjEiPjxBdXRob3I+UGllcmFyZDwvQXV0aG9yPjxZ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</w:fldData>
        </w:fldChar>
      </w:r>
      <w:r w:rsidR="00535269"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PEVuZE5vdGU+PENpdGUgRXhjbHVkZUF1dGg9IjEiPjxBdXRob3I+UGllcmFyZDwvQXV0aG9yPjxZ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</w:fldData>
        </w:fldChar>
      </w:r>
      <w:r w:rsidR="00535269"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D55440" w:rsidRPr="00127044">
        <w:rPr>
          <w:rFonts w:ascii="Times New Roman" w:hAnsi="Times New Roman"/>
          <w:noProof/>
        </w:rPr>
        <w:t>(</w:t>
      </w:r>
      <w:hyperlink w:anchor="_ENREF_93" w:tooltip="Pierard, 2007 #94" w:history="1">
        <w:r w:rsidR="00886D37" w:rsidRPr="00127044">
          <w:rPr>
            <w:rFonts w:ascii="Times New Roman" w:hAnsi="Times New Roman"/>
            <w:noProof/>
          </w:rPr>
          <w:t>2007</w:t>
        </w:r>
      </w:hyperlink>
      <w:r w:rsidR="00D55440" w:rsidRPr="00127044">
        <w:rPr>
          <w:rFonts w:ascii="Times New Roman" w:hAnsi="Times New Roman"/>
          <w:noProof/>
        </w:rPr>
        <w:t>)</w:t>
      </w:r>
      <w:r w:rsidR="00E6099C" w:rsidRPr="00127044">
        <w:rPr>
          <w:rFonts w:ascii="Times New Roman" w:hAnsi="Times New Roman"/>
        </w:rPr>
        <w:fldChar w:fldCharType="end"/>
      </w:r>
      <w:r w:rsidR="00957E5E" w:rsidRPr="00127044">
        <w:rPr>
          <w:rFonts w:ascii="Times New Roman" w:hAnsi="Times New Roman"/>
        </w:rPr>
        <w:t xml:space="preserve"> </w:t>
      </w:r>
      <w:r w:rsidR="00197732" w:rsidRPr="00127044">
        <w:rPr>
          <w:rFonts w:ascii="Times New Roman" w:hAnsi="Times New Roman"/>
        </w:rPr>
        <w:t>reviewed the higher education and library literature on retention</w:t>
      </w:r>
      <w:r w:rsidR="00E12218" w:rsidRPr="00127044">
        <w:rPr>
          <w:rFonts w:ascii="Times New Roman" w:hAnsi="Times New Roman"/>
        </w:rPr>
        <w:t xml:space="preserve"> and found only a handful of studies</w:t>
      </w:r>
      <w:r w:rsidR="00197732" w:rsidRPr="00127044">
        <w:rPr>
          <w:rFonts w:ascii="Times New Roman" w:hAnsi="Times New Roman"/>
        </w:rPr>
        <w:t xml:space="preserve">. Their goal was to develop a framework </w:t>
      </w:r>
      <w:r w:rsidR="00812DAB" w:rsidRPr="00127044">
        <w:rPr>
          <w:rFonts w:ascii="Times New Roman" w:hAnsi="Times New Roman"/>
        </w:rPr>
        <w:t xml:space="preserve">that </w:t>
      </w:r>
      <w:r w:rsidR="00197732" w:rsidRPr="00127044">
        <w:rPr>
          <w:rFonts w:ascii="Times New Roman" w:hAnsi="Times New Roman"/>
        </w:rPr>
        <w:t xml:space="preserve">academic librarians </w:t>
      </w:r>
      <w:r w:rsidR="00C24AB3" w:rsidRPr="00127044">
        <w:rPr>
          <w:rFonts w:ascii="Times New Roman" w:hAnsi="Times New Roman"/>
        </w:rPr>
        <w:t>could</w:t>
      </w:r>
      <w:r w:rsidR="00197732" w:rsidRPr="00127044">
        <w:rPr>
          <w:rFonts w:ascii="Times New Roman" w:hAnsi="Times New Roman"/>
        </w:rPr>
        <w:t xml:space="preserve"> use as a “lesson” to assist with retention effo</w:t>
      </w:r>
      <w:r w:rsidR="00AF20E6" w:rsidRPr="00127044">
        <w:rPr>
          <w:rFonts w:ascii="Times New Roman" w:hAnsi="Times New Roman"/>
        </w:rPr>
        <w:t>rts. They argued that librarians</w:t>
      </w:r>
      <w:r w:rsidR="00197732" w:rsidRPr="00127044">
        <w:rPr>
          <w:rFonts w:ascii="Times New Roman" w:hAnsi="Times New Roman"/>
        </w:rPr>
        <w:t xml:space="preserve"> should be “(a) integrating </w:t>
      </w:r>
      <w:r w:rsidR="00E310DD" w:rsidRPr="00127044">
        <w:rPr>
          <w:rFonts w:ascii="Times New Roman" w:hAnsi="Times New Roman"/>
        </w:rPr>
        <w:t>libraries into institutional retention efforts; (b) employing information literacy as a means of promoting student engagement; and (c) re-engineering library spaces as centers for student learning and community”</w:t>
      </w:r>
      <w:r w:rsidR="00D55440"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PEVuZE5vdGU+PENpdGUgRXhjbHVkZUF1dGg9IjEiIEV4Y2x1ZGVZZWFyPSIxIj48QXV0aG9yPlBp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=
</w:fldData>
        </w:fldChar>
      </w:r>
      <w:r w:rsidR="00535269"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PEVuZE5vdGU+PENpdGUgRXhjbHVkZUF1dGg9IjEiIEV4Y2x1ZGVZZWFyPSIxIj48QXV0aG9yPlBp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=
</w:fldData>
        </w:fldChar>
      </w:r>
      <w:r w:rsidR="00535269"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D55440" w:rsidRPr="00127044">
        <w:rPr>
          <w:rFonts w:ascii="Times New Roman" w:hAnsi="Times New Roman"/>
          <w:noProof/>
        </w:rPr>
        <w:t>(</w:t>
      </w:r>
      <w:hyperlink w:anchor="_ENREF_93" w:tooltip="Pierard, 2007 #94" w:history="1">
        <w:r w:rsidR="00886D37" w:rsidRPr="00127044">
          <w:rPr>
            <w:rFonts w:ascii="Times New Roman" w:hAnsi="Times New Roman"/>
            <w:noProof/>
          </w:rPr>
          <w:t>p. 161</w:t>
        </w:r>
      </w:hyperlink>
      <w:r w:rsidR="00D55440" w:rsidRPr="00127044">
        <w:rPr>
          <w:rFonts w:ascii="Times New Roman" w:hAnsi="Times New Roman"/>
          <w:noProof/>
        </w:rPr>
        <w:t>)</w:t>
      </w:r>
      <w:r w:rsidR="00E6099C" w:rsidRPr="00127044">
        <w:rPr>
          <w:rFonts w:ascii="Times New Roman" w:hAnsi="Times New Roman"/>
        </w:rPr>
        <w:fldChar w:fldCharType="end"/>
      </w:r>
      <w:r w:rsidR="00E310DD" w:rsidRPr="00127044">
        <w:rPr>
          <w:rFonts w:ascii="Times New Roman" w:hAnsi="Times New Roman"/>
        </w:rPr>
        <w:t>.</w:t>
      </w:r>
      <w:r w:rsidR="00197732" w:rsidRPr="00127044">
        <w:rPr>
          <w:rFonts w:ascii="Times New Roman" w:hAnsi="Times New Roman"/>
        </w:rPr>
        <w:t xml:space="preserve"> </w:t>
      </w:r>
    </w:p>
    <w:p w:rsidR="002615BF" w:rsidRPr="00127044" w:rsidRDefault="0097560B" w:rsidP="0021623C">
      <w:pPr>
        <w:spacing w:line="480" w:lineRule="auto"/>
        <w:ind w:firstLine="720"/>
        <w:rPr>
          <w:rFonts w:ascii="Times New Roman" w:hAnsi="Times New Roman"/>
        </w:rPr>
      </w:pPr>
      <w:r w:rsidRPr="00127044">
        <w:rPr>
          <w:rFonts w:ascii="Times New Roman" w:hAnsi="Times New Roman"/>
        </w:rPr>
        <w:t xml:space="preserve">Pierard and Graves </w:t>
      </w:r>
      <w:r w:rsidR="00BA0DBD" w:rsidRPr="00127044">
        <w:rPr>
          <w:rFonts w:ascii="Times New Roman" w:hAnsi="Times New Roman"/>
        </w:rPr>
        <w:t>were</w:t>
      </w:r>
      <w:r w:rsidRPr="00127044">
        <w:rPr>
          <w:rFonts w:ascii="Times New Roman" w:hAnsi="Times New Roman"/>
        </w:rPr>
        <w:t xml:space="preserve"> not alone in appealing to librarians to explore linkages between the academic library and retention and graduation. Poll and Payne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ExcludeAuth="1"&gt;&lt;Author&gt;Poll&lt;/Author&gt;&lt;Year&gt;2006&lt;/Year&gt;&lt;RecNum&gt;143&lt;/RecNum&gt;&lt;record&gt;&lt;rec-number&gt;143&lt;/rec-number&gt;&lt;foreign-keys&gt;&lt;key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877F12" w:rsidRPr="00127044">
        <w:rPr>
          <w:rFonts w:ascii="Times New Roman" w:hAnsi="Times New Roman"/>
          <w:noProof/>
        </w:rPr>
        <w:t>(</w:t>
      </w:r>
      <w:hyperlink w:anchor="_ENREF_96" w:tooltip="Poll, 2006 #143" w:history="1">
        <w:r w:rsidR="00886D37" w:rsidRPr="00127044">
          <w:rPr>
            <w:rFonts w:ascii="Times New Roman" w:hAnsi="Times New Roman"/>
            <w:noProof/>
          </w:rPr>
          <w:t>2006</w:t>
        </w:r>
      </w:hyperlink>
      <w:r w:rsidR="00877F1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argued that “the library’s mission and goals must be adjusted to those of its parent institution,”</w:t>
      </w:r>
      <w:r w:rsidR="00D55440"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ExcludeYear="1"&gt;&lt;Author&gt;Poll&lt;/Author&gt;&lt;Year&gt;2006&lt;/Year&gt;&lt;RecNum&gt;143&lt;/RecNum&gt;&lt;Pages&gt;550&lt;/Pages&gt;&lt;record&gt;&lt;rec-number&gt;143&lt;/rec-number&gt;&lt;foreign-keys&gt;&lt;key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D55440" w:rsidRPr="00127044">
        <w:rPr>
          <w:rFonts w:ascii="Times New Roman" w:hAnsi="Times New Roman"/>
          <w:noProof/>
        </w:rPr>
        <w:t>(</w:t>
      </w:r>
      <w:hyperlink w:anchor="_ENREF_96" w:tooltip="Poll, 2006 #143" w:history="1">
        <w:r w:rsidR="00886D37" w:rsidRPr="00127044">
          <w:rPr>
            <w:rFonts w:ascii="Times New Roman" w:hAnsi="Times New Roman"/>
            <w:noProof/>
          </w:rPr>
          <w:t>p. 550</w:t>
        </w:r>
      </w:hyperlink>
      <w:r w:rsidR="00D55440" w:rsidRPr="00127044">
        <w:rPr>
          <w:rFonts w:ascii="Times New Roman" w:hAnsi="Times New Roman"/>
          <w:noProof/>
        </w:rPr>
        <w:t>)</w:t>
      </w:r>
      <w:r w:rsidR="00E6099C" w:rsidRPr="00127044">
        <w:rPr>
          <w:rFonts w:ascii="Times New Roman" w:hAnsi="Times New Roman"/>
        </w:rPr>
        <w:fldChar w:fldCharType="end"/>
      </w:r>
      <w:r w:rsidR="00D55440" w:rsidRPr="00127044">
        <w:rPr>
          <w:rFonts w:ascii="Times New Roman" w:hAnsi="Times New Roman"/>
        </w:rPr>
        <w:t xml:space="preserve"> </w:t>
      </w:r>
      <w:r w:rsidRPr="00127044">
        <w:rPr>
          <w:rFonts w:ascii="Times New Roman" w:hAnsi="Times New Roman"/>
        </w:rPr>
        <w:t xml:space="preserve">including retention and graduation. </w:t>
      </w:r>
      <w:r w:rsidR="00E70C74" w:rsidRPr="00127044">
        <w:rPr>
          <w:rFonts w:ascii="Times New Roman" w:hAnsi="Times New Roman"/>
        </w:rPr>
        <w:t>Bell</w:t>
      </w:r>
      <w:r w:rsidR="00957E5E"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ExcludeAuth="1"&gt;&lt;Author&gt;Bell&lt;/Author&gt;&lt;Year&gt;2008&lt;/Year&gt;&lt;RecNum&gt;146&lt;/RecNum&gt;&lt;record&gt;&lt;rec-number&gt;146&lt;/rec-number&gt;&lt;foreign-keys&gt;&lt;key app="EN" db-id="trdvwvf9m00zd4es0eavtr0g5zf90pzwzsw5"&gt;146&lt;/key&gt;&lt;/foreign-keys&gt;&lt;ref-type name="Journal Article"&gt;17&lt;/ref-type&gt;&lt;contributors&gt;&lt;authors&gt;&lt;author&gt;Bell, Steven&lt;/author&gt;&lt;/authors&gt;&lt;/contributors&gt;&lt;titles&gt;&lt;title&gt;Keeping Them Enrolled: How Academic Libraries Contribute to Student Retention&lt;/title&gt;&lt;secondary-title&gt;Library Issues&lt;/secondary-title&gt;&lt;/titles&gt;&lt;periodical&gt;&lt;full-title&gt;Library Issues&lt;/full-title&gt;&lt;/periodical&gt;&lt;pages&gt;1-4&lt;/pages&gt;&lt;volume&gt;29&lt;/volume&gt;&lt;number&gt;1&lt;/number&gt;&lt;keywords&gt;&lt;keyword&gt;UNIVERSITIES &amp;amp; colleges&lt;/keyword&gt;&lt;keyword&gt;LIBRARY administrators&lt;/keyword&gt;&lt;keyword&gt;ACADEMIC libraries&lt;/keyword&gt;&lt;keyword&gt;LIBRARY administration&lt;/keyword&gt;&lt;keyword&gt;CURRICULA&lt;/keyword&gt;&lt;keyword&gt;COUNSELING in higher education&lt;/keyword&gt;&lt;keyword&gt;COLLEGE students&lt;/keyword&gt;&lt;keyword&gt;COLLEGE dropouts -- Prevention&lt;/keyword&gt;&lt;keyword&gt;ORGANIZATIONAL effectiveness&lt;/keyword&gt;&lt;keyword&gt;COMPREHENSIVE school reform&lt;/keyword&gt;&lt;/keywords&gt;&lt;dates&gt;&lt;year&gt;2008&lt;/year&gt;&lt;/dates&gt;&lt;isbn&gt;07343035&lt;/isbn&gt;&lt;urls&gt;&lt;related-urls&gt;&lt;url&gt;http://libproxy.unm.edu/login?url=http://search.ebscohost.com/login.aspx?direct=true&amp;amp;db=lxh&amp;amp;AN=34353257&amp;amp;site=ehost-live&amp;amp;scope=site&lt;/url&gt;&lt;/related-urls&gt;&lt;/urls&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D55440" w:rsidRPr="00127044">
        <w:rPr>
          <w:rFonts w:ascii="Times New Roman" w:hAnsi="Times New Roman"/>
          <w:noProof/>
        </w:rPr>
        <w:t>(</w:t>
      </w:r>
      <w:hyperlink w:anchor="_ENREF_22" w:tooltip="Bell, 2008 #146" w:history="1">
        <w:r w:rsidR="00886D37" w:rsidRPr="00127044">
          <w:rPr>
            <w:rFonts w:ascii="Times New Roman" w:hAnsi="Times New Roman"/>
            <w:noProof/>
          </w:rPr>
          <w:t>2008</w:t>
        </w:r>
      </w:hyperlink>
      <w:r w:rsidR="00D55440" w:rsidRPr="00127044">
        <w:rPr>
          <w:rFonts w:ascii="Times New Roman" w:hAnsi="Times New Roman"/>
          <w:noProof/>
        </w:rPr>
        <w:t>)</w:t>
      </w:r>
      <w:r w:rsidR="00E6099C" w:rsidRPr="00127044">
        <w:rPr>
          <w:rFonts w:ascii="Times New Roman" w:hAnsi="Times New Roman"/>
        </w:rPr>
        <w:fldChar w:fldCharType="end"/>
      </w:r>
      <w:r w:rsidR="00E70C74" w:rsidRPr="00127044">
        <w:rPr>
          <w:rFonts w:ascii="Times New Roman" w:hAnsi="Times New Roman"/>
        </w:rPr>
        <w:t xml:space="preserve"> argued that library directors should make the case that the academic library could be valuable to boosting retention, sharing a variety of pot</w:t>
      </w:r>
      <w:r w:rsidR="00E310DD" w:rsidRPr="00127044">
        <w:rPr>
          <w:rFonts w:ascii="Times New Roman" w:hAnsi="Times New Roman"/>
        </w:rPr>
        <w:t>entially successful strategies. He felt the library director could make a case if they followed his</w:t>
      </w:r>
      <w:r w:rsidR="002615BF" w:rsidRPr="00127044">
        <w:rPr>
          <w:rFonts w:ascii="Times New Roman" w:hAnsi="Times New Roman"/>
        </w:rPr>
        <w:t>:</w:t>
      </w:r>
    </w:p>
    <w:p w:rsidR="00E70C74" w:rsidRPr="00127044" w:rsidRDefault="002615BF" w:rsidP="00EB6B71">
      <w:pPr>
        <w:spacing w:line="480" w:lineRule="auto"/>
        <w:ind w:firstLine="720"/>
        <w:rPr>
          <w:rFonts w:ascii="Times New Roman" w:hAnsi="Times New Roman"/>
        </w:rPr>
      </w:pPr>
      <w:r w:rsidRPr="00127044">
        <w:rPr>
          <w:rFonts w:ascii="Times New Roman" w:hAnsi="Times New Roman"/>
        </w:rPr>
        <w:t>five-point plan</w:t>
      </w:r>
      <w:r w:rsidR="00E310DD" w:rsidRPr="00127044">
        <w:rPr>
          <w:rFonts w:ascii="Times New Roman" w:hAnsi="Times New Roman"/>
        </w:rPr>
        <w:t xml:space="preserve">: </w:t>
      </w:r>
    </w:p>
    <w:p w:rsidR="00E310DD" w:rsidRPr="00127044" w:rsidRDefault="00E310DD" w:rsidP="00EB6B71">
      <w:pPr>
        <w:pStyle w:val="ListParagraph"/>
        <w:numPr>
          <w:ilvl w:val="0"/>
          <w:numId w:val="9"/>
        </w:numPr>
        <w:spacing w:line="480" w:lineRule="auto"/>
      </w:pPr>
      <w:r w:rsidRPr="00127044">
        <w:t>Emphasize the delivery of individualized research assistance and personal attention.</w:t>
      </w:r>
    </w:p>
    <w:p w:rsidR="00E310DD" w:rsidRPr="00127044" w:rsidRDefault="00E310DD" w:rsidP="00EB6B71">
      <w:pPr>
        <w:pStyle w:val="ListParagraph"/>
        <w:numPr>
          <w:ilvl w:val="0"/>
          <w:numId w:val="9"/>
        </w:numPr>
        <w:spacing w:line="480" w:lineRule="auto"/>
      </w:pPr>
      <w:r w:rsidRPr="00127044">
        <w:t>Focus on research skill building</w:t>
      </w:r>
      <w:r w:rsidR="00E07B90" w:rsidRPr="00127044">
        <w:t xml:space="preserve"> a</w:t>
      </w:r>
      <w:r w:rsidRPr="00127044">
        <w:t>s a core contributor to student academic success.</w:t>
      </w:r>
    </w:p>
    <w:p w:rsidR="00E310DD" w:rsidRPr="00127044" w:rsidRDefault="00E310DD" w:rsidP="00EB6B71">
      <w:pPr>
        <w:pStyle w:val="ListParagraph"/>
        <w:numPr>
          <w:ilvl w:val="0"/>
          <w:numId w:val="9"/>
        </w:numPr>
        <w:spacing w:line="480" w:lineRule="auto"/>
      </w:pPr>
      <w:r w:rsidRPr="00127044">
        <w:t xml:space="preserve">Provide data that links student persistence and </w:t>
      </w:r>
      <w:r w:rsidR="00F26FB1" w:rsidRPr="00127044">
        <w:t>Experience</w:t>
      </w:r>
      <w:r w:rsidRPr="00127044">
        <w:t xml:space="preserve"> to the library’s services, resources and people – not just collections</w:t>
      </w:r>
    </w:p>
    <w:p w:rsidR="00E310DD" w:rsidRPr="00127044" w:rsidRDefault="00E310DD" w:rsidP="00EB6B71">
      <w:pPr>
        <w:pStyle w:val="ListParagraph"/>
        <w:numPr>
          <w:ilvl w:val="0"/>
          <w:numId w:val="9"/>
        </w:numPr>
        <w:spacing w:line="480" w:lineRule="auto"/>
      </w:pPr>
      <w:r w:rsidRPr="00127044">
        <w:lastRenderedPageBreak/>
        <w:t>Demonstrate how the library can contribute to a campus-wide effort that uses perks and incentives to keep students till graduation.</w:t>
      </w:r>
    </w:p>
    <w:p w:rsidR="00E310DD" w:rsidRPr="00127044" w:rsidRDefault="00E310DD" w:rsidP="00EB6B71">
      <w:pPr>
        <w:pStyle w:val="ListParagraph"/>
        <w:numPr>
          <w:ilvl w:val="0"/>
          <w:numId w:val="9"/>
        </w:numPr>
        <w:spacing w:line="480" w:lineRule="auto"/>
      </w:pPr>
      <w:r w:rsidRPr="00127044">
        <w:t>Explore ways to involve the library in working with parents</w:t>
      </w:r>
      <w:r w:rsidR="00877F12" w:rsidRPr="00127044">
        <w:t xml:space="preserve"> in supporting student success.</w:t>
      </w:r>
      <w:r w:rsidR="006F27D7" w:rsidRPr="00127044">
        <w:t xml:space="preserve"> </w:t>
      </w:r>
      <w:r w:rsidR="00E6099C" w:rsidRPr="00127044">
        <w:fldChar w:fldCharType="begin"/>
      </w:r>
      <w:r w:rsidR="00535269" w:rsidRPr="00127044">
        <w:instrText xml:space="preserve"> ADDIN EN.CITE &lt;EndNote&gt;&lt;Cite ExcludeAuth="1" ExcludeYear="1"&gt;&lt;Author&gt;Bell&lt;/Author&gt;&lt;Year&gt;2008&lt;/Year&gt;&lt;RecNum&gt;146&lt;/RecNum&gt;&lt;Pages&gt;2&lt;/Pages&gt;&lt;record&gt;&lt;rec-number&gt;146&lt;/rec-number&gt;&lt;foreign-keys&gt;&lt;key app="EN" db-id="trdvwvf9m00zd4es0eavtr0g5zf90pzwzsw5"&gt;146&lt;/key&gt;&lt;/foreign-keys&gt;&lt;ref-type name="Journal Article"&gt;17&lt;/ref-type&gt;&lt;contributors&gt;&lt;authors&gt;&lt;author&gt;Bell, Steven&lt;/author&gt;&lt;/authors&gt;&lt;/contributors&gt;&lt;titles&gt;&lt;title&gt;Keeping Them Enrolled: How Academic Libraries Contribute to Student Retention&lt;/title&gt;&lt;secondary-title&gt;Library Issues&lt;/secondary-title&gt;&lt;/titles&gt;&lt;periodical&gt;&lt;full-title&gt;Library Issues&lt;/full-title&gt;&lt;/periodical&gt;&lt;pages&gt;1-4&lt;/pages&gt;&lt;volume&gt;29&lt;/volume&gt;&lt;number&gt;1&lt;/number&gt;&lt;keywords&gt;&lt;keyword&gt;UNIVERSITIES &amp;amp; colleges&lt;/keyword&gt;&lt;keyword&gt;LIBRARY administrators&lt;/keyword&gt;&lt;keyword&gt;ACADEMIC libraries&lt;/keyword&gt;&lt;keyword&gt;LIBRARY administration&lt;/keyword&gt;&lt;keyword&gt;CURRICULA&lt;/keyword&gt;&lt;keyword&gt;COUNSELING in higher education&lt;/keyword&gt;&lt;keyword&gt;COLLEGE students&lt;/keyword&gt;&lt;keyword&gt;COLLEGE dropouts -- Prevention&lt;/keyword&gt;&lt;keyword&gt;ORGANIZATIONAL effectiveness&lt;/keyword&gt;&lt;keyword&gt;COMPREHENSIVE school reform&lt;/keyword&gt;&lt;/keywords&gt;&lt;dates&gt;&lt;year&gt;2008&lt;/year&gt;&lt;/dates&gt;&lt;isbn&gt;07343035&lt;/isbn&gt;&lt;urls&gt;&lt;related-urls&gt;&lt;url&gt;http://libproxy.unm.edu/login?url=http://search.ebscohost.com/login.aspx?direct=true&amp;amp;db=lxh&amp;amp;AN=34353257&amp;amp;site=ehost-live&amp;amp;scope=site&lt;/url&gt;&lt;/related-urls&gt;&lt;/urls&gt;&lt;remote-database-name&gt;lxh&lt;/remote-database-name&gt;&lt;remote-database-provider&gt;EBSCOhost&lt;/remote-database-provider&gt;&lt;/record&gt;&lt;/Cite&gt;&lt;/EndNote&gt;</w:instrText>
      </w:r>
      <w:r w:rsidR="00E6099C" w:rsidRPr="00127044">
        <w:fldChar w:fldCharType="separate"/>
      </w:r>
      <w:r w:rsidR="006F27D7" w:rsidRPr="00127044">
        <w:rPr>
          <w:noProof/>
        </w:rPr>
        <w:t>(</w:t>
      </w:r>
      <w:hyperlink w:anchor="_ENREF_22" w:tooltip="Bell, 2008 #146" w:history="1">
        <w:r w:rsidR="00886D37" w:rsidRPr="00127044">
          <w:rPr>
            <w:noProof/>
          </w:rPr>
          <w:t>p. 2</w:t>
        </w:r>
      </w:hyperlink>
      <w:r w:rsidR="006F27D7" w:rsidRPr="00127044">
        <w:rPr>
          <w:noProof/>
        </w:rPr>
        <w:t>)</w:t>
      </w:r>
      <w:r w:rsidR="00E6099C" w:rsidRPr="00127044">
        <w:fldChar w:fldCharType="end"/>
      </w:r>
    </w:p>
    <w:p w:rsidR="006F78C7" w:rsidRPr="00127044" w:rsidRDefault="0097560B" w:rsidP="00EB6B71">
      <w:pPr>
        <w:spacing w:line="480" w:lineRule="auto"/>
        <w:ind w:firstLine="720"/>
        <w:rPr>
          <w:rFonts w:ascii="Times New Roman" w:hAnsi="Times New Roman"/>
        </w:rPr>
      </w:pPr>
      <w:r w:rsidRPr="00127044">
        <w:rPr>
          <w:rFonts w:ascii="Times New Roman" w:hAnsi="Times New Roman"/>
        </w:rPr>
        <w:t>Most recently, ACRL called upon librarians to demonstrate the value of academic libraries by exploring all type of impact measures, including retention and graduation</w:t>
      </w:r>
      <w:r w:rsidR="00103FF2"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&lt;EndNote&gt;&lt;Cite&gt;&lt;Author&gt;Oakleaf&lt;/Author&gt;&lt;Year&gt;2010&lt;/Year&gt;&lt;RecNum&gt;371&lt;/RecNum&gt;&lt;record&gt;&lt;rec-number&gt;371&lt;/rec-number&gt;&lt;foreign-keys&gt;&lt;key app="EN" db-id="trdvwvf9m00zd4es0eavtr0g5zf90pzwzsw5"&gt;371&lt;/key&gt;&lt;/foreign-keys&gt;&lt;ref-type name="Web Page"&gt;12&lt;/ref-type&gt;&lt;contributors&gt;&lt;authors&gt;&lt;author&gt;Oakleaf, Megan J.&lt;/author&gt;&lt;/authors&gt;&lt;/contributors&gt;&lt;titles&gt;&lt;title&gt;The value of academic libraries a comprehensive research review and report&lt;/title&gt;&lt;/titles&gt;&lt;pages&gt;1 online resource (172 p.)&lt;/pages&gt;&lt;volume&gt;2010&lt;/volume&gt;&lt;number&gt;Sept. 14&lt;/number&gt;&lt;keywords&gt;&lt;keyword&gt;Academic libraries -- Evaluation.&lt;/keyword&gt;&lt;keyword&gt;Academic libraries -- Relations with faculty and curriculum.&lt;/keyword&gt;&lt;keyword&gt;Libraries and education.&lt;/keyword&gt;&lt;/keywords&gt;&lt;dates&gt;&lt;year&gt;2010&lt;/year&gt;&lt;/dates&gt;&lt;publisher&gt;Chicago, Ill. : American Library Association&lt;/publisher&gt;&lt;accession-num&gt;664017318&lt;/accession-num&gt;&lt;work-type&gt;Internet Resource; Computer File Date of Entry: 20100914&lt;/work-type&gt;&lt;urls&gt;&lt;related-urls&gt;&lt;url&gt;http://www.ala.org/ala/mgrps/divs/acrl/issues/value/val_report.pdf&lt;/url&gt;&lt;/related-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103FF2" w:rsidRPr="00127044">
        <w:rPr>
          <w:rFonts w:ascii="Times New Roman" w:hAnsi="Times New Roman"/>
          <w:noProof/>
        </w:rPr>
        <w:t>(</w:t>
      </w:r>
      <w:hyperlink w:anchor="_ENREF_86" w:tooltip="Oakleaf, 2010 #371" w:history="1">
        <w:r w:rsidR="00886D37" w:rsidRPr="00127044">
          <w:rPr>
            <w:rFonts w:ascii="Times New Roman" w:hAnsi="Times New Roman"/>
            <w:noProof/>
          </w:rPr>
          <w:t>Oakleaf, 2010</w:t>
        </w:r>
      </w:hyperlink>
      <w:r w:rsidR="00103FF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w:t>
      </w:r>
      <w:r w:rsidR="006F78C7" w:rsidRPr="00127044">
        <w:rPr>
          <w:rFonts w:ascii="Times New Roman" w:hAnsi="Times New Roman"/>
        </w:rPr>
        <w:t xml:space="preserve"> Though these authors plead</w:t>
      </w:r>
      <w:r w:rsidR="00AD1E9A" w:rsidRPr="00127044">
        <w:rPr>
          <w:rFonts w:ascii="Times New Roman" w:hAnsi="Times New Roman"/>
        </w:rPr>
        <w:t>ed</w:t>
      </w:r>
      <w:r w:rsidR="006F78C7" w:rsidRPr="00127044">
        <w:rPr>
          <w:rFonts w:ascii="Times New Roman" w:hAnsi="Times New Roman"/>
        </w:rPr>
        <w:t xml:space="preserve"> for new studies, they </w:t>
      </w:r>
      <w:r w:rsidR="00AD1E9A" w:rsidRPr="00127044">
        <w:rPr>
          <w:rFonts w:ascii="Times New Roman" w:hAnsi="Times New Roman"/>
        </w:rPr>
        <w:t>were</w:t>
      </w:r>
      <w:r w:rsidR="006F78C7" w:rsidRPr="00127044">
        <w:rPr>
          <w:rFonts w:ascii="Times New Roman" w:hAnsi="Times New Roman"/>
        </w:rPr>
        <w:t xml:space="preserve"> not unaware of </w:t>
      </w:r>
      <w:r w:rsidR="0037694B" w:rsidRPr="00127044">
        <w:rPr>
          <w:rFonts w:ascii="Times New Roman" w:hAnsi="Times New Roman"/>
        </w:rPr>
        <w:t>librarians’</w:t>
      </w:r>
      <w:r w:rsidR="006F78C7" w:rsidRPr="00127044">
        <w:rPr>
          <w:rFonts w:ascii="Times New Roman" w:hAnsi="Times New Roman"/>
        </w:rPr>
        <w:t xml:space="preserve"> </w:t>
      </w:r>
      <w:r w:rsidRPr="00127044">
        <w:rPr>
          <w:rFonts w:ascii="Times New Roman" w:hAnsi="Times New Roman"/>
        </w:rPr>
        <w:t>long but inconsistent history of linking the academic library with retention and graduation.</w:t>
      </w:r>
      <w:r w:rsidR="006F78C7" w:rsidRPr="00127044">
        <w:rPr>
          <w:rFonts w:ascii="Times New Roman" w:hAnsi="Times New Roman"/>
        </w:rPr>
        <w:t xml:space="preserve"> Instead, they </w:t>
      </w:r>
      <w:r w:rsidR="00AD1E9A" w:rsidRPr="00127044">
        <w:rPr>
          <w:rFonts w:ascii="Times New Roman" w:hAnsi="Times New Roman"/>
        </w:rPr>
        <w:t>saw</w:t>
      </w:r>
      <w:r w:rsidR="006F78C7" w:rsidRPr="00127044">
        <w:rPr>
          <w:rFonts w:ascii="Times New Roman" w:hAnsi="Times New Roman"/>
        </w:rPr>
        <w:t xml:space="preserve"> a new urgency</w:t>
      </w:r>
      <w:r w:rsidR="0037694B" w:rsidRPr="00127044">
        <w:rPr>
          <w:rFonts w:ascii="Times New Roman" w:hAnsi="Times New Roman"/>
        </w:rPr>
        <w:t xml:space="preserve"> to demonstrat</w:t>
      </w:r>
      <w:r w:rsidR="00AD1E9A" w:rsidRPr="00127044">
        <w:rPr>
          <w:rFonts w:ascii="Times New Roman" w:hAnsi="Times New Roman"/>
        </w:rPr>
        <w:t>ing</w:t>
      </w:r>
      <w:r w:rsidR="0037694B" w:rsidRPr="00127044">
        <w:rPr>
          <w:rFonts w:ascii="Times New Roman" w:hAnsi="Times New Roman"/>
        </w:rPr>
        <w:t xml:space="preserve"> the value of </w:t>
      </w:r>
      <w:r w:rsidR="00C50A8B" w:rsidRPr="00127044">
        <w:rPr>
          <w:rFonts w:ascii="Times New Roman" w:hAnsi="Times New Roman"/>
        </w:rPr>
        <w:t xml:space="preserve">academic </w:t>
      </w:r>
      <w:r w:rsidR="0037694B" w:rsidRPr="00127044">
        <w:rPr>
          <w:rFonts w:ascii="Times New Roman" w:hAnsi="Times New Roman"/>
        </w:rPr>
        <w:t>libraries and librarians.</w:t>
      </w:r>
    </w:p>
    <w:p w:rsidR="00997BB2" w:rsidRPr="00127044" w:rsidRDefault="006F78C7" w:rsidP="00103FF2">
      <w:pPr>
        <w:spacing w:line="480" w:lineRule="auto"/>
        <w:ind w:firstLine="720"/>
        <w:rPr>
          <w:rFonts w:ascii="Times New Roman" w:hAnsi="Times New Roman"/>
        </w:rPr>
      </w:pPr>
      <w:r w:rsidRPr="00127044">
        <w:rPr>
          <w:rFonts w:ascii="Times New Roman" w:hAnsi="Times New Roman"/>
        </w:rPr>
        <w:t xml:space="preserve">Early studies tended to look at individual institutions. </w:t>
      </w:r>
      <w:r w:rsidR="00103FF2" w:rsidRPr="00127044">
        <w:rPr>
          <w:rFonts w:ascii="Times New Roman" w:hAnsi="Times New Roman"/>
        </w:rPr>
        <w:t xml:space="preserve">In perhaps the first study linking an academic library to </w:t>
      </w:r>
      <w:r w:rsidR="00997BB2" w:rsidRPr="00127044">
        <w:rPr>
          <w:rFonts w:ascii="Times New Roman" w:hAnsi="Times New Roman"/>
        </w:rPr>
        <w:t>student persistence, Kramer and Kramer</w:t>
      </w:r>
      <w:r w:rsidR="006F27D7"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ExcludeAuth="1"&gt;&lt;Author&gt;Kramer&lt;/Author&gt;&lt;Year&gt;1968&lt;/Year&gt;&lt;RecNum&gt;398&lt;/RecNum&gt;&lt;record&gt;&lt;rec-number&gt;398&lt;/rec-number&gt;&lt;foreign-keys&gt;&lt;key app="EN" db-id="trdvwvf9m00zd4es0eavtr0g5zf90pzwzsw5"&gt;398&lt;/key&gt;&lt;/foreign-keys&gt;&lt;ref-type name="Journal Article"&gt;17&lt;/ref-type&gt;&lt;contributors&gt;&lt;authors&gt;&lt;author&gt;Kramer, Lloyd A.&lt;/author&gt;&lt;author&gt;Kramer, Martha B.&lt;/author&gt;&lt;/authors&gt;&lt;/contributors&gt;&lt;titles&gt;&lt;title&gt;The college library and the drop-out&lt;/title&gt;&lt;secondary-title&gt;College &amp;amp; Research Libraries&lt;/secondary-title&gt;&lt;/titles&gt;&lt;periodical&gt;&lt;full-title&gt;College &amp;amp; Research Libraries&lt;/full-title&gt;&lt;/periodical&gt;&lt;pages&gt;310-312&lt;/pages&gt;&lt;volume&gt;29&lt;/volume&gt;&lt;number&gt;4&lt;/number&gt;&lt;keywords&gt;&lt;keyword&gt;library use, persisting vs. dropout college students&lt;/keyword&gt;&lt;keyword&gt;College Students&lt;/keyword&gt;&lt;keyword&gt;Colleges&lt;/keyword&gt;&lt;keyword&gt;Literature&lt;/keyword&gt;&lt;keyword&gt;School Dropouts&lt;/keyword&gt;&lt;/keywords&gt;&lt;dates&gt;&lt;year&gt;1968&lt;/year&gt;&lt;/dates&gt;&lt;urls&gt;&lt;related-urls&gt;&lt;url&gt;http://libproxy.unm.edu/login?url=http://search.ebscohost.com/login.aspx?direct=true&amp;amp;db=psyh&amp;amp;AN=1969-01344-001&amp;amp;site=ehost-live&amp;amp;scope=site&lt;/url&gt;&lt;/related-urls&gt;&lt;/urls&gt;&lt;remote-database-name&gt;psyh&lt;/remote-database-name&gt;&lt;remote-database-provider&gt;EBSCOhost&lt;/remote-database-provider&gt;&lt;/record&gt;&lt;/Cite&gt;&lt;/EndNote&gt;</w:instrText>
      </w:r>
      <w:r w:rsidR="00E6099C" w:rsidRPr="00127044">
        <w:rPr>
          <w:rFonts w:ascii="Times New Roman" w:hAnsi="Times New Roman"/>
        </w:rPr>
        <w:fldChar w:fldCharType="separate"/>
      </w:r>
      <w:r w:rsidR="006F27D7" w:rsidRPr="00127044">
        <w:rPr>
          <w:rFonts w:ascii="Times New Roman" w:hAnsi="Times New Roman"/>
          <w:noProof/>
        </w:rPr>
        <w:t>(</w:t>
      </w:r>
      <w:hyperlink w:anchor="_ENREF_65" w:tooltip="Kramer, 1968 #398" w:history="1">
        <w:r w:rsidR="00886D37" w:rsidRPr="00127044">
          <w:rPr>
            <w:rFonts w:ascii="Times New Roman" w:hAnsi="Times New Roman"/>
            <w:noProof/>
          </w:rPr>
          <w:t>1968</w:t>
        </w:r>
      </w:hyperlink>
      <w:r w:rsidR="006F27D7" w:rsidRPr="00127044">
        <w:rPr>
          <w:rFonts w:ascii="Times New Roman" w:hAnsi="Times New Roman"/>
          <w:noProof/>
        </w:rPr>
        <w:t>)</w:t>
      </w:r>
      <w:r w:rsidR="00E6099C" w:rsidRPr="00127044">
        <w:rPr>
          <w:rFonts w:ascii="Times New Roman" w:hAnsi="Times New Roman"/>
        </w:rPr>
        <w:fldChar w:fldCharType="end"/>
      </w:r>
      <w:r w:rsidR="006F27D7" w:rsidRPr="00127044">
        <w:rPr>
          <w:rFonts w:ascii="Times New Roman" w:hAnsi="Times New Roman"/>
        </w:rPr>
        <w:t xml:space="preserve"> </w:t>
      </w:r>
      <w:r w:rsidR="00997BB2" w:rsidRPr="00127044">
        <w:rPr>
          <w:rFonts w:ascii="Times New Roman" w:hAnsi="Times New Roman"/>
        </w:rPr>
        <w:t>found a statistically significant correlation between persistence and students who checked out at least one book in their first year at California State Polytechnic College</w:t>
      </w:r>
      <w:r w:rsidR="00747721" w:rsidRPr="00127044">
        <w:rPr>
          <w:rFonts w:ascii="Times New Roman" w:hAnsi="Times New Roman"/>
        </w:rPr>
        <w:t>-</w:t>
      </w:r>
      <w:r w:rsidR="00997BB2" w:rsidRPr="00127044">
        <w:rPr>
          <w:rFonts w:ascii="Times New Roman" w:hAnsi="Times New Roman"/>
        </w:rPr>
        <w:t>Pomona versus those who did not check out any books. They noted</w:t>
      </w:r>
      <w:r w:rsidR="00812DAB" w:rsidRPr="00127044">
        <w:rPr>
          <w:rFonts w:ascii="Times New Roman" w:hAnsi="Times New Roman"/>
        </w:rPr>
        <w:t>,</w:t>
      </w:r>
      <w:r w:rsidR="00997BB2" w:rsidRPr="00127044">
        <w:rPr>
          <w:rFonts w:ascii="Times New Roman" w:hAnsi="Times New Roman"/>
        </w:rPr>
        <w:t xml:space="preserve"> “of those students who used the library, 73.7 per cent returned. By contrast, the fate of those freshmen who never used the library was that only 57 per cent returned”</w:t>
      </w:r>
      <w:r w:rsidR="00957E5E"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ExcludeYear="1"&gt;&lt;Author&gt;Kramer&lt;/Author&gt;&lt;Year&gt;1968&lt;/Year&gt;&lt;RecNum&gt;398&lt;/RecNum&gt;&lt;Pages&gt;312&lt;/Pages&gt;&lt;record&gt;&lt;rec-number&gt;398&lt;/rec-number&gt;&lt;foreign-keys&gt;&lt;key app="EN" db-id="trdvwvf9m00zd4es0eavtr0g5zf90pzwzsw5"&gt;398&lt;/key&gt;&lt;/foreign-keys&gt;&lt;ref-type name="Journal Article"&gt;17&lt;/ref-type&gt;&lt;contributors&gt;&lt;authors&gt;&lt;author&gt;Kramer, Lloyd A.&lt;/author&gt;&lt;author&gt;Kramer, Martha B.&lt;/author&gt;&lt;/authors&gt;&lt;/contributors&gt;&lt;titles&gt;&lt;title&gt;The college library and the drop-out&lt;/title&gt;&lt;secondary-title&gt;College &amp;amp; Research Libraries&lt;/secondary-title&gt;&lt;/titles&gt;&lt;periodical&gt;&lt;full-title&gt;College &amp;amp; Research Libraries&lt;/full-title&gt;&lt;/periodical&gt;&lt;pages&gt;310-312&lt;/pages&gt;&lt;volume&gt;29&lt;/volume&gt;&lt;number&gt;4&lt;/number&gt;&lt;keywords&gt;&lt;keyword&gt;library use, persisting vs. dropout college students&lt;/keyword&gt;&lt;keyword&gt;College Students&lt;/keyword&gt;&lt;keyword&gt;Colleges&lt;/keyword&gt;&lt;keyword&gt;Literature&lt;/keyword&gt;&lt;keyword&gt;School Dropouts&lt;/keyword&gt;&lt;/keywords&gt;&lt;dates&gt;&lt;year&gt;1968&lt;/year&gt;&lt;/dates&gt;&lt;urls&gt;&lt;related-urls&gt;&lt;url&gt;http://libproxy.unm.edu/login?url=http://search.ebscohost.com/login.aspx?direct=true&amp;amp;db=psyh&amp;amp;AN=1969-01344-001&amp;amp;site=ehost-live&amp;amp;scope=site&lt;/url&gt;&lt;/related-urls&gt;&lt;/urls&gt;&lt;remote-database-name&gt;psyh&lt;/remote-database-name&gt;&lt;remote-database-provider&gt;EBSCOhost&lt;/remote-database-provider&gt;&lt;/record&gt;&lt;/Cite&gt;&lt;/EndNote&gt;</w:instrText>
      </w:r>
      <w:r w:rsidR="00E6099C" w:rsidRPr="00127044">
        <w:rPr>
          <w:rFonts w:ascii="Times New Roman" w:hAnsi="Times New Roman"/>
        </w:rPr>
        <w:fldChar w:fldCharType="separate"/>
      </w:r>
      <w:r w:rsidR="00877F12" w:rsidRPr="00127044">
        <w:rPr>
          <w:rFonts w:ascii="Times New Roman" w:hAnsi="Times New Roman"/>
          <w:noProof/>
        </w:rPr>
        <w:t>(</w:t>
      </w:r>
      <w:hyperlink w:anchor="_ENREF_65" w:tooltip="Kramer, 1968 #398" w:history="1">
        <w:r w:rsidR="00886D37" w:rsidRPr="00127044">
          <w:rPr>
            <w:rFonts w:ascii="Times New Roman" w:hAnsi="Times New Roman"/>
            <w:noProof/>
          </w:rPr>
          <w:t>p. 312</w:t>
        </w:r>
      </w:hyperlink>
      <w:r w:rsidR="00877F12" w:rsidRPr="00127044">
        <w:rPr>
          <w:rFonts w:ascii="Times New Roman" w:hAnsi="Times New Roman"/>
          <w:noProof/>
        </w:rPr>
        <w:t>)</w:t>
      </w:r>
      <w:r w:rsidR="00E6099C" w:rsidRPr="00127044">
        <w:rPr>
          <w:rFonts w:ascii="Times New Roman" w:hAnsi="Times New Roman"/>
        </w:rPr>
        <w:fldChar w:fldCharType="end"/>
      </w:r>
      <w:r w:rsidR="00747721" w:rsidRPr="00127044">
        <w:rPr>
          <w:rFonts w:ascii="Times New Roman" w:hAnsi="Times New Roman"/>
        </w:rPr>
        <w:t>.</w:t>
      </w:r>
      <w:r w:rsidR="00997BB2" w:rsidRPr="00127044">
        <w:rPr>
          <w:rFonts w:ascii="Times New Roman" w:hAnsi="Times New Roman"/>
        </w:rPr>
        <w:t xml:space="preserve"> </w:t>
      </w:r>
      <w:r w:rsidR="00103FF2" w:rsidRPr="00127044">
        <w:rPr>
          <w:rFonts w:ascii="Times New Roman" w:hAnsi="Times New Roman"/>
        </w:rPr>
        <w:t>Theirs was part of a larger s</w:t>
      </w:r>
      <w:r w:rsidR="00997BB2" w:rsidRPr="00127044">
        <w:rPr>
          <w:rFonts w:ascii="Times New Roman" w:hAnsi="Times New Roman"/>
        </w:rPr>
        <w:t xml:space="preserve">tudy </w:t>
      </w:r>
      <w:r w:rsidR="00103FF2" w:rsidRPr="00127044">
        <w:rPr>
          <w:rFonts w:ascii="Times New Roman" w:hAnsi="Times New Roman"/>
        </w:rPr>
        <w:t xml:space="preserve">that also </w:t>
      </w:r>
      <w:r w:rsidR="00997BB2" w:rsidRPr="00127044">
        <w:rPr>
          <w:rFonts w:ascii="Times New Roman" w:hAnsi="Times New Roman"/>
        </w:rPr>
        <w:t>found that library use correlated with higher grades</w:t>
      </w:r>
      <w:r w:rsidR="00A97B30"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&lt;EndNote&gt;&lt;Cite&gt;&lt;Author&gt;Barkey&lt;/Author&gt;&lt;Year&gt;1965&lt;/Year&gt;&lt;RecNum&gt;399&lt;/RecNum&gt;&lt;record&gt;&lt;rec-number&gt;399&lt;/rec-number&gt;&lt;foreign-keys&gt;&lt;key app="EN" db-id="trdvwvf9m00zd4es0eavtr0g5zf90pzwzsw5"&gt;399&lt;/key&gt;&lt;/foreign-keys&gt;&lt;ref-type name="Journal Article"&gt;17&lt;/ref-type&gt;&lt;contributors&gt;&lt;authors&gt;&lt;author&gt;Barkey, Patrick&lt;/author&gt;&lt;/authors&gt;&lt;/contributors&gt;&lt;titles&gt;&lt;title&gt;Patterns of student use of a college library&lt;/title&gt;&lt;secondary-title&gt;College and Research Libraries&lt;/secondary-title&gt;&lt;/titles&gt;&lt;periodical&gt;&lt;full-title&gt;College and Research Libraries&lt;/full-title&gt;&lt;/periodical&gt;&lt;pages&gt;115-118&lt;/pages&gt;&lt;volume&gt;26&lt;/volume&gt;&lt;number&gt;2&lt;/number&gt;&lt;dates&gt;&lt;year&gt;1965&lt;/year&gt;&lt;/dates&gt;&lt;urls&gt;&lt;/urls&gt;&lt;/record&gt;&lt;/Cite&gt;&lt;/EndNote&gt;</w:instrText>
      </w:r>
      <w:r w:rsidR="00E6099C" w:rsidRPr="00127044">
        <w:rPr>
          <w:rFonts w:ascii="Times New Roman" w:hAnsi="Times New Roman"/>
        </w:rPr>
        <w:fldChar w:fldCharType="separate"/>
      </w:r>
      <w:r w:rsidR="00A97B30" w:rsidRPr="00127044">
        <w:rPr>
          <w:rFonts w:ascii="Times New Roman" w:hAnsi="Times New Roman"/>
          <w:noProof/>
        </w:rPr>
        <w:t>(</w:t>
      </w:r>
      <w:hyperlink w:anchor="_ENREF_20" w:tooltip="Barkey, 1965 #399" w:history="1">
        <w:r w:rsidR="00886D37" w:rsidRPr="00127044">
          <w:rPr>
            <w:rFonts w:ascii="Times New Roman" w:hAnsi="Times New Roman"/>
            <w:noProof/>
          </w:rPr>
          <w:t>Barkey, 1965</w:t>
        </w:r>
      </w:hyperlink>
      <w:r w:rsidR="00A97B30" w:rsidRPr="00127044">
        <w:rPr>
          <w:rFonts w:ascii="Times New Roman" w:hAnsi="Times New Roman"/>
          <w:noProof/>
        </w:rPr>
        <w:t>)</w:t>
      </w:r>
      <w:r w:rsidR="00E6099C" w:rsidRPr="00127044">
        <w:rPr>
          <w:rFonts w:ascii="Times New Roman" w:hAnsi="Times New Roman"/>
        </w:rPr>
        <w:fldChar w:fldCharType="end"/>
      </w:r>
      <w:r w:rsidR="00A97B30" w:rsidRPr="00127044">
        <w:rPr>
          <w:rFonts w:ascii="Times New Roman" w:hAnsi="Times New Roman"/>
        </w:rPr>
        <w:t>.</w:t>
      </w:r>
    </w:p>
    <w:p w:rsidR="00E70C74" w:rsidRPr="00127044" w:rsidRDefault="00A45D1E" w:rsidP="00A45D1E">
      <w:pPr>
        <w:spacing w:line="480" w:lineRule="auto"/>
        <w:ind w:firstLine="720"/>
        <w:rPr>
          <w:rFonts w:ascii="Times New Roman" w:hAnsi="Times New Roman"/>
        </w:rPr>
      </w:pPr>
      <w:r w:rsidRPr="00127044">
        <w:rPr>
          <w:rFonts w:ascii="Times New Roman" w:hAnsi="Times New Roman"/>
        </w:rPr>
        <w:t xml:space="preserve">In a study conducted at Louisiana State University, </w:t>
      </w:r>
      <w:r w:rsidR="00DD4A02" w:rsidRPr="00127044">
        <w:rPr>
          <w:rFonts w:ascii="Times New Roman" w:hAnsi="Times New Roman"/>
        </w:rPr>
        <w:t xml:space="preserve">Wilder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ExcludeAuth="1"&gt;&lt;Author&gt;Wilder&lt;/Author&gt;&lt;Year&gt;1990&lt;/Year&gt;&lt;RecNum&gt;400&lt;/RecNum&gt;&lt;record&gt;&lt;rec-number&gt;400&lt;/rec-number&gt;&lt;foreign-keys&gt;&lt;key app="EN" db-id="trdvwvf9m00zd4es0eavtr0g5zf90pzwzsw5"&gt;400&lt;/key&gt;&lt;/foreign-keys&gt;&lt;ref-type name="Journal Article"&gt;17&lt;/ref-type&gt;&lt;contributors&gt;&lt;authors&gt;&lt;author&gt;Wilder, Stanley&lt;/author&gt;&lt;/authors&gt;&lt;/contributors&gt;&lt;titles&gt;&lt;title&gt;Library jobs and student retention&lt;/title&gt;&lt;secondary-title&gt;College &amp;amp; Research Libraries News&lt;/secondary-title&gt;&lt;/titles&gt;&lt;periodical&gt;&lt;full-title&gt;College &amp;amp; Research Libraries News&lt;/full-title&gt;&lt;/periodical&gt;&lt;pages&gt;1035-1038&lt;/pages&gt;&lt;volume&gt;51&lt;/volume&gt;&lt;number&gt;11&lt;/number&gt;&lt;dates&gt;&lt;year&gt;1990&lt;/year&gt;&lt;/dates&gt;&lt;publisher&gt;Association of College and Research Libraries&lt;/publisher&gt;&lt;urls&gt;&lt;/urls&gt;&lt;/record&gt;&lt;/Cite&gt;&lt;/EndNote&gt;</w:instrText>
      </w:r>
      <w:r w:rsidR="00E6099C" w:rsidRPr="00127044">
        <w:rPr>
          <w:rFonts w:ascii="Times New Roman" w:hAnsi="Times New Roman"/>
        </w:rPr>
        <w:fldChar w:fldCharType="separate"/>
      </w:r>
      <w:r w:rsidR="00E25279" w:rsidRPr="00127044">
        <w:rPr>
          <w:rFonts w:ascii="Times New Roman" w:hAnsi="Times New Roman"/>
          <w:noProof/>
        </w:rPr>
        <w:t>(</w:t>
      </w:r>
      <w:hyperlink w:anchor="_ENREF_123" w:tooltip="Wilder, 1990 #400" w:history="1">
        <w:r w:rsidR="00886D37" w:rsidRPr="00127044">
          <w:rPr>
            <w:rFonts w:ascii="Times New Roman" w:hAnsi="Times New Roman"/>
            <w:noProof/>
          </w:rPr>
          <w:t>1990</w:t>
        </w:r>
      </w:hyperlink>
      <w:r w:rsidR="00E25279" w:rsidRPr="00127044">
        <w:rPr>
          <w:rFonts w:ascii="Times New Roman" w:hAnsi="Times New Roman"/>
          <w:noProof/>
        </w:rPr>
        <w:t>)</w:t>
      </w:r>
      <w:r w:rsidR="00E6099C" w:rsidRPr="00127044">
        <w:rPr>
          <w:rFonts w:ascii="Times New Roman" w:hAnsi="Times New Roman"/>
        </w:rPr>
        <w:fldChar w:fldCharType="end"/>
      </w:r>
      <w:r w:rsidR="00E25279" w:rsidRPr="00127044">
        <w:rPr>
          <w:rFonts w:ascii="Times New Roman" w:hAnsi="Times New Roman"/>
        </w:rPr>
        <w:t xml:space="preserve"> </w:t>
      </w:r>
      <w:r w:rsidR="00DD4A02" w:rsidRPr="00127044">
        <w:rPr>
          <w:rFonts w:ascii="Times New Roman" w:hAnsi="Times New Roman"/>
        </w:rPr>
        <w:t>found that library jobs improved student retention</w:t>
      </w:r>
      <w:r w:rsidRPr="00127044">
        <w:rPr>
          <w:rFonts w:ascii="Times New Roman" w:hAnsi="Times New Roman"/>
        </w:rPr>
        <w:t xml:space="preserve">, arguing that exposure to the library and its resources were a positive influence. At </w:t>
      </w:r>
      <w:r w:rsidR="00997BB2" w:rsidRPr="00127044">
        <w:rPr>
          <w:rFonts w:ascii="Times New Roman" w:hAnsi="Times New Roman"/>
        </w:rPr>
        <w:t>Loyola University</w:t>
      </w:r>
      <w:r w:rsidRPr="00127044">
        <w:rPr>
          <w:rFonts w:ascii="Times New Roman" w:hAnsi="Times New Roman"/>
        </w:rPr>
        <w:t xml:space="preserve"> in</w:t>
      </w:r>
      <w:r w:rsidR="00997BB2" w:rsidRPr="00127044">
        <w:rPr>
          <w:rFonts w:ascii="Times New Roman" w:hAnsi="Times New Roman"/>
        </w:rPr>
        <w:t xml:space="preserve"> New Orleans</w:t>
      </w:r>
      <w:r w:rsidRPr="00127044">
        <w:rPr>
          <w:rFonts w:ascii="Times New Roman" w:hAnsi="Times New Roman"/>
        </w:rPr>
        <w:t xml:space="preserve">, Rushing and Poole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ExcludeAuth="1"&gt;&lt;Author&gt;Rushing&lt;/Author&gt;&lt;Year&gt;2002&lt;/Year&gt;&lt;RecNum&gt;60&lt;/RecNum&gt;&lt;record&gt;&lt;rec-number&gt;60&lt;/rec-number&gt;&lt;foreign-keys&gt;&lt;key app="EN" db-id="trdvwvf9m00zd4es0eavtr0g5zf90pzwzsw5"&gt;60&lt;/key&gt;&lt;/foreign-keys&gt;&lt;ref-type name="Book Section"&gt;5&lt;/ref-type&gt;&lt;contributors&gt;&lt;authors&gt;&lt;author&gt;Rushing, Darla &lt;/author&gt;&lt;author&gt;Poole, Deborah &lt;/author&gt;&lt;/authors&gt;&lt;secondary-authors&gt;&lt;author&gt;Kelly, Maurie Caitlin &lt;/author&gt;&lt;author&gt;Kross, Andrea&lt;/author&gt;&lt;/secondary-authors&gt;&lt;/contributors&gt;&lt;titles&gt;&lt;title&gt;The role of the library in student retention&lt;/title&gt;&lt;secondary-title&gt;Making the grade: academic libraries and student success&lt;/secondary-title&gt;&lt;/titles&gt;&lt;pages&gt;91-102&lt;/pages&gt;&lt;keywords&gt;&lt;keyword&gt;Academic libraries -- Aims and objectives -- United States.&lt;/keyword&gt;&lt;keyword&gt;Library orientation for college students -- United States.&lt;/keyword&gt;&lt;keyword&gt;Academic libraries -- Relations with faculty and curriculum -- United States.&lt;/keyword&gt;&lt;keyword&gt;Libraries and students -- United States.&lt;/keyword&gt;&lt;keyword&gt;Bibliothèques universitaires -- Finalités -- États-Unis.&lt;/keyword&gt;&lt;keyword&gt;Étudiants -- Initiation à la bibliothèque -- États-Unis.&lt;/keyword&gt;&lt;keyword&gt;Bibliothèques universitaires -- États-Unis -- Relations avec le corps enseignant et le programme d&amp;apos;études.&lt;/keyword&gt;&lt;keyword&gt;Bibliothèques et étudiants -- États-Unis.&lt;/keyword&gt;&lt;keyword&gt;Universiteitsbibliotheken.&lt;/keyword&gt;&lt;keyword&gt;Doelstellingen.&lt;/keyword&gt;&lt;keyword&gt;Bibliotheekinstructie.&lt;/keyword&gt;&lt;keyword&gt;Studenten.&lt;/keyword&gt;&lt;/keywords&gt;&lt;dates&gt;&lt;year&gt;2002&lt;/year&gt;&lt;/dates&gt;&lt;pub-location&gt;Chicago&lt;/pub-location&gt;&lt;publisher&gt;Association of College and Research Libraries&lt;/publisher&gt;&lt;isbn&gt;ISBN: 0838981771 (pbk. : alk. paper); 9780838981771 (pbk. : alk. paper) LCCN: 2001-7575&lt;/isbn&gt;&lt;accession-num&gt;OCLC: 48559503&lt;/accession-num&gt;&lt;call-num&gt;LC: Z675.U5; Dewey: 027.7/0973&lt;/call-num&gt;&lt;urls&gt;&lt;/urls&gt;&lt;remote-database-name&gt;WorldCat&lt;/remote-database-name&gt;&lt;remote-database-provider&gt;Oclc&lt;/remote-database-provider&gt;&lt;language&gt;English&lt;/language&gt;&lt;/record&gt;&lt;/Cite&gt;&lt;/EndNote&gt;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6F27D7" w:rsidRPr="00127044">
        <w:rPr>
          <w:rFonts w:ascii="Times New Roman" w:hAnsi="Times New Roman"/>
          <w:noProof/>
        </w:rPr>
        <w:t>(</w:t>
      </w:r>
      <w:hyperlink w:anchor="_ENREF_103" w:tooltip="Rushing, 2002 #60" w:history="1">
        <w:r w:rsidR="00886D37" w:rsidRPr="00127044">
          <w:rPr>
            <w:rFonts w:ascii="Times New Roman" w:hAnsi="Times New Roman"/>
            <w:noProof/>
          </w:rPr>
          <w:t>2002</w:t>
        </w:r>
      </w:hyperlink>
      <w:r w:rsidR="006F27D7" w:rsidRPr="00127044">
        <w:rPr>
          <w:rFonts w:ascii="Times New Roman" w:hAnsi="Times New Roman"/>
          <w:noProof/>
        </w:rPr>
        <w:t>)</w:t>
      </w:r>
      <w:r w:rsidR="00E6099C" w:rsidRPr="00127044">
        <w:rPr>
          <w:rFonts w:ascii="Times New Roman" w:hAnsi="Times New Roman"/>
        </w:rPr>
        <w:fldChar w:fldCharType="end"/>
      </w:r>
      <w:r w:rsidR="00747721" w:rsidRPr="00127044">
        <w:rPr>
          <w:rFonts w:ascii="Times New Roman" w:hAnsi="Times New Roman"/>
        </w:rPr>
        <w:t xml:space="preserve"> reported</w:t>
      </w:r>
      <w:r w:rsidRPr="00127044">
        <w:rPr>
          <w:rFonts w:ascii="Times New Roman" w:hAnsi="Times New Roman"/>
        </w:rPr>
        <w:t xml:space="preserve"> similar results, finding </w:t>
      </w:r>
      <w:r w:rsidR="00997BB2" w:rsidRPr="00127044">
        <w:rPr>
          <w:rFonts w:ascii="Times New Roman" w:hAnsi="Times New Roman"/>
        </w:rPr>
        <w:t xml:space="preserve">that students who had worked in the library graduated at a higher rate </w:t>
      </w:r>
      <w:r w:rsidR="00B10F47" w:rsidRPr="00127044">
        <w:rPr>
          <w:rFonts w:ascii="Times New Roman" w:hAnsi="Times New Roman"/>
        </w:rPr>
        <w:t xml:space="preserve">than the student body, discovering that 61.5% had graduated, </w:t>
      </w:r>
      <w:r w:rsidR="00B10F47" w:rsidRPr="00127044">
        <w:rPr>
          <w:rFonts w:ascii="Times New Roman" w:hAnsi="Times New Roman"/>
        </w:rPr>
        <w:lastRenderedPageBreak/>
        <w:t xml:space="preserve">which was “significantly higher than the university’s four-year average of 31 to 38 percent”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ExcludeYear="1"&gt;&lt;Author&gt;Rushing&lt;/Author&gt;&lt;Year&gt;2002&lt;/Year&gt;&lt;RecNum&gt;60&lt;/RecNum&gt;&lt;Pages&gt;93&lt;/Pages&gt;&lt;record&gt;&lt;rec-number&gt;60&lt;/rec-number&gt;&lt;foreign-keys&gt;&lt;key app="EN" db-id="trdvwvf9m00zd4es0eavtr0g5zf90pzwzsw5"&gt;60&lt;/key&gt;&lt;/foreign-keys&gt;&lt;ref-type name="Book Section"&gt;5&lt;/ref-type&gt;&lt;contributors&gt;&lt;authors&gt;&lt;author&gt;Rushing, Darla &lt;/author&gt;&lt;author&gt;Poole, Deborah &lt;/author&gt;&lt;/authors&gt;&lt;secondary-authors&gt;&lt;author&gt;Kelly, Maurie Caitlin &lt;/author&gt;&lt;author&gt;Kross, Andrea&lt;/author&gt;&lt;/secondary-authors&gt;&lt;/contributors&gt;&lt;titles&gt;&lt;title&gt;The role of the library in student retention&lt;/title&gt;&lt;secondary-title&gt;Making the grade: academic libraries and student success&lt;/secondary-title&gt;&lt;/titles&gt;&lt;pages&gt;91-102&lt;/pages&gt;&lt;keywords&gt;&lt;keyword&gt;Academic libraries -- Aims and objectives -- United States.&lt;/keyword&gt;&lt;keyword&gt;Library orientation for college students -- United States.&lt;/keyword&gt;&lt;keyword&gt;Academic libraries -- Relations with faculty and curriculum -- United States.&lt;/keyword&gt;&lt;keyword&gt;Libraries and students -- United States.&lt;/keyword&gt;&lt;keyword&gt;Bibliothèques universitaires -- Finalités -- États-Unis.&lt;/keyword&gt;&lt;keyword&gt;Étudiants -- Initiation à la bibliothèque -- États-Unis.&lt;/keyword&gt;&lt;keyword&gt;Bibliothèques universitaires -- États-Unis -- Relations avec le corps enseignant et le programme d&amp;apos;études.&lt;/keyword&gt;&lt;keyword&gt;Bibliothèques et étudiants -- États-Unis.&lt;/keyword&gt;&lt;keyword&gt;Universiteitsbibliotheken.&lt;/keyword&gt;&lt;keyword&gt;Doelstellingen.&lt;/keyword&gt;&lt;keyword&gt;Bibliotheekinstructie.&lt;/keyword&gt;&lt;keyword&gt;Studenten.&lt;/keyword&gt;&lt;/keywords&gt;&lt;dates&gt;&lt;year&gt;2002&lt;/year&gt;&lt;/dates&gt;&lt;pub-location&gt;Chicago&lt;/pub-location&gt;&lt;publisher&gt;Association of College and Research Libraries&lt;/publisher&gt;&lt;isbn&gt;ISBN: 0838981771 (pbk. : alk. paper); 9780838981771 (pbk. : alk. paper) LCCN: 2001-7575&lt;/isbn&gt;&lt;accession-num&gt;OCLC: 48559503&lt;/accession-num&gt;&lt;call-num&gt;LC: Z675.U5; Dewey: 027.7/0973&lt;/call-num&gt;&lt;urls&gt;&lt;/urls&gt;&lt;remote-database-name&gt;WorldCat&lt;/remote-database-name&gt;&lt;remote-database-provider&gt;Oclc&lt;/remote-database-provider&gt;&lt;language&gt;English&lt;/language&gt;&lt;/record&gt;&lt;/Cite&gt;&lt;/EndNote&gt;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6F27D7" w:rsidRPr="00127044">
        <w:rPr>
          <w:rFonts w:ascii="Times New Roman" w:hAnsi="Times New Roman"/>
          <w:noProof/>
        </w:rPr>
        <w:t>(</w:t>
      </w:r>
      <w:hyperlink w:anchor="_ENREF_103" w:tooltip="Rushing, 2002 #60" w:history="1">
        <w:r w:rsidR="00886D37" w:rsidRPr="00127044">
          <w:rPr>
            <w:rFonts w:ascii="Times New Roman" w:hAnsi="Times New Roman"/>
            <w:noProof/>
          </w:rPr>
          <w:t>p. 93</w:t>
        </w:r>
      </w:hyperlink>
      <w:r w:rsidR="006F27D7" w:rsidRPr="00127044">
        <w:rPr>
          <w:rFonts w:ascii="Times New Roman" w:hAnsi="Times New Roman"/>
          <w:noProof/>
        </w:rPr>
        <w:t>)</w:t>
      </w:r>
      <w:r w:rsidR="00E6099C" w:rsidRPr="00127044">
        <w:rPr>
          <w:rFonts w:ascii="Times New Roman" w:hAnsi="Times New Roman"/>
        </w:rPr>
        <w:fldChar w:fldCharType="end"/>
      </w:r>
      <w:r w:rsidR="00B10F47" w:rsidRPr="00127044">
        <w:rPr>
          <w:rFonts w:ascii="Times New Roman" w:hAnsi="Times New Roman"/>
        </w:rPr>
        <w:t xml:space="preserve">. </w:t>
      </w:r>
      <w:r w:rsidRPr="00127044">
        <w:rPr>
          <w:rFonts w:ascii="Times New Roman" w:hAnsi="Times New Roman"/>
        </w:rPr>
        <w:t xml:space="preserve">In </w:t>
      </w:r>
      <w:r w:rsidR="00C50A8B" w:rsidRPr="00127044">
        <w:rPr>
          <w:rFonts w:ascii="Times New Roman" w:hAnsi="Times New Roman"/>
        </w:rPr>
        <w:t>neither</w:t>
      </w:r>
      <w:r w:rsidRPr="00127044">
        <w:rPr>
          <w:rFonts w:ascii="Times New Roman" w:hAnsi="Times New Roman"/>
        </w:rPr>
        <w:t xml:space="preserve"> case is there </w:t>
      </w:r>
      <w:r w:rsidR="00B10F47" w:rsidRPr="00127044">
        <w:rPr>
          <w:rFonts w:ascii="Times New Roman" w:hAnsi="Times New Roman"/>
        </w:rPr>
        <w:t>evidence of statistical analysis or of controlling for othe</w:t>
      </w:r>
      <w:r w:rsidRPr="00127044">
        <w:rPr>
          <w:rFonts w:ascii="Times New Roman" w:hAnsi="Times New Roman"/>
        </w:rPr>
        <w:t xml:space="preserve">r possible explanatory factors – </w:t>
      </w:r>
      <w:r w:rsidR="00B10F47" w:rsidRPr="00127044">
        <w:rPr>
          <w:rFonts w:ascii="Times New Roman" w:hAnsi="Times New Roman"/>
        </w:rPr>
        <w:t xml:space="preserve">such as </w:t>
      </w:r>
      <w:r w:rsidRPr="00127044">
        <w:rPr>
          <w:rFonts w:ascii="Times New Roman" w:hAnsi="Times New Roman"/>
        </w:rPr>
        <w:t xml:space="preserve">on-campus </w:t>
      </w:r>
      <w:r w:rsidR="00B10F47" w:rsidRPr="00127044">
        <w:rPr>
          <w:rFonts w:ascii="Times New Roman" w:hAnsi="Times New Roman"/>
        </w:rPr>
        <w:t>employment, for instanc</w:t>
      </w:r>
      <w:r w:rsidR="00A97B30" w:rsidRPr="00127044">
        <w:rPr>
          <w:rFonts w:ascii="Times New Roman" w:hAnsi="Times New Roman"/>
        </w:rPr>
        <w:t>e</w:t>
      </w:r>
      <w:r w:rsidR="00EB3EB7" w:rsidRPr="00127044">
        <w:rPr>
          <w:rFonts w:ascii="Times New Roman" w:hAnsi="Times New Roman"/>
        </w:rPr>
        <w:t>. B</w:t>
      </w:r>
      <w:r w:rsidR="00DD38A9" w:rsidRPr="00127044">
        <w:rPr>
          <w:rFonts w:ascii="Times New Roman" w:hAnsi="Times New Roman"/>
        </w:rPr>
        <w:t>ut</w:t>
      </w:r>
      <w:r w:rsidR="00EB3EB7" w:rsidRPr="00127044">
        <w:rPr>
          <w:rFonts w:ascii="Times New Roman" w:hAnsi="Times New Roman"/>
        </w:rPr>
        <w:t>,</w:t>
      </w:r>
      <w:r w:rsidR="00DD38A9" w:rsidRPr="00127044">
        <w:rPr>
          <w:rFonts w:ascii="Times New Roman" w:hAnsi="Times New Roman"/>
        </w:rPr>
        <w:t xml:space="preserve"> the findings are none-the-less </w:t>
      </w:r>
      <w:r w:rsidR="00EB3EB7" w:rsidRPr="00127044">
        <w:rPr>
          <w:rFonts w:ascii="Times New Roman" w:hAnsi="Times New Roman"/>
        </w:rPr>
        <w:t>interesting</w:t>
      </w:r>
      <w:r w:rsidR="00A97B30" w:rsidRPr="00127044">
        <w:rPr>
          <w:rFonts w:ascii="Times New Roman" w:hAnsi="Times New Roman"/>
        </w:rPr>
        <w:t xml:space="preserve">. </w:t>
      </w:r>
    </w:p>
    <w:p w:rsidR="00336DC2" w:rsidRPr="00127044" w:rsidRDefault="006F78C7" w:rsidP="006F78C7">
      <w:pPr>
        <w:spacing w:line="480" w:lineRule="auto"/>
        <w:ind w:firstLine="720"/>
        <w:rPr>
          <w:rFonts w:ascii="Times New Roman" w:hAnsi="Times New Roman"/>
        </w:rPr>
      </w:pPr>
      <w:r w:rsidRPr="00127044">
        <w:rPr>
          <w:rFonts w:ascii="Times New Roman" w:hAnsi="Times New Roman"/>
        </w:rPr>
        <w:t>Only recently has research looked directly at the relationship between academic libraries and persistence</w:t>
      </w:r>
      <w:r w:rsidR="00D20AB8" w:rsidRPr="00127044">
        <w:rPr>
          <w:rFonts w:ascii="Times New Roman" w:hAnsi="Times New Roman"/>
        </w:rPr>
        <w:t xml:space="preserve"> across multiple institutions</w:t>
      </w:r>
      <w:r w:rsidRPr="00127044">
        <w:rPr>
          <w:rFonts w:ascii="Times New Roman" w:hAnsi="Times New Roman"/>
        </w:rPr>
        <w:t xml:space="preserve">. </w:t>
      </w:r>
      <w:r w:rsidR="0021623C" w:rsidRPr="00127044">
        <w:rPr>
          <w:rFonts w:ascii="Times New Roman" w:hAnsi="Times New Roman"/>
        </w:rPr>
        <w:t xml:space="preserve">Mezick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ExcludeAuth="1"&gt;&lt;Author&gt;Mezick&lt;/Author&gt;&lt;Year&gt;2007&lt;/Year&gt;&lt;RecNum&gt;55&lt;/RecNum&gt;&lt;DisplayText&gt;(2007)&lt;/DisplayText&gt;&lt;record&gt;&lt;rec-number&gt;55&lt;/rec-number&gt;&lt;foreign-keys&gt;&lt;key app="EN" db-id="trdvwvf9m00zd4es0eavtr0g5zf90pzwzsw5"&gt;55&lt;/key&gt;&lt;/foreign-keys&gt;&lt;ref-type name="Journal Article"&gt;17&lt;/ref-type&gt;&lt;contributors&gt;&lt;authors&gt;&lt;author&gt;Mezick, Elizabeth M.&lt;/author&gt;&lt;/authors&gt;&lt;/contributors&gt;&lt;titles&gt;&lt;title&gt;Return on Investment: Libraries and Student Retention&lt;/title&gt;&lt;secondary-title&gt;Journal of Academic Librarianship&lt;/secondary-title&gt;&lt;alt-title&gt;Journal of Academic Librarianship&lt;/alt-title&gt;&lt;/titles&gt;&lt;periodical&gt;&lt;full-title&gt;Journal of Academic Librarianship&lt;/full-title&gt;&lt;/periodical&gt;&lt;alt-periodical&gt;&lt;full-title&gt;Journal of Academic Librarianship&lt;/full-title&gt;&lt;/alt-periodical&gt;&lt;pages&gt;561-566&lt;/pages&gt;&lt;volume&gt;33&lt;/volume&gt;&lt;number&gt;5&lt;/number&gt;&lt;keywords&gt;&lt;keyword&gt;ASSOCIATION of Research Libraries&lt;/keyword&gt;&lt;keyword&gt;ASSOCIATION of College &amp;amp; Research Libraries&lt;/keyword&gt;&lt;keyword&gt;POSTSECONDARY education&lt;/keyword&gt;&lt;keyword&gt;NATIONAL Center for Education Statistics&lt;/keyword&gt;&lt;keyword&gt;STATISTICAL measurement&lt;/keyword&gt;&lt;keyword&gt;LIBRARY materials -- Digitization&lt;/keyword&gt;&lt;keyword&gt;LIBRARIANS&lt;/keyword&gt;&lt;/keywords&gt;&lt;dates&gt;&lt;year&gt;2007&lt;/year&gt;&lt;/dates&gt;&lt;urls&gt;&lt;related-urls&gt;&lt;url&gt;http://libproxy.unm.edu/login?url=http://search.ebscohost.com/login.aspx?direct=true&amp;amp;db=ehh&amp;amp;AN=27345906&amp;amp;loginpage=Login.asp&amp;amp;site=ehost-live&amp;amp;scope=site&lt;/url&gt;&lt;/related-urls&gt;&lt;/urls&gt;&lt;electronic-resource-num&gt;10.1016/j.acalib.2007.05.002&lt;/electronic-resource-num&gt;&lt;research-notes&gt;&lt;style face="normal" font="Times New Roman" size="100%"&gt;Mezick correlates traditional library input and output measures of expenditures, materials, salaries and finds moderate correlation with student retention. Though initially intriguing, her study proves weak because it doesn’t control for any non-library factors. Still, the correlations are a good starting point. &lt;/style&gt;&lt;/research-notes&gt;&lt;/record&gt;&lt;/Cite&gt;&lt;/EndNote&gt;</w:instrText>
      </w:r>
      <w:r w:rsidR="00E6099C" w:rsidRPr="00127044">
        <w:rPr>
          <w:rFonts w:ascii="Times New Roman" w:hAnsi="Times New Roman"/>
        </w:rPr>
        <w:fldChar w:fldCharType="separate"/>
      </w:r>
      <w:r w:rsidR="006F27D7" w:rsidRPr="00127044">
        <w:rPr>
          <w:rFonts w:ascii="Times New Roman" w:hAnsi="Times New Roman"/>
          <w:noProof/>
        </w:rPr>
        <w:t>(</w:t>
      </w:r>
      <w:hyperlink w:anchor="_ENREF_80" w:tooltip="Mezick, 2007 #55" w:history="1">
        <w:r w:rsidR="00886D37" w:rsidRPr="00127044">
          <w:rPr>
            <w:rFonts w:ascii="Times New Roman" w:hAnsi="Times New Roman"/>
            <w:noProof/>
          </w:rPr>
          <w:t>2007</w:t>
        </w:r>
      </w:hyperlink>
      <w:r w:rsidR="006F27D7" w:rsidRPr="00127044">
        <w:rPr>
          <w:rFonts w:ascii="Times New Roman" w:hAnsi="Times New Roman"/>
          <w:noProof/>
        </w:rPr>
        <w:t>)</w:t>
      </w:r>
      <w:r w:rsidR="00E6099C" w:rsidRPr="00127044">
        <w:rPr>
          <w:rFonts w:ascii="Times New Roman" w:hAnsi="Times New Roman"/>
        </w:rPr>
        <w:fldChar w:fldCharType="end"/>
      </w:r>
      <w:r w:rsidR="006F27D7" w:rsidRPr="00127044">
        <w:rPr>
          <w:rFonts w:ascii="Times New Roman" w:hAnsi="Times New Roman"/>
        </w:rPr>
        <w:t xml:space="preserve"> </w:t>
      </w:r>
      <w:r w:rsidR="00336DC2" w:rsidRPr="00127044">
        <w:rPr>
          <w:rFonts w:ascii="Times New Roman" w:hAnsi="Times New Roman"/>
        </w:rPr>
        <w:t>studied the relationship between</w:t>
      </w:r>
      <w:r w:rsidR="0021623C" w:rsidRPr="00127044">
        <w:rPr>
          <w:rFonts w:ascii="Times New Roman" w:hAnsi="Times New Roman"/>
        </w:rPr>
        <w:t xml:space="preserve"> traditional library input and output measures of expenditures, materials, </w:t>
      </w:r>
      <w:r w:rsidR="00336DC2" w:rsidRPr="00127044">
        <w:rPr>
          <w:rFonts w:ascii="Times New Roman" w:hAnsi="Times New Roman"/>
        </w:rPr>
        <w:t>and salaries with fall-to-fall retention rates and found that there was a</w:t>
      </w:r>
      <w:r w:rsidR="0021623C" w:rsidRPr="00127044">
        <w:rPr>
          <w:rFonts w:ascii="Times New Roman" w:hAnsi="Times New Roman"/>
        </w:rPr>
        <w:t xml:space="preserve"> moderate correlation</w:t>
      </w:r>
      <w:r w:rsidR="00336DC2" w:rsidRPr="00127044">
        <w:rPr>
          <w:rFonts w:ascii="Times New Roman" w:hAnsi="Times New Roman"/>
        </w:rPr>
        <w:t>, with the strongest correlations occurring at doctoral institutions</w:t>
      </w:r>
      <w:r w:rsidR="0021623C" w:rsidRPr="00127044">
        <w:rPr>
          <w:rFonts w:ascii="Times New Roman" w:hAnsi="Times New Roman"/>
        </w:rPr>
        <w:t xml:space="preserve">. </w:t>
      </w:r>
      <w:r w:rsidR="00E70C74" w:rsidRPr="00127044">
        <w:rPr>
          <w:rFonts w:ascii="Times New Roman" w:hAnsi="Times New Roman"/>
        </w:rPr>
        <w:t xml:space="preserve">Mezick </w:t>
      </w:r>
      <w:r w:rsidR="00336DC2" w:rsidRPr="00127044">
        <w:rPr>
          <w:rFonts w:ascii="Times New Roman" w:hAnsi="Times New Roman"/>
        </w:rPr>
        <w:t>did</w:t>
      </w:r>
      <w:r w:rsidR="00E70C74" w:rsidRPr="00127044">
        <w:rPr>
          <w:rFonts w:ascii="Times New Roman" w:hAnsi="Times New Roman"/>
        </w:rPr>
        <w:t xml:space="preserve"> not</w:t>
      </w:r>
      <w:r w:rsidR="0021623C" w:rsidRPr="00127044">
        <w:rPr>
          <w:rFonts w:ascii="Times New Roman" w:hAnsi="Times New Roman"/>
        </w:rPr>
        <w:t xml:space="preserve"> </w:t>
      </w:r>
      <w:r w:rsidR="00B16AE0" w:rsidRPr="00127044">
        <w:rPr>
          <w:rFonts w:ascii="Times New Roman" w:hAnsi="Times New Roman"/>
        </w:rPr>
        <w:t>control</w:t>
      </w:r>
      <w:r w:rsidR="0021623C" w:rsidRPr="00127044">
        <w:rPr>
          <w:rFonts w:ascii="Times New Roman" w:hAnsi="Times New Roman"/>
        </w:rPr>
        <w:t xml:space="preserve"> for any non-library factors</w:t>
      </w:r>
      <w:r w:rsidR="006F27D7" w:rsidRPr="00127044">
        <w:rPr>
          <w:rFonts w:ascii="Times New Roman" w:hAnsi="Times New Roman"/>
        </w:rPr>
        <w:t xml:space="preserve"> other than institution type</w:t>
      </w:r>
      <w:r w:rsidRPr="00127044">
        <w:rPr>
          <w:rFonts w:ascii="Times New Roman" w:hAnsi="Times New Roman"/>
        </w:rPr>
        <w:t>, but the correlations that she found are still intriguing</w:t>
      </w:r>
      <w:r w:rsidR="00D20AB8" w:rsidRPr="00127044">
        <w:rPr>
          <w:rFonts w:ascii="Times New Roman" w:hAnsi="Times New Roman"/>
        </w:rPr>
        <w:t xml:space="preserve"> and point to input and output measures potentially related to persistence</w:t>
      </w:r>
      <w:r w:rsidRPr="00127044">
        <w:rPr>
          <w:rFonts w:ascii="Times New Roman" w:hAnsi="Times New Roman"/>
        </w:rPr>
        <w:t xml:space="preserve">. </w:t>
      </w:r>
      <w:r w:rsidR="00336DC2" w:rsidRPr="00127044">
        <w:rPr>
          <w:rFonts w:ascii="Times New Roman" w:hAnsi="Times New Roman"/>
        </w:rPr>
        <w:t>Emmons and Wilkinson</w:t>
      </w:r>
      <w:r w:rsidR="00893D90"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ExcludeAuth="1"&gt;&lt;Author&gt;Emmons&lt;/Author&gt;&lt;Year&gt;2011&lt;/Year&gt;&lt;RecNum&gt;463&lt;/RecNum&gt;&lt;record&gt;&lt;rec-number&gt;463&lt;/rec-number&gt;&lt;foreign-keys&gt;&lt;key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rPr>
        <w:fldChar w:fldCharType="separate"/>
      </w:r>
      <w:r w:rsidR="00893D90" w:rsidRPr="00127044">
        <w:rPr>
          <w:rFonts w:ascii="Times New Roman" w:hAnsi="Times New Roman"/>
          <w:noProof/>
        </w:rPr>
        <w:t>(</w:t>
      </w:r>
      <w:hyperlink w:anchor="_ENREF_40" w:tooltip="Emmons, 2011 #463" w:history="1">
        <w:r w:rsidR="00886D37" w:rsidRPr="00127044">
          <w:rPr>
            <w:rFonts w:ascii="Times New Roman" w:hAnsi="Times New Roman"/>
            <w:noProof/>
          </w:rPr>
          <w:t>2011</w:t>
        </w:r>
      </w:hyperlink>
      <w:r w:rsidR="00893D90" w:rsidRPr="00127044">
        <w:rPr>
          <w:rFonts w:ascii="Times New Roman" w:hAnsi="Times New Roman"/>
          <w:noProof/>
        </w:rPr>
        <w:t>)</w:t>
      </w:r>
      <w:r w:rsidR="00E6099C" w:rsidRPr="00127044">
        <w:rPr>
          <w:rFonts w:ascii="Times New Roman" w:hAnsi="Times New Roman"/>
        </w:rPr>
        <w:fldChar w:fldCharType="end"/>
      </w:r>
      <w:r w:rsidR="00893D90" w:rsidRPr="00127044">
        <w:rPr>
          <w:rFonts w:ascii="Times New Roman" w:hAnsi="Times New Roman"/>
        </w:rPr>
        <w:t xml:space="preserve"> </w:t>
      </w:r>
      <w:r w:rsidR="00336DC2" w:rsidRPr="00127044">
        <w:rPr>
          <w:rFonts w:ascii="Times New Roman" w:hAnsi="Times New Roman"/>
        </w:rPr>
        <w:t>explored the relationship between traditional library input and output measures of staff, collections, use, and services with fall-to-fall retention and six-year graduation rates. A linear regression</w:t>
      </w:r>
      <w:r w:rsidR="0023096D" w:rsidRPr="00127044">
        <w:rPr>
          <w:rFonts w:ascii="Times New Roman" w:hAnsi="Times New Roman"/>
        </w:rPr>
        <w:t xml:space="preserve"> model</w:t>
      </w:r>
      <w:r w:rsidR="00336DC2" w:rsidRPr="00127044">
        <w:rPr>
          <w:rFonts w:ascii="Times New Roman" w:hAnsi="Times New Roman"/>
        </w:rPr>
        <w:t xml:space="preserve"> found that</w:t>
      </w:r>
      <w:r w:rsidR="00C22FF5" w:rsidRPr="00127044">
        <w:rPr>
          <w:rFonts w:ascii="Times New Roman" w:hAnsi="Times New Roman"/>
        </w:rPr>
        <w:t>, controlling for ethnicity and socioeconomic status,</w:t>
      </w:r>
      <w:r w:rsidR="00336DC2" w:rsidRPr="00127044">
        <w:rPr>
          <w:rFonts w:ascii="Times New Roman" w:hAnsi="Times New Roman"/>
        </w:rPr>
        <w:t xml:space="preserve"> a change in the ratio of library professional staff to students predicted a statistically significant positive relationship with both retention and graduation rates at Association of Research Libraries member libraries</w:t>
      </w:r>
      <w:r w:rsidR="00F65E99" w:rsidRPr="00127044">
        <w:rPr>
          <w:rFonts w:ascii="Times New Roman" w:hAnsi="Times New Roman"/>
        </w:rPr>
        <w:t>.</w:t>
      </w:r>
    </w:p>
    <w:p w:rsidR="00F36316" w:rsidRPr="00127044" w:rsidRDefault="00250AD3" w:rsidP="00F36316">
      <w:pPr>
        <w:spacing w:line="480" w:lineRule="auto"/>
        <w:ind w:firstLine="720"/>
        <w:rPr>
          <w:rFonts w:ascii="Times New Roman" w:hAnsi="Times New Roman"/>
        </w:rPr>
      </w:pPr>
      <w:r w:rsidRPr="00127044">
        <w:rPr>
          <w:rFonts w:ascii="Times New Roman" w:hAnsi="Times New Roman"/>
        </w:rPr>
        <w:t xml:space="preserve">Other multi-institutional research has looked at the library under the broader umbrella of </w:t>
      </w:r>
      <w:r w:rsidR="007067CE" w:rsidRPr="00127044">
        <w:rPr>
          <w:rFonts w:ascii="Times New Roman" w:hAnsi="Times New Roman"/>
        </w:rPr>
        <w:t>expenditures</w:t>
      </w:r>
      <w:r w:rsidRPr="00127044">
        <w:rPr>
          <w:rFonts w:ascii="Times New Roman" w:hAnsi="Times New Roman"/>
        </w:rPr>
        <w:t xml:space="preserve">. </w:t>
      </w:r>
      <w:r w:rsidR="00F36316" w:rsidRPr="00127044">
        <w:rPr>
          <w:rFonts w:ascii="Times New Roman" w:hAnsi="Times New Roman"/>
        </w:rPr>
        <w:t xml:space="preserve">Gansemer-Topf and Schuh (2006) investigated how institutional expenditures contribute to retention and graduation. They “found that there is a relationship between organizational behavior (i.e. resource allocation and institutional selectivity) and retention and graduation rates”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ExcludeYear="1"&gt;&lt;Author&gt;Gansemer-Topf&lt;/Author&gt;&lt;Year&gt;2006&lt;/Year&gt;&lt;RecNum&gt;121&lt;/RecNum&gt;&lt;Pages&gt;629&lt;/Pages&gt;&lt;record&gt;&lt;rec-number&gt;121&lt;/rec-number&gt;&lt;foreign-keys&gt;&lt;key app="EN" db-id="trdvwvf9m00zd4es0eavtr0g5zf90pzwzsw5"&gt;121&lt;/key&gt;&lt;/foreign-keys&gt;&lt;ref-type name="Journal Article"&gt;17&lt;/ref-type&gt;&lt;contributors&gt;&lt;authors&gt;&lt;author&gt;Gansemer-Topf, Ann M.&lt;/author&gt;&lt;author&gt;Schuh, John H.&lt;/author&gt;&lt;/authors&gt;&lt;/contributors&gt;&lt;titles&gt;&lt;title&gt;Institutional Selectivity and Institutional Expenditures: Examining Organizational Factors that Contribute to Retention and Graduation&lt;/title&gt;&lt;secondary-title&gt;Research in Higher Education&lt;/secondary-title&gt;&lt;/titles&gt;&lt;periodical&gt;&lt;full-title&gt;Research in Higher Education&lt;/full-title&gt;&lt;/periodical&gt;&lt;pages&gt;613-642&lt;/pages&gt;&lt;volume&gt;47&lt;/volume&gt;&lt;number&gt;6&lt;/number&gt;&lt;keywords&gt;&lt;keyword&gt;COLLEGE students&lt;/keyword&gt;&lt;keyword&gt;UNIVERSITIES &amp;amp; colleges&lt;/keyword&gt;&lt;keyword&gt;GRADUATION (Education)&lt;/keyword&gt;&lt;keyword&gt;COLLEGE dropouts&lt;/keyword&gt;&lt;keyword&gt;ACADEMIC achievement&lt;/keyword&gt;&lt;keyword&gt;STUDENT aid&lt;/keyword&gt;&lt;keyword&gt;RESOURCE allocation&lt;/keyword&gt;&lt;keyword&gt;ORGANIZATIONAL behavior&lt;/keyword&gt;&lt;keyword&gt;EDUCATION, Higher&lt;/keyword&gt;&lt;keyword&gt;SELECTIVITY (Psychology)&lt;/keyword&gt;&lt;keyword&gt;finance&lt;/keyword&gt;&lt;keyword&gt;graduation&lt;/keyword&gt;&lt;keyword&gt;higher education&lt;/keyword&gt;&lt;keyword&gt;retention&lt;/keyword&gt;&lt;keyword&gt;small colleges&lt;/keyword&gt;&lt;/keywords&gt;&lt;dates&gt;&lt;year&gt;2006&lt;/year&gt;&lt;/dates&gt;&lt;publisher&gt;Springer Science &amp;amp; Business Media B.V.&lt;/publisher&gt;&lt;isbn&gt;03610365&lt;/isbn&gt;&lt;urls&gt;&lt;related-urls&gt;&lt;url&gt;http://libproxy.unm.edu/login?url=http://search.ebscohost.com/login.aspx?direct=true&amp;amp;db=a9h&amp;amp;AN=21029108&amp;amp;site=ehost-live&amp;amp;scope=site&lt;/url&gt;&lt;/related-urls&gt;&lt;/urls&gt;&lt;electronic-resource-num&gt;10.1007/s11162-006-9009-4&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4F598C" w:rsidRPr="00127044">
        <w:rPr>
          <w:rFonts w:ascii="Times New Roman" w:hAnsi="Times New Roman"/>
          <w:noProof/>
        </w:rPr>
        <w:t>(</w:t>
      </w:r>
      <w:hyperlink w:anchor="_ENREF_45" w:tooltip="Gansemer-Topf, 2006 #121" w:history="1">
        <w:r w:rsidR="00886D37" w:rsidRPr="00127044">
          <w:rPr>
            <w:rFonts w:ascii="Times New Roman" w:hAnsi="Times New Roman"/>
            <w:noProof/>
          </w:rPr>
          <w:t>p. 629</w:t>
        </w:r>
      </w:hyperlink>
      <w:r w:rsidR="004F598C" w:rsidRPr="00127044">
        <w:rPr>
          <w:rFonts w:ascii="Times New Roman" w:hAnsi="Times New Roman"/>
          <w:noProof/>
        </w:rPr>
        <w:t>)</w:t>
      </w:r>
      <w:r w:rsidR="00E6099C" w:rsidRPr="00127044">
        <w:rPr>
          <w:rFonts w:ascii="Times New Roman" w:hAnsi="Times New Roman"/>
        </w:rPr>
        <w:fldChar w:fldCharType="end"/>
      </w:r>
      <w:r w:rsidR="00F36316" w:rsidRPr="00127044">
        <w:rPr>
          <w:rFonts w:ascii="Times New Roman" w:hAnsi="Times New Roman"/>
        </w:rPr>
        <w:t xml:space="preserve">. Among others, their “study verified that academic support expenditures positively contributed to retention and </w:t>
      </w:r>
      <w:r w:rsidR="00F36316" w:rsidRPr="00127044">
        <w:rPr>
          <w:rFonts w:ascii="Times New Roman" w:hAnsi="Times New Roman"/>
        </w:rPr>
        <w:lastRenderedPageBreak/>
        <w:t xml:space="preserve">graduation rates”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ExcludeYear="1"&gt;&lt;Author&gt;Gansemer-Topf&lt;/Author&gt;&lt;Year&gt;2006&lt;/Year&gt;&lt;RecNum&gt;121&lt;/RecNum&gt;&lt;Pages&gt;632&lt;/Pages&gt;&lt;record&gt;&lt;rec-number&gt;121&lt;/rec-number&gt;&lt;foreign-keys&gt;&lt;key app="EN" db-id="trdvwvf9m00zd4es0eavtr0g5zf90pzwzsw5"&gt;121&lt;/key&gt;&lt;/foreign-keys&gt;&lt;ref-type name="Journal Article"&gt;17&lt;/ref-type&gt;&lt;contributors&gt;&lt;authors&gt;&lt;author&gt;Gansemer-Topf, Ann M.&lt;/author&gt;&lt;author&gt;Schuh, John H.&lt;/author&gt;&lt;/authors&gt;&lt;/contributors&gt;&lt;titles&gt;&lt;title&gt;Institutional Selectivity and Institutional Expenditures: Examining Organizational Factors that Contribute to Retention and Graduation&lt;/title&gt;&lt;secondary-title&gt;Research in Higher Education&lt;/secondary-title&gt;&lt;/titles&gt;&lt;periodical&gt;&lt;full-title&gt;Research in Higher Education&lt;/full-title&gt;&lt;/periodical&gt;&lt;pages&gt;613-642&lt;/pages&gt;&lt;volume&gt;47&lt;/volume&gt;&lt;number&gt;6&lt;/number&gt;&lt;keywords&gt;&lt;keyword&gt;COLLEGE students&lt;/keyword&gt;&lt;keyword&gt;UNIVERSITIES &amp;amp; colleges&lt;/keyword&gt;&lt;keyword&gt;GRADUATION (Education)&lt;/keyword&gt;&lt;keyword&gt;COLLEGE dropouts&lt;/keyword&gt;&lt;keyword&gt;ACADEMIC achievement&lt;/keyword&gt;&lt;keyword&gt;STUDENT aid&lt;/keyword&gt;&lt;keyword&gt;RESOURCE allocation&lt;/keyword&gt;&lt;keyword&gt;ORGANIZATIONAL behavior&lt;/keyword&gt;&lt;keyword&gt;EDUCATION, Higher&lt;/keyword&gt;&lt;keyword&gt;SELECTIVITY (Psychology)&lt;/keyword&gt;&lt;keyword&gt;finance&lt;/keyword&gt;&lt;keyword&gt;graduation&lt;/keyword&gt;&lt;keyword&gt;higher education&lt;/keyword&gt;&lt;keyword&gt;retention&lt;/keyword&gt;&lt;keyword&gt;small colleges&lt;/keyword&gt;&lt;/keywords&gt;&lt;dates&gt;&lt;year&gt;2006&lt;/year&gt;&lt;/dates&gt;&lt;publisher&gt;Springer Science &amp;amp; Business Media B.V.&lt;/publisher&gt;&lt;isbn&gt;03610365&lt;/isbn&gt;&lt;urls&gt;&lt;related-urls&gt;&lt;url&gt;http://libproxy.unm.edu/login?url=http://search.ebscohost.com/login.aspx?direct=true&amp;amp;db=a9h&amp;amp;AN=21029108&amp;amp;site=ehost-live&amp;amp;scope=site&lt;/url&gt;&lt;/related-urls&gt;&lt;/urls&gt;&lt;electronic-resource-num&gt;10.1007/s11162-006-9009-4&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2F7E56" w:rsidRPr="00127044">
        <w:rPr>
          <w:rFonts w:ascii="Times New Roman" w:hAnsi="Times New Roman"/>
          <w:noProof/>
        </w:rPr>
        <w:t>(</w:t>
      </w:r>
      <w:hyperlink w:anchor="_ENREF_45" w:tooltip="Gansemer-Topf, 2006 #121" w:history="1">
        <w:r w:rsidR="00886D37" w:rsidRPr="00127044">
          <w:rPr>
            <w:rFonts w:ascii="Times New Roman" w:hAnsi="Times New Roman"/>
            <w:noProof/>
          </w:rPr>
          <w:t>p. 632</w:t>
        </w:r>
      </w:hyperlink>
      <w:r w:rsidR="002F7E56" w:rsidRPr="00127044">
        <w:rPr>
          <w:rFonts w:ascii="Times New Roman" w:hAnsi="Times New Roman"/>
          <w:noProof/>
        </w:rPr>
        <w:t>)</w:t>
      </w:r>
      <w:r w:rsidR="00E6099C" w:rsidRPr="00127044">
        <w:rPr>
          <w:rFonts w:ascii="Times New Roman" w:hAnsi="Times New Roman"/>
        </w:rPr>
        <w:fldChar w:fldCharType="end"/>
      </w:r>
      <w:r w:rsidR="002F7E56" w:rsidRPr="00127044">
        <w:rPr>
          <w:rFonts w:ascii="Times New Roman" w:hAnsi="Times New Roman"/>
        </w:rPr>
        <w:t xml:space="preserve">. </w:t>
      </w:r>
      <w:r w:rsidR="00F36316" w:rsidRPr="00127044">
        <w:rPr>
          <w:rFonts w:ascii="Times New Roman" w:hAnsi="Times New Roman"/>
        </w:rPr>
        <w:t>Noting that the library, along with advising and academic computing are part of academic support, they go on to state that it is difficult “to determine if the separate functions within academic support expenditures contributed to retention or graduation rates equally of if some have more influence on retention and graduati</w:t>
      </w:r>
      <w:r w:rsidRPr="00127044">
        <w:rPr>
          <w:rFonts w:ascii="Times New Roman" w:hAnsi="Times New Roman"/>
        </w:rPr>
        <w:t>on rates than others”</w:t>
      </w:r>
      <w:r w:rsidR="004F598C"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ExcludeYear="1"&gt;&lt;Author&gt;Gansemer-Topf&lt;/Author&gt;&lt;Year&gt;2006&lt;/Year&gt;&lt;RecNum&gt;121&lt;/RecNum&gt;&lt;Pages&gt;632&lt;/Pages&gt;&lt;record&gt;&lt;rec-number&gt;121&lt;/rec-number&gt;&lt;foreign-keys&gt;&lt;key app="EN" db-id="trdvwvf9m00zd4es0eavtr0g5zf90pzwzsw5"&gt;121&lt;/key&gt;&lt;/foreign-keys&gt;&lt;ref-type name="Journal Article"&gt;17&lt;/ref-type&gt;&lt;contributors&gt;&lt;authors&gt;&lt;author&gt;Gansemer-Topf, Ann M.&lt;/author&gt;&lt;author&gt;Schuh, John H.&lt;/author&gt;&lt;/authors&gt;&lt;/contributors&gt;&lt;titles&gt;&lt;title&gt;Institutional Selectivity and Institutional Expenditures: Examining Organizational Factors that Contribute to Retention and Graduation&lt;/title&gt;&lt;secondary-title&gt;Research in Higher Education&lt;/secondary-title&gt;&lt;/titles&gt;&lt;periodical&gt;&lt;full-title&gt;Research in Higher Education&lt;/full-title&gt;&lt;/periodical&gt;&lt;pages&gt;613-642&lt;/pages&gt;&lt;volume&gt;47&lt;/volume&gt;&lt;number&gt;6&lt;/number&gt;&lt;keywords&gt;&lt;keyword&gt;COLLEGE students&lt;/keyword&gt;&lt;keyword&gt;UNIVERSITIES &amp;amp; colleges&lt;/keyword&gt;&lt;keyword&gt;GRADUATION (Education)&lt;/keyword&gt;&lt;keyword&gt;COLLEGE dropouts&lt;/keyword&gt;&lt;keyword&gt;ACADEMIC achievement&lt;/keyword&gt;&lt;keyword&gt;STUDENT aid&lt;/keyword&gt;&lt;keyword&gt;RESOURCE allocation&lt;/keyword&gt;&lt;keyword&gt;ORGANIZATIONAL behavior&lt;/keyword&gt;&lt;keyword&gt;EDUCATION, Higher&lt;/keyword&gt;&lt;keyword&gt;SELECTIVITY (Psychology)&lt;/keyword&gt;&lt;keyword&gt;finance&lt;/keyword&gt;&lt;keyword&gt;graduation&lt;/keyword&gt;&lt;keyword&gt;higher education&lt;/keyword&gt;&lt;keyword&gt;retention&lt;/keyword&gt;&lt;keyword&gt;small colleges&lt;/keyword&gt;&lt;/keywords&gt;&lt;dates&gt;&lt;year&gt;2006&lt;/year&gt;&lt;/dates&gt;&lt;publisher&gt;Springer Science &amp;amp; Business Media B.V.&lt;/publisher&gt;&lt;isbn&gt;03610365&lt;/isbn&gt;&lt;urls&gt;&lt;related-urls&gt;&lt;url&gt;http://libproxy.unm.edu/login?url=http://search.ebscohost.com/login.aspx?direct=true&amp;amp;db=a9h&amp;amp;AN=21029108&amp;amp;site=ehost-live&amp;amp;scope=site&lt;/url&gt;&lt;/related-urls&gt;&lt;/urls&gt;&lt;electronic-resource-num&gt;10.1007/s11162-006-9009-4&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4F598C" w:rsidRPr="00127044">
        <w:rPr>
          <w:rFonts w:ascii="Times New Roman" w:hAnsi="Times New Roman"/>
          <w:noProof/>
        </w:rPr>
        <w:t>(</w:t>
      </w:r>
      <w:hyperlink w:anchor="_ENREF_45" w:tooltip="Gansemer-Topf, 2006 #121" w:history="1">
        <w:r w:rsidR="00886D37" w:rsidRPr="00127044">
          <w:rPr>
            <w:rFonts w:ascii="Times New Roman" w:hAnsi="Times New Roman"/>
            <w:noProof/>
          </w:rPr>
          <w:t>p. 632</w:t>
        </w:r>
      </w:hyperlink>
      <w:r w:rsidR="004F598C" w:rsidRPr="00127044">
        <w:rPr>
          <w:rFonts w:ascii="Times New Roman" w:hAnsi="Times New Roman"/>
          <w:noProof/>
        </w:rPr>
        <w:t>)</w:t>
      </w:r>
      <w:r w:rsidR="00E6099C" w:rsidRPr="00127044">
        <w:rPr>
          <w:rFonts w:ascii="Times New Roman" w:hAnsi="Times New Roman"/>
        </w:rPr>
        <w:fldChar w:fldCharType="end"/>
      </w:r>
      <w:r w:rsidR="00EC3F3C" w:rsidRPr="00127044">
        <w:rPr>
          <w:rFonts w:ascii="Times New Roman" w:hAnsi="Times New Roman"/>
        </w:rPr>
        <w:t>.</w:t>
      </w:r>
      <w:r w:rsidR="004F598C" w:rsidRPr="00127044">
        <w:rPr>
          <w:rFonts w:ascii="Times New Roman" w:hAnsi="Times New Roman"/>
        </w:rPr>
        <w:t xml:space="preserve"> </w:t>
      </w:r>
      <w:r w:rsidR="0068160A" w:rsidRPr="00127044">
        <w:rPr>
          <w:rFonts w:ascii="Times New Roman" w:hAnsi="Times New Roman"/>
        </w:rPr>
        <w:t xml:space="preserve">Unfortunately, most studies examining expenditures took the same approach, finding that spending on academic support services improved retention, but not separating out the various types of academic support services </w:t>
      </w:r>
      <w:r w:rsidR="00E6099C" w:rsidRPr="00127044">
        <w:rPr>
          <w:rFonts w:ascii="Times New Roman" w:hAnsi="Times New Roman"/>
        </w:rPr>
        <w:fldChar w:fldCharType="begin">
          <w:fldData xml:space="preserve">PEVuZE5vdGU+PENpdGU+PEF1dGhvcj5Bc3RpbjwvQXV0aG9yPjxZZWFyPjE5OTM8L1llYXI+PFJl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PEVuZE5vdGU+PENpdGU+PEF1dGhvcj5Bc3RpbjwvQXV0aG9yPjxZZWFyPjE5OTM8L1llYXI+PFJl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F23B85" w:rsidRPr="00127044">
        <w:rPr>
          <w:rFonts w:ascii="Times New Roman" w:hAnsi="Times New Roman"/>
          <w:noProof/>
        </w:rPr>
        <w:t>(</w:t>
      </w:r>
      <w:hyperlink w:anchor="_ENREF_17" w:tooltip="Astin, 1993 #2" w:history="1">
        <w:r w:rsidR="00886D37" w:rsidRPr="00127044">
          <w:rPr>
            <w:rFonts w:ascii="Times New Roman" w:hAnsi="Times New Roman"/>
            <w:noProof/>
          </w:rPr>
          <w:t>Astin, 1993</w:t>
        </w:r>
      </w:hyperlink>
      <w:r w:rsidR="00F23B85" w:rsidRPr="00127044">
        <w:rPr>
          <w:rFonts w:ascii="Times New Roman" w:hAnsi="Times New Roman"/>
          <w:noProof/>
        </w:rPr>
        <w:t xml:space="preserve">; </w:t>
      </w:r>
      <w:hyperlink w:anchor="_ENREF_104" w:tooltip="Ryan, 2004 #423" w:history="1">
        <w:r w:rsidR="00886D37" w:rsidRPr="00127044">
          <w:rPr>
            <w:rFonts w:ascii="Times New Roman" w:hAnsi="Times New Roman"/>
            <w:noProof/>
          </w:rPr>
          <w:t>Ryan, 2004</w:t>
        </w:r>
      </w:hyperlink>
      <w:r w:rsidR="00F23B85" w:rsidRPr="00127044">
        <w:rPr>
          <w:rFonts w:ascii="Times New Roman" w:hAnsi="Times New Roman"/>
          <w:noProof/>
        </w:rPr>
        <w:t>)</w:t>
      </w:r>
      <w:r w:rsidR="00E6099C" w:rsidRPr="00127044">
        <w:rPr>
          <w:rFonts w:ascii="Times New Roman" w:hAnsi="Times New Roman"/>
        </w:rPr>
        <w:fldChar w:fldCharType="end"/>
      </w:r>
      <w:r w:rsidR="0068160A" w:rsidRPr="00127044">
        <w:rPr>
          <w:rFonts w:ascii="Times New Roman" w:hAnsi="Times New Roman"/>
        </w:rPr>
        <w:t>.</w:t>
      </w:r>
      <w:r w:rsidR="002B7FB2" w:rsidRPr="00127044">
        <w:rPr>
          <w:rFonts w:ascii="Times New Roman" w:hAnsi="Times New Roman"/>
        </w:rPr>
        <w:t xml:space="preserve"> </w:t>
      </w:r>
      <w:r w:rsidR="00277DFE" w:rsidRPr="00127044">
        <w:rPr>
          <w:rFonts w:ascii="Times New Roman" w:hAnsi="Times New Roman"/>
        </w:rPr>
        <w:t xml:space="preserve">Their reluctance is understandable, as the category of academic support services is one of many areas of higher education spending defined by </w:t>
      </w:r>
      <w:r w:rsidR="00EC3F3C" w:rsidRPr="00127044">
        <w:rPr>
          <w:rFonts w:ascii="Times New Roman" w:hAnsi="Times New Roman"/>
        </w:rPr>
        <w:t>National Center for Education Statistics (</w:t>
      </w:r>
      <w:r w:rsidR="00277DFE" w:rsidRPr="00127044">
        <w:rPr>
          <w:rFonts w:ascii="Times New Roman" w:hAnsi="Times New Roman"/>
        </w:rPr>
        <w:t>NCES</w:t>
      </w:r>
      <w:r w:rsidR="00EC3F3C" w:rsidRPr="00127044">
        <w:rPr>
          <w:rFonts w:ascii="Times New Roman" w:hAnsi="Times New Roman"/>
        </w:rPr>
        <w:t>)</w:t>
      </w:r>
      <w:r w:rsidR="00277DFE" w:rsidRPr="00127044">
        <w:rPr>
          <w:rFonts w:ascii="Times New Roman" w:hAnsi="Times New Roman"/>
        </w:rPr>
        <w:t xml:space="preserve"> and </w:t>
      </w:r>
      <w:r w:rsidR="00EC3F3C" w:rsidRPr="00127044">
        <w:rPr>
          <w:rFonts w:ascii="Times New Roman" w:hAnsi="Times New Roman"/>
        </w:rPr>
        <w:t>Integrated Postsecondary Education Data System (</w:t>
      </w:r>
      <w:r w:rsidR="00277DFE" w:rsidRPr="00127044">
        <w:rPr>
          <w:rFonts w:ascii="Times New Roman" w:hAnsi="Times New Roman"/>
        </w:rPr>
        <w:t>IPEDS</w:t>
      </w:r>
      <w:r w:rsidR="00EC3F3C" w:rsidRPr="00127044">
        <w:rPr>
          <w:rFonts w:ascii="Times New Roman" w:hAnsi="Times New Roman"/>
        </w:rPr>
        <w:t>)</w:t>
      </w:r>
      <w:r w:rsidR="00277DFE" w:rsidRPr="00127044">
        <w:rPr>
          <w:rFonts w:ascii="Times New Roman" w:hAnsi="Times New Roman"/>
        </w:rPr>
        <w:t xml:space="preserve"> – the library is only one of several services subsumed under academic support services and separate numbers are not </w:t>
      </w:r>
      <w:r w:rsidR="00E07B90" w:rsidRPr="00127044">
        <w:rPr>
          <w:rFonts w:ascii="Times New Roman" w:hAnsi="Times New Roman"/>
        </w:rPr>
        <w:t>generally reported</w:t>
      </w:r>
      <w:r w:rsidR="00277DFE" w:rsidRPr="00127044">
        <w:rPr>
          <w:rFonts w:ascii="Times New Roman" w:hAnsi="Times New Roman"/>
        </w:rPr>
        <w:t xml:space="preserve">. </w:t>
      </w:r>
    </w:p>
    <w:p w:rsidR="00B24FBC" w:rsidRPr="00127044" w:rsidRDefault="00277DFE" w:rsidP="007358B8">
      <w:pPr>
        <w:spacing w:line="480" w:lineRule="auto"/>
        <w:ind w:firstLine="720"/>
        <w:rPr>
          <w:rFonts w:ascii="Times New Roman" w:hAnsi="Times New Roman"/>
        </w:rPr>
      </w:pPr>
      <w:r w:rsidRPr="00127044">
        <w:rPr>
          <w:rFonts w:ascii="Times New Roman" w:hAnsi="Times New Roman"/>
        </w:rPr>
        <w:t xml:space="preserve">Despite these difficulties, two expenditure studies did separate out the library. </w:t>
      </w:r>
      <w:r w:rsidR="007358B8" w:rsidRPr="00127044">
        <w:rPr>
          <w:rFonts w:ascii="Times New Roman" w:hAnsi="Times New Roman"/>
        </w:rPr>
        <w:t xml:space="preserve">Hamrick, Schuh, and Shelley (2004) developed a statistical model that included institutional expenditures. </w:t>
      </w:r>
      <w:r w:rsidR="0023096D" w:rsidRPr="00127044">
        <w:rPr>
          <w:rFonts w:ascii="Times New Roman" w:hAnsi="Times New Roman"/>
        </w:rPr>
        <w:t>They fit a</w:t>
      </w:r>
      <w:r w:rsidR="007358B8" w:rsidRPr="00127044">
        <w:rPr>
          <w:rFonts w:ascii="Times New Roman" w:hAnsi="Times New Roman"/>
        </w:rPr>
        <w:t xml:space="preserve"> multiple regression model</w:t>
      </w:r>
      <w:r w:rsidR="0023096D" w:rsidRPr="00127044">
        <w:rPr>
          <w:rFonts w:ascii="Times New Roman" w:hAnsi="Times New Roman"/>
        </w:rPr>
        <w:t xml:space="preserve"> to their data and</w:t>
      </w:r>
      <w:r w:rsidR="007358B8" w:rsidRPr="00127044">
        <w:rPr>
          <w:rFonts w:ascii="Times New Roman" w:hAnsi="Times New Roman"/>
        </w:rPr>
        <w:t xml:space="preserve"> found that increasing library expenditures was second only to “increasing per student expenditures for instruction”</w:t>
      </w:r>
      <w:r w:rsidR="00662D23"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ExcludeYear="1"&gt;&lt;Author&gt;Hamrick&lt;/Author&gt;&lt;Year&gt;2004&lt;/Year&gt;&lt;RecNum&gt;404&lt;/RecNum&gt;&lt;Pages&gt;12&lt;/Pages&gt;&lt;DisplayText&gt;(p. 12)&lt;/DisplayText&gt;&lt;record&gt;&lt;rec-number&gt;404&lt;/rec-number&gt;&lt;foreign-keys&gt;&lt;key app="EN" db-id="trdvwvf9m00zd4es0eavtr0g5zf90pzwzsw5"&gt;404&lt;/key&gt;&lt;/foreign-keys&gt;&lt;ref-type name="Journal Article"&gt;17&lt;/ref-type&gt;&lt;contributors&gt;&lt;authors&gt;&lt;author&gt;Hamrick, Florence A.&lt;/author&gt;&lt;author&gt;Schuh, John H.&lt;/author&gt;&lt;author&gt;Shelley, Mack C.&lt;/author&gt;&lt;/authors&gt;&lt;/contributors&gt;&lt;titles&gt;&lt;title&gt;Predicting Higher Education Graduation Rates from Institutional Characteristics and Resource Allocation&lt;/title&gt;&lt;secondary-title&gt;Education Policy Analysis Archives&lt;/secondary-title&gt;&lt;/titles&gt;&lt;periodical&gt;&lt;full-title&gt;education policy analysis archives&lt;/full-title&gt;&lt;/periodical&gt;&lt;pages&gt;pp 24&lt;/pages&gt;&lt;volume&gt;12&lt;/volume&gt;&lt;number&gt;19&lt;/number&gt;&lt;dates&gt;&lt;year&gt;2004&lt;/year&gt;&lt;/dates&gt;&lt;publisher&gt;Colleges of Education at Arizona State University and the University of South Florida. c/o Editor, USF EDU162, 4202 East Fowler Avenue, Tampa, FL 33620-5650. Tel: 813-974-3400; Fax: 813-974-3826; Web site: http://epaa. asu. edu&lt;/publisher&gt;&lt;urls&gt;&lt;/urls&gt;&lt;/record&gt;&lt;/Cite&gt;&lt;/EndNote&gt;</w:instrText>
      </w:r>
      <w:r w:rsidR="00E6099C" w:rsidRPr="00127044">
        <w:rPr>
          <w:rFonts w:ascii="Times New Roman" w:hAnsi="Times New Roman"/>
        </w:rPr>
        <w:fldChar w:fldCharType="separate"/>
      </w:r>
      <w:r w:rsidR="00CE3310" w:rsidRPr="00127044">
        <w:rPr>
          <w:rFonts w:ascii="Times New Roman" w:hAnsi="Times New Roman"/>
          <w:noProof/>
        </w:rPr>
        <w:t>(</w:t>
      </w:r>
      <w:hyperlink w:anchor="_ENREF_51" w:tooltip="Hamrick, 2004 #404" w:history="1">
        <w:r w:rsidR="00886D37" w:rsidRPr="00127044">
          <w:rPr>
            <w:rFonts w:ascii="Times New Roman" w:hAnsi="Times New Roman"/>
            <w:noProof/>
          </w:rPr>
          <w:t>p. 12</w:t>
        </w:r>
      </w:hyperlink>
      <w:r w:rsidR="00CE3310" w:rsidRPr="00127044">
        <w:rPr>
          <w:rFonts w:ascii="Times New Roman" w:hAnsi="Times New Roman"/>
          <w:noProof/>
        </w:rPr>
        <w:t>)</w:t>
      </w:r>
      <w:r w:rsidR="00E6099C" w:rsidRPr="00127044">
        <w:rPr>
          <w:rFonts w:ascii="Times New Roman" w:hAnsi="Times New Roman"/>
        </w:rPr>
        <w:fldChar w:fldCharType="end"/>
      </w:r>
      <w:r w:rsidR="007358B8" w:rsidRPr="00127044">
        <w:rPr>
          <w:rFonts w:ascii="Times New Roman" w:hAnsi="Times New Roman"/>
        </w:rPr>
        <w:t xml:space="preserve">. “Library expenditures (LIBEXP) provide a very robust and statistically significant explanation of graduation rates </w:t>
      </w:r>
      <w:r w:rsidR="00055BC8" w:rsidRPr="00127044">
        <w:rPr>
          <w:rFonts w:ascii="Times New Roman" w:hAnsi="Times New Roman"/>
        </w:rPr>
        <w:t>(</w:t>
      </w:r>
      <w:r w:rsidR="007358B8" w:rsidRPr="00127044">
        <w:rPr>
          <w:rFonts w:ascii="Times New Roman" w:hAnsi="Times New Roman"/>
        </w:rPr>
        <w:t xml:space="preserve">f </w:t>
      </w:r>
      <w:r w:rsidR="00055BC8" w:rsidRPr="00127044">
        <w:rPr>
          <w:rFonts w:ascii="Times New Roman" w:hAnsi="Times New Roman"/>
        </w:rPr>
        <w:t>= 230.422, p &lt; .001, R</w:t>
      </w:r>
      <w:r w:rsidR="00055BC8" w:rsidRPr="00127044">
        <w:rPr>
          <w:rFonts w:ascii="Times New Roman" w:hAnsi="Times New Roman"/>
          <w:vertAlign w:val="superscript"/>
        </w:rPr>
        <w:t>2</w:t>
      </w:r>
      <w:r w:rsidR="00055BC8" w:rsidRPr="00127044">
        <w:rPr>
          <w:rFonts w:ascii="Times New Roman" w:hAnsi="Times New Roman"/>
        </w:rPr>
        <w:t xml:space="preserve"> = .343).</w:t>
      </w:r>
      <w:r w:rsidR="007358B8" w:rsidRPr="00127044">
        <w:rPr>
          <w:rFonts w:ascii="Times New Roman" w:hAnsi="Times New Roman"/>
        </w:rPr>
        <w:t xml:space="preserve"> Every 10% per student headcount increase in library expenditures ($36.05) results, on average, in an additional 1.77 percentage points of graduation rates” (p.</w:t>
      </w:r>
      <w:r w:rsidRPr="00127044">
        <w:rPr>
          <w:rFonts w:ascii="Times New Roman" w:hAnsi="Times New Roman"/>
        </w:rPr>
        <w:t xml:space="preserve"> </w:t>
      </w:r>
      <w:r w:rsidR="007358B8" w:rsidRPr="00127044">
        <w:rPr>
          <w:rFonts w:ascii="Times New Roman" w:hAnsi="Times New Roman"/>
        </w:rPr>
        <w:t>11)</w:t>
      </w:r>
      <w:r w:rsidR="0023096D" w:rsidRPr="00127044">
        <w:rPr>
          <w:rFonts w:ascii="Times New Roman" w:hAnsi="Times New Roman"/>
        </w:rPr>
        <w:t>.</w:t>
      </w:r>
      <w:r w:rsidRPr="00127044">
        <w:rPr>
          <w:rFonts w:ascii="Times New Roman" w:hAnsi="Times New Roman"/>
        </w:rPr>
        <w:t xml:space="preserve"> </w:t>
      </w:r>
      <w:r w:rsidR="00B24FBC" w:rsidRPr="00127044">
        <w:rPr>
          <w:rFonts w:ascii="Times New Roman" w:hAnsi="Times New Roman"/>
        </w:rPr>
        <w:t xml:space="preserve">At the University of Tennessee, as part of a larger study on the impact that using campus facilities had upon the retention of students from their first to their second year, Mallinckrodt and Sedlacek (2009) found “that students who use the library are more </w:t>
      </w:r>
      <w:r w:rsidR="00B24FBC" w:rsidRPr="00127044">
        <w:rPr>
          <w:rFonts w:ascii="Times New Roman" w:hAnsi="Times New Roman"/>
        </w:rPr>
        <w:lastRenderedPageBreak/>
        <w:t xml:space="preserve">likely to stay in school”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ExcludeYear="1"&gt;&lt;Author&gt;Mallinckrodt&lt;/Author&gt;&lt;Year&gt;2009&lt;/Year&gt;&lt;RecNum&gt;147&lt;/RecNum&gt;&lt;Pages&gt;569&lt;/Pages&gt;&lt;DisplayText&gt;(p. 569)&lt;/DisplayText&gt;&lt;record&gt;&lt;rec-number&gt;147&lt;/rec-number&gt;&lt;foreign-keys&gt;&lt;key app="EN" db-id="trdvwvf9m00zd4es0eavtr0g5zf90pzwzsw5"&gt;147&lt;/key&gt;&lt;/foreign-keys&gt;&lt;ref-type name="Journal Article"&gt;17&lt;/ref-type&gt;&lt;contributors&gt;&lt;authors&gt;&lt;author&gt;Mallinckrodt, Brent&lt;/author&gt;&lt;author&gt;Sedlacek, William E.&lt;/author&gt;&lt;/authors&gt;&lt;/contributors&gt;&lt;titles&gt;&lt;title&gt;Student Retention and The Use of Campus Facilities by Race&lt;/title&gt;&lt;secondary-title&gt;NASPA Journal&lt;/secondary-title&gt;&lt;/titles&gt;&lt;periodical&gt;&lt;full-title&gt;NASPA Journal&lt;/full-title&gt;&lt;/periodical&gt;&lt;pages&gt;566-572&lt;/pages&gt;&lt;volume&gt;46&lt;/volume&gt;&lt;number&gt;4&lt;/number&gt;&lt;keywords&gt;&lt;keyword&gt;GRADE repetition&lt;/keyword&gt;&lt;keyword&gt;EDUCABILITY&lt;/keyword&gt;&lt;keyword&gt;DROPOUTS&lt;/keyword&gt;&lt;keyword&gt;COLLEGE facilities&lt;/keyword&gt;&lt;keyword&gt;STUDENTS, Black&lt;/keyword&gt;&lt;keyword&gt;STUDENTS -- Services for&lt;/keyword&gt;&lt;keyword&gt;STUDENT unions&lt;/keyword&gt;&lt;keyword&gt;STUDENT affairs services&lt;/keyword&gt;&lt;keyword&gt;EDUCATIONAL counseling&lt;/keyword&gt;&lt;keyword&gt;STUDY skills&lt;/keyword&gt;&lt;/keywords&gt;&lt;dates&gt;&lt;year&gt;2009&lt;/year&gt;&lt;pub-dates&gt;&lt;date&gt;Fall2009&lt;/date&gt;&lt;/pub-dates&gt;&lt;/dates&gt;&lt;publisher&gt;National Association of Student Personnel Administrators, Inc.&lt;/publisher&gt;&lt;isbn&gt;00276014&lt;/isbn&gt;&lt;urls&gt;&lt;related-urls&gt;&lt;url&gt;http://libproxy.unm.edu/login?url=http://search.ebscohost.com/login.aspx?direct=true&amp;amp;db=ehh&amp;amp;AN=47331812&amp;amp;site=ehost-live&amp;amp;scope=site&lt;/url&gt;&lt;/related-urls&gt;&lt;/urls&gt;&lt;electronic-resource-num&gt;10.2202/1949-6605.5031&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CE3310" w:rsidRPr="00127044">
        <w:rPr>
          <w:rFonts w:ascii="Times New Roman" w:hAnsi="Times New Roman"/>
          <w:noProof/>
        </w:rPr>
        <w:t>(</w:t>
      </w:r>
      <w:hyperlink w:anchor="_ENREF_77" w:tooltip="Mallinckrodt, 2009 #147" w:history="1">
        <w:r w:rsidR="00886D37" w:rsidRPr="00127044">
          <w:rPr>
            <w:rFonts w:ascii="Times New Roman" w:hAnsi="Times New Roman"/>
            <w:noProof/>
          </w:rPr>
          <w:t>p. 569</w:t>
        </w:r>
      </w:hyperlink>
      <w:r w:rsidR="00CE3310" w:rsidRPr="00127044">
        <w:rPr>
          <w:rFonts w:ascii="Times New Roman" w:hAnsi="Times New Roman"/>
          <w:noProof/>
        </w:rPr>
        <w:t>)</w:t>
      </w:r>
      <w:r w:rsidR="00E6099C" w:rsidRPr="00127044">
        <w:rPr>
          <w:rFonts w:ascii="Times New Roman" w:hAnsi="Times New Roman"/>
        </w:rPr>
        <w:fldChar w:fldCharType="end"/>
      </w:r>
      <w:r w:rsidR="00B24FBC" w:rsidRPr="00127044">
        <w:rPr>
          <w:rFonts w:ascii="Times New Roman" w:hAnsi="Times New Roman"/>
        </w:rPr>
        <w:t>. In particular, there was evidence that students who studied in the library, used the library for research, and who spent more hours in the library were significantly more likely to return for their second year. For Black students, statistical significance was limited to studying in the library.</w:t>
      </w:r>
    </w:p>
    <w:p w:rsidR="001228A3" w:rsidRPr="00127044" w:rsidRDefault="00D65803" w:rsidP="001228A3">
      <w:pPr>
        <w:spacing w:line="480" w:lineRule="auto"/>
        <w:ind w:firstLine="720"/>
        <w:rPr>
          <w:rFonts w:ascii="Times New Roman" w:hAnsi="Times New Roman"/>
        </w:rPr>
      </w:pPr>
      <w:r w:rsidRPr="00127044">
        <w:rPr>
          <w:rFonts w:ascii="Times New Roman" w:hAnsi="Times New Roman"/>
        </w:rPr>
        <w:t xml:space="preserve">What little research that exists tying the academic library to student persistence is encouraging, demonstrating a positive relationship with library resources, services, or use to student retention or graduation. </w:t>
      </w:r>
    </w:p>
    <w:p w:rsidR="001228A3" w:rsidRPr="00127044" w:rsidRDefault="00EF01E9" w:rsidP="00130AA9">
      <w:pPr>
        <w:pStyle w:val="Heading2fordissertation"/>
      </w:pPr>
      <w:bookmarkStart w:id="92" w:name="_Toc357082352"/>
      <w:r w:rsidRPr="00127044">
        <w:t xml:space="preserve">The Academic Library and Student </w:t>
      </w:r>
      <w:r w:rsidR="00DA7AD1" w:rsidRPr="00127044">
        <w:t xml:space="preserve">Academic </w:t>
      </w:r>
      <w:r w:rsidRPr="00127044">
        <w:t>Performance</w:t>
      </w:r>
      <w:bookmarkEnd w:id="92"/>
    </w:p>
    <w:p w:rsidR="001228A3" w:rsidRPr="00127044" w:rsidRDefault="00655E35" w:rsidP="001228A3">
      <w:pPr>
        <w:pStyle w:val="BodyText"/>
      </w:pPr>
      <w:r w:rsidRPr="00127044">
        <w:t>Most academic library impact studies focus not on persistence, but on st</w:t>
      </w:r>
      <w:r w:rsidR="00543CF1" w:rsidRPr="00127044">
        <w:t>udent achievement and learning or on evaluation of programs with the intent</w:t>
      </w:r>
      <w:r w:rsidR="009B3ADE" w:rsidRPr="00127044">
        <w:t>ion of making programmatic</w:t>
      </w:r>
      <w:r w:rsidR="00543CF1" w:rsidRPr="00127044">
        <w:t xml:space="preserve"> improvements</w:t>
      </w:r>
      <w:r w:rsidR="006F425A" w:rsidRPr="00127044">
        <w:t>; o</w:t>
      </w:r>
      <w:r w:rsidR="00E94346" w:rsidRPr="00127044">
        <w:t>nly a small portion of the studies present empirical research.</w:t>
      </w:r>
    </w:p>
    <w:p w:rsidR="00655E35" w:rsidRPr="00127044" w:rsidRDefault="00655E35" w:rsidP="00655E35">
      <w:pPr>
        <w:pStyle w:val="BodyText"/>
      </w:pPr>
      <w:r w:rsidRPr="00127044">
        <w:t xml:space="preserve">Perhaps the earliest systematic attempt to examine impact was the Monteith College library experiment </w:t>
      </w:r>
      <w:r w:rsidR="00E6099C" w:rsidRPr="00127044">
        <w:fldChar w:fldCharType="begin"/>
      </w:r>
      <w:r w:rsidR="00535269" w:rsidRPr="00127044">
        <w:instrText xml:space="preserve"> ADDIN EN.CITE &lt;EndNote&gt;&lt;Cite&gt;&lt;Author&gt;Knapp&lt;/Author&gt;&lt;Year&gt;1966&lt;/Year&gt;&lt;RecNum&gt;360&lt;/RecNum&gt;&lt;record&gt;&lt;rec-number&gt;360&lt;/rec-number&gt;&lt;foreign-keys&gt;&lt;key app="EN" db-id="trdvwvf9m00zd4es0eavtr0g5zf90pzwzsw5"&gt;360&lt;/key&gt;&lt;/foreign-keys&gt;&lt;ref-type name="Book"&gt;6&lt;/ref-type&gt;&lt;contributors&gt;&lt;authors&gt;&lt;author&gt;Knapp, Patricia B.&lt;/author&gt;&lt;/authors&gt;&lt;/contributors&gt;&lt;titles&gt;&lt;title&gt;The Monteith College library experiment&lt;/title&gt;&lt;/titles&gt;&lt;pages&gt;293 p.&lt;/pages&gt;&lt;keywords&gt;&lt;keyword&gt;Public services (Libraries) -- Michigan.&lt;/keyword&gt;&lt;keyword&gt;Academic libraries -- Michigan.&lt;/keyword&gt;&lt;keyword&gt;Bibliothèques et utilisateurs.&lt;/keyword&gt;&lt;keyword&gt;Bibliothèques universitaires.&lt;/keyword&gt;&lt;/keywords&gt;&lt;dates&gt;&lt;year&gt;1966&lt;/year&gt;&lt;/dates&gt;&lt;pub-location&gt;New York&lt;/pub-location&gt;&lt;publisher&gt;Scarecrow Press&lt;/publisher&gt;&lt;isbn&gt;LCCN: 66-13747&lt;/isbn&gt;&lt;accession-num&gt;574682&lt;/accession-num&gt;&lt;call-num&gt;LC: Z675.U5; Dewey: 027.777434&lt;/call-num&gt;&lt;urls&gt;&lt;/urls&gt;&lt;remote-database-name&gt;WorldCat&lt;/remote-database-name&gt;&lt;remote-database-provider&gt;OCLC&lt;/remote-database-provider&gt;&lt;research-notes&gt;Research “methods of developing a more vital relationship between the library and college teaching.” (p.11)&amp;#xD;Librarians planned courses with faculty that involved “extensive and meaningful use of the library.” (p.12)&amp;#xD;Sociological/Anthropological analysis of social structure; suggested curriculum and process.&lt;/research-notes&gt;&lt;language&gt;English&lt;/language&gt;&lt;/record&gt;&lt;/Cite&gt;&lt;/EndNote&gt;</w:instrText>
      </w:r>
      <w:r w:rsidR="00E6099C" w:rsidRPr="00127044">
        <w:fldChar w:fldCharType="separate"/>
      </w:r>
      <w:r w:rsidRPr="00127044">
        <w:rPr>
          <w:noProof/>
        </w:rPr>
        <w:t>(</w:t>
      </w:r>
      <w:hyperlink w:anchor="_ENREF_63" w:tooltip="Knapp, 1966 #360" w:history="1">
        <w:r w:rsidR="00886D37" w:rsidRPr="00127044">
          <w:rPr>
            <w:noProof/>
          </w:rPr>
          <w:t>Knapp, 1966</w:t>
        </w:r>
      </w:hyperlink>
      <w:r w:rsidRPr="00127044">
        <w:rPr>
          <w:noProof/>
        </w:rPr>
        <w:t>)</w:t>
      </w:r>
      <w:r w:rsidR="00E6099C" w:rsidRPr="00127044">
        <w:fldChar w:fldCharType="end"/>
      </w:r>
      <w:r w:rsidRPr="00127044">
        <w:t>. Interested in “methods of developing a more vital relationship between the library and college teaching”</w:t>
      </w:r>
      <w:r w:rsidR="00130AA9" w:rsidRPr="00127044">
        <w:t xml:space="preserve"> </w:t>
      </w:r>
      <w:r w:rsidR="00E6099C" w:rsidRPr="00127044">
        <w:fldChar w:fldCharType="begin"/>
      </w:r>
      <w:r w:rsidR="00535269" w:rsidRPr="00127044">
        <w:instrText xml:space="preserve"> ADDIN EN.CITE &lt;EndNote&gt;&lt;Cite ExcludeAuth="1" ExcludeYear="1"&gt;&lt;Author&gt;Knapp&lt;/Author&gt;&lt;Year&gt;1966&lt;/Year&gt;&lt;RecNum&gt;360&lt;/RecNum&gt;&lt;Pages&gt;11&lt;/Pages&gt;&lt;record&gt;&lt;rec-number&gt;360&lt;/rec-number&gt;&lt;foreign-keys&gt;&lt;key app="EN" db-id="trdvwvf9m00zd4es0eavtr0g5zf90pzwzsw5"&gt;360&lt;/key&gt;&lt;/foreign-keys&gt;&lt;ref-type name="Book"&gt;6&lt;/ref-type&gt;&lt;contributors&gt;&lt;authors&gt;&lt;author&gt;Knapp, Patricia B.&lt;/author&gt;&lt;/authors&gt;&lt;/contributors&gt;&lt;titles&gt;&lt;title&gt;The Monteith College library experiment&lt;/title&gt;&lt;/titles&gt;&lt;pages&gt;293 p.&lt;/pages&gt;&lt;keywords&gt;&lt;keyword&gt;Public services (Libraries) -- Michigan.&lt;/keyword&gt;&lt;keyword&gt;Academic libraries -- Michigan.&lt;/keyword&gt;&lt;keyword&gt;Bibliothèques et utilisateurs.&lt;/keyword&gt;&lt;keyword&gt;Bibliothèques universitaires.&lt;/keyword&gt;&lt;/keywords&gt;&lt;dates&gt;&lt;year&gt;1966&lt;/year&gt;&lt;/dates&gt;&lt;pub-location&gt;New York&lt;/pub-location&gt;&lt;publisher&gt;Scarecrow Press&lt;/publisher&gt;&lt;isbn&gt;LCCN: 66-13747&lt;/isbn&gt;&lt;accession-num&gt;574682&lt;/accession-num&gt;&lt;call-num&gt;LC: Z675.U5; Dewey: 027.777434&lt;/call-num&gt;&lt;urls&gt;&lt;/urls&gt;&lt;remote-database-name&gt;WorldCat&lt;/remote-database-name&gt;&lt;remote-database-provider&gt;OCLC&lt;/remote-database-provider&gt;&lt;research-notes&gt;Research “methods of developing a more vital relationship between the library and college teaching.” (p.11)&amp;#xD;Librarians planned courses with faculty that involved “extensive and meaningful use of the library.” (p.12)&amp;#xD;Sociological/Anthropological analysis of social structure; suggested curriculum and process.&lt;/research-notes&gt;&lt;language&gt;English&lt;/language&gt;&lt;/record&gt;&lt;/Cite&gt;&lt;/EndNote&gt;</w:instrText>
      </w:r>
      <w:r w:rsidR="00E6099C" w:rsidRPr="00127044">
        <w:fldChar w:fldCharType="separate"/>
      </w:r>
      <w:r w:rsidR="00130AA9" w:rsidRPr="00127044">
        <w:rPr>
          <w:noProof/>
        </w:rPr>
        <w:t>(</w:t>
      </w:r>
      <w:hyperlink w:anchor="_ENREF_63" w:tooltip="Knapp, 1966 #360" w:history="1">
        <w:r w:rsidR="00886D37" w:rsidRPr="00127044">
          <w:rPr>
            <w:noProof/>
          </w:rPr>
          <w:t>p. 11</w:t>
        </w:r>
      </w:hyperlink>
      <w:r w:rsidR="00130AA9" w:rsidRPr="00127044">
        <w:rPr>
          <w:noProof/>
        </w:rPr>
        <w:t>)</w:t>
      </w:r>
      <w:r w:rsidR="00E6099C" w:rsidRPr="00127044">
        <w:fldChar w:fldCharType="end"/>
      </w:r>
      <w:r w:rsidRPr="00127044">
        <w:t xml:space="preserve">, librarians planned courses with faculty that involved “extensive and meaningful use of the library” </w:t>
      </w:r>
      <w:r w:rsidR="00E6099C" w:rsidRPr="00127044">
        <w:fldChar w:fldCharType="begin"/>
      </w:r>
      <w:r w:rsidR="00535269" w:rsidRPr="00127044">
        <w:instrText xml:space="preserve"> ADDIN EN.CITE &lt;EndNote&gt;&lt;Cite ExcludeAuth="1" ExcludeYear="1"&gt;&lt;Author&gt;Knapp&lt;/Author&gt;&lt;Year&gt;1966&lt;/Year&gt;&lt;RecNum&gt;360&lt;/RecNum&gt;&lt;Pages&gt;12&lt;/Pages&gt;&lt;record&gt;&lt;rec-number&gt;360&lt;/rec-number&gt;&lt;foreign-keys&gt;&lt;key app="EN" db-id="trdvwvf9m00zd4es0eavtr0g5zf90pzwzsw5"&gt;360&lt;/key&gt;&lt;/foreign-keys&gt;&lt;ref-type name="Book"&gt;6&lt;/ref-type&gt;&lt;contributors&gt;&lt;authors&gt;&lt;author&gt;Knapp, Patricia B.&lt;/author&gt;&lt;/authors&gt;&lt;/contributors&gt;&lt;titles&gt;&lt;title&gt;The Monteith College library experiment&lt;/title&gt;&lt;/titles&gt;&lt;pages&gt;293 p.&lt;/pages&gt;&lt;keywords&gt;&lt;keyword&gt;Public services (Libraries) -- Michigan.&lt;/keyword&gt;&lt;keyword&gt;Academic libraries -- Michigan.&lt;/keyword&gt;&lt;keyword&gt;Bibliothèques et utilisateurs.&lt;/keyword&gt;&lt;keyword&gt;Bibliothèques universitaires.&lt;/keyword&gt;&lt;/keywords&gt;&lt;dates&gt;&lt;year&gt;1966&lt;/year&gt;&lt;/dates&gt;&lt;pub-location&gt;New York&lt;/pub-location&gt;&lt;publisher&gt;Scarecrow Press&lt;/publisher&gt;&lt;isbn&gt;LCCN: 66-13747&lt;/isbn&gt;&lt;accession-num&gt;574682&lt;/accession-num&gt;&lt;call-num&gt;LC: Z675.U5; Dewey: 027.777434&lt;/call-num&gt;&lt;urls&gt;&lt;/urls&gt;&lt;remote-database-name&gt;WorldCat&lt;/remote-database-name&gt;&lt;remote-database-provider&gt;OCLC&lt;/remote-database-provider&gt;&lt;research-notes&gt;Research “methods of developing a more vital relationship between the library and college teaching.” (p.11)&amp;#xD;Librarians planned courses with faculty that involved “extensive and meaningful use of the library.” (p.12)&amp;#xD;Sociological/Anthropological analysis of social structure; suggested curriculum and process.&lt;/research-notes&gt;&lt;language&gt;English&lt;/language&gt;&lt;/record&gt;&lt;/Cite&gt;&lt;/EndNote&gt;</w:instrText>
      </w:r>
      <w:r w:rsidR="00E6099C" w:rsidRPr="00127044">
        <w:fldChar w:fldCharType="separate"/>
      </w:r>
      <w:r w:rsidR="00130AA9" w:rsidRPr="00127044">
        <w:rPr>
          <w:noProof/>
        </w:rPr>
        <w:t>(</w:t>
      </w:r>
      <w:hyperlink w:anchor="_ENREF_63" w:tooltip="Knapp, 1966 #360" w:history="1">
        <w:r w:rsidR="00886D37" w:rsidRPr="00127044">
          <w:rPr>
            <w:noProof/>
          </w:rPr>
          <w:t>p. 12</w:t>
        </w:r>
      </w:hyperlink>
      <w:r w:rsidR="00130AA9" w:rsidRPr="00127044">
        <w:rPr>
          <w:noProof/>
        </w:rPr>
        <w:t>)</w:t>
      </w:r>
      <w:r w:rsidR="00E6099C" w:rsidRPr="00127044">
        <w:fldChar w:fldCharType="end"/>
      </w:r>
      <w:r w:rsidR="00130AA9" w:rsidRPr="00127044">
        <w:t xml:space="preserve"> </w:t>
      </w:r>
      <w:r w:rsidRPr="00127044">
        <w:t xml:space="preserve">and found that students who participated </w:t>
      </w:r>
      <w:r w:rsidR="00882EBC" w:rsidRPr="00127044">
        <w:t>made better use of the library and performed better in classes</w:t>
      </w:r>
      <w:r w:rsidR="000A121F" w:rsidRPr="00127044">
        <w:t xml:space="preserve">. They used their findings to call for the development of instructional partnerships between librarians and faculty, playing a key role in the development of library instruction </w:t>
      </w:r>
      <w:r w:rsidR="0030758D" w:rsidRPr="00127044">
        <w:t>programs in academic libraries</w:t>
      </w:r>
      <w:r w:rsidR="000A121F" w:rsidRPr="00127044">
        <w:t>.</w:t>
      </w:r>
    </w:p>
    <w:p w:rsidR="002659D3" w:rsidRPr="00127044" w:rsidRDefault="001228A3" w:rsidP="002659D3">
      <w:pPr>
        <w:pStyle w:val="BodyText"/>
      </w:pPr>
      <w:r w:rsidRPr="00127044">
        <w:t xml:space="preserve">Several studies explored the academic library’s impact on learning. In two </w:t>
      </w:r>
      <w:r w:rsidR="0030758D" w:rsidRPr="00127044">
        <w:t xml:space="preserve">separate </w:t>
      </w:r>
      <w:r w:rsidRPr="00127044">
        <w:t>studies, Whitmire</w:t>
      </w:r>
      <w:r w:rsidR="00C24137" w:rsidRPr="00127044">
        <w:t xml:space="preserve"> </w:t>
      </w:r>
      <w:r w:rsidR="00E6099C" w:rsidRPr="00127044">
        <w:fldChar w:fldCharType="begin">
          <w:fldData xml:space="preserve">PEVuZE5vdGU+PENpdGUgRXhjbHVkZUF1dGg9IjEiPjxBdXRob3I+V2hpdG1pcmU8L0F1dGhvcj48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</w:fldData>
        </w:fldChar>
      </w:r>
      <w:r w:rsidR="00E9416D" w:rsidRPr="00127044">
        <w:instrText xml:space="preserve"> ADDIN EN.CITE </w:instrText>
      </w:r>
      <w:r w:rsidR="00E6099C" w:rsidRPr="00127044">
        <w:fldChar w:fldCharType="begin">
          <w:fldData xml:space="preserve">PEVuZE5vdGU+PENpdGUgRXhjbHVkZUF1dGg9IjEiPjxBdXRob3I+V2hpdG1pcmU8L0F1dGhvcj48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</w:fldData>
        </w:fldChar>
      </w:r>
      <w:r w:rsidR="00E9416D" w:rsidRPr="00127044">
        <w:instrText xml:space="preserve"> ADDIN EN.CITE.DATA </w:instrText>
      </w:r>
      <w:r w:rsidR="00E6099C" w:rsidRPr="00127044">
        <w:fldChar w:fldCharType="end"/>
      </w:r>
      <w:r w:rsidR="00E6099C" w:rsidRPr="00127044">
        <w:fldChar w:fldCharType="separate"/>
      </w:r>
      <w:r w:rsidR="00E9416D" w:rsidRPr="00127044">
        <w:rPr>
          <w:noProof/>
        </w:rPr>
        <w:t>(</w:t>
      </w:r>
      <w:hyperlink w:anchor="_ENREF_121" w:tooltip="Whitmire, 1998 #45" w:history="1">
        <w:r w:rsidR="00886D37" w:rsidRPr="00127044">
          <w:rPr>
            <w:noProof/>
          </w:rPr>
          <w:t>1998</w:t>
        </w:r>
      </w:hyperlink>
      <w:r w:rsidR="00E9416D" w:rsidRPr="00127044">
        <w:rPr>
          <w:noProof/>
        </w:rPr>
        <w:t xml:space="preserve">, </w:t>
      </w:r>
      <w:hyperlink w:anchor="_ENREF_122" w:tooltip="Whitmire, 2002 #41" w:history="1">
        <w:r w:rsidR="00886D37" w:rsidRPr="00127044">
          <w:rPr>
            <w:noProof/>
          </w:rPr>
          <w:t>2002</w:t>
        </w:r>
      </w:hyperlink>
      <w:r w:rsidR="00E9416D" w:rsidRPr="00127044">
        <w:rPr>
          <w:noProof/>
        </w:rPr>
        <w:t>)</w:t>
      </w:r>
      <w:r w:rsidR="00E6099C" w:rsidRPr="00127044">
        <w:fldChar w:fldCharType="end"/>
      </w:r>
      <w:r w:rsidR="00E9416D" w:rsidRPr="00127044">
        <w:t xml:space="preserve"> analyzed library factors </w:t>
      </w:r>
      <w:r w:rsidRPr="00127044">
        <w:t>that contribute to the development of critical thinking skills. In the first study, she found (among other non-</w:t>
      </w:r>
      <w:r w:rsidRPr="00127044">
        <w:lastRenderedPageBreak/>
        <w:t>library factors) that “</w:t>
      </w:r>
      <w:r w:rsidR="00C24137" w:rsidRPr="00127044">
        <w:t>students engaged in more focused library activities reported a significant impact on their critical thinking development</w:t>
      </w:r>
      <w:r w:rsidRPr="00127044">
        <w:t>”</w:t>
      </w:r>
      <w:r w:rsidR="00C24137" w:rsidRPr="00127044">
        <w:t xml:space="preserve"> </w:t>
      </w:r>
      <w:r w:rsidR="00E6099C" w:rsidRPr="00127044">
        <w:fldChar w:fldCharType="begin"/>
      </w:r>
      <w:r w:rsidR="00747ABA" w:rsidRPr="00127044">
        <w:instrText xml:space="preserve"> ADDIN EN.CITE &lt;EndNote&gt;&lt;Cite&gt;&lt;Author&gt;Whitmire&lt;/Author&gt;&lt;Year&gt;1998&lt;/Year&gt;&lt;RecNum&gt;45&lt;/RecNum&gt;&lt;Pages&gt;7&lt;/Pages&gt;&lt;DisplayText&gt;(Whitmire, 1998, p. 7)&lt;/DisplayText&gt;&lt;record&gt;&lt;rec-number&gt;45&lt;/rec-number&gt;&lt;foreign-keys&gt;&lt;key app="EN" db-id="trdvwvf9m00zd4es0eavtr0g5zf90pzwzsw5"&gt;45&lt;/key&gt;&lt;/foreign-keys&gt;&lt;ref-type name="Journal Article"&gt;17&lt;/ref-type&gt;&lt;contributors&gt;&lt;authors&gt;&lt;author&gt;Whitmire, Ethelene&lt;/author&gt;&lt;/authors&gt;&lt;/contributors&gt;&lt;titles&gt;&lt;title&gt;Development of critical thinking skills: An analysis of academic library experiences and other measures&lt;/title&gt;&lt;secondary-title&gt;College &amp;amp; Research Libraries&lt;/secondary-title&gt;&lt;/titles&gt;&lt;periodical&gt;&lt;full-title&gt;College &amp;amp; Research Libraries&lt;/full-title&gt;&lt;/periodical&gt;&lt;pages&gt;266-273&lt;/pages&gt;&lt;volume&gt;59&lt;/volume&gt;&lt;number&gt;3&lt;/number&gt;&lt;keywords&gt;&lt;keyword&gt;CRITICAL thinking&lt;/keyword&gt;&lt;keyword&gt;COLLEGE students&lt;/keyword&gt;&lt;/keywords&gt;&lt;dates&gt;&lt;year&gt;1998&lt;/year&gt;&lt;/dates&gt;&lt;isbn&gt;00100870&lt;/isbn&gt;&lt;urls&gt;&lt;related-urls&gt;&lt;url&gt;http://libproxy.unm.edu/login?url=http://search.ebscohost.com/login.aspx?direct=true&amp;amp;db=ehh&amp;amp;AN=675904&amp;amp;loginpage=Login.asp&amp;amp;site=ehost-live&amp;amp;scope=site&lt;/url&gt;&lt;/related-urls&gt;&lt;/urls&gt;&lt;research-notes&gt;&lt;style face="normal" font="Times New Roman" size="100%"&gt;Whitmire analyzed factors that influence the development of critical thinking skills in undergraduates. She used the I-E-O model developed by Alexander W. Astin focusing on inputs, environment, and outcome and the quality of effort theory proposed by C. Robert Pace. Using student background characteristics as the input and college experiences such as library use as the environment, she found (among other non-library factors) that “students engaged in more focused library activities reported a significant impact on their critical thinking development.” (p. 272) &amp;#xD;I am extremely interested in Ethelene Whitmire’s work, which centers around the library’s impact on students. I am seriously considering asking her to serve on my dissertation committee. &amp;#xD;&lt;/style&gt;&lt;/research-notes&gt;&lt;/record&gt;&lt;/Cite&gt;&lt;/EndNote&gt;</w:instrText>
      </w:r>
      <w:r w:rsidR="00E6099C" w:rsidRPr="00127044">
        <w:fldChar w:fldCharType="separate"/>
      </w:r>
      <w:r w:rsidR="00C24137" w:rsidRPr="00127044">
        <w:rPr>
          <w:noProof/>
        </w:rPr>
        <w:t>(</w:t>
      </w:r>
      <w:hyperlink w:anchor="_ENREF_121" w:tooltip="Whitmire, 1998 #45" w:history="1">
        <w:r w:rsidR="00886D37" w:rsidRPr="00127044">
          <w:rPr>
            <w:noProof/>
          </w:rPr>
          <w:t>Whitmire, 1998, p. 7</w:t>
        </w:r>
      </w:hyperlink>
      <w:r w:rsidR="00C24137" w:rsidRPr="00127044">
        <w:rPr>
          <w:noProof/>
        </w:rPr>
        <w:t>)</w:t>
      </w:r>
      <w:r w:rsidR="00E6099C" w:rsidRPr="00127044">
        <w:fldChar w:fldCharType="end"/>
      </w:r>
      <w:r w:rsidRPr="00127044">
        <w:t xml:space="preserve">. In the second study, she found that libraries with greater resources had a significant impact on students’ self-reported gains in critical thinking </w:t>
      </w:r>
      <w:r w:rsidR="00E6099C" w:rsidRPr="00127044">
        <w:fldChar w:fldCharType="begin"/>
      </w:r>
      <w:r w:rsidR="00747ABA" w:rsidRPr="00127044">
        <w:instrText xml:space="preserve"> ADDIN EN.CITE &lt;EndNote&gt;&lt;Cite&gt;&lt;Author&gt;Whitmire&lt;/Author&gt;&lt;Year&gt;2002&lt;/Year&gt;&lt;RecNum&gt;41&lt;/RecNum&gt;&lt;DisplayText&gt;(Whitmire, 2002)&lt;/DisplayText&gt;&lt;record&gt;&lt;rec-number&gt;41&lt;/rec-number&gt;&lt;foreign-keys&gt;&lt;key app="EN" db-id="trdvwvf9m00zd4es0eavtr0g5zf90pzwzsw5"&gt;41&lt;/key&gt;&lt;/foreign-keys&gt;&lt;ref-type name="Journal Article"&gt;17&lt;/ref-type&gt;&lt;contributors&gt;&lt;authors&gt;&lt;author&gt;Whitmire, Ethelene&lt;/author&gt;&lt;/authors&gt;&lt;/contributors&gt;&lt;titles&gt;&lt;title&gt;Academic library performance measures and undergraduates&amp;apos; library use and educational outcomes&lt;/title&gt;&lt;secondary-title&gt;Library &amp;amp; Information Science Research&lt;/secondary-title&gt;&lt;alt-title&gt;Library &amp;amp; Information Science Research (07408188)&lt;/alt-title&gt;&lt;/titles&gt;&lt;periodical&gt;&lt;full-title&gt;Library &amp;amp; Information Science Research&lt;/full-title&gt;&lt;/periodical&gt;&lt;alt-periodical&gt;&lt;full-title&gt;Library &amp;amp; Information Science Research (07408188)&lt;/full-title&gt;&lt;/alt-periodical&gt;&lt;pages&gt;107-128&lt;/pages&gt;&lt;volume&gt;24&lt;/volume&gt;&lt;number&gt;2&lt;/number&gt;&lt;keywords&gt;&lt;keyword&gt;LIBRARIES&lt;/keyword&gt;&lt;keyword&gt;EDUCATION&lt;/keyword&gt;&lt;/keywords&gt;&lt;dates&gt;&lt;year&gt;2002&lt;/year&gt;&lt;/dates&gt;&lt;urls&gt;&lt;related-urls&gt;&lt;url&gt;http://libproxy.unm.edu/login?url=http://search.ebscohost.com/login.aspx?direct=true&amp;amp;db=ehh&amp;amp;AN=8776170&amp;amp;loginpage=Login.asp&amp;amp;site=ehost-live&amp;amp;scope=site&lt;/url&gt;&lt;/related-urls&gt;&lt;/urls&gt;&lt;electronic-resource-num&gt;10.1016/S0740-8188(02)00108-1&lt;/electronic-resource-num&gt;&lt;research-notes&gt;&lt;style face="normal" font="Times New Roman" size="100%"&gt;Whitmire expanded her 1998 study finding that focused library activities had a significant impact on the development of critical thinking with research that looked more deeply as the types of library use. She found that libraries with greater resources had a significant impact on students’ self-reported gains in critical thinking, but that greater use of library services led to less library use. This last finding is suspect because her definitions of library use were limited.&amp;#xD;&lt;/style&gt;&lt;/research-notes&gt;&lt;/record&gt;&lt;/Cite&gt;&lt;/EndNote&gt;</w:instrText>
      </w:r>
      <w:r w:rsidR="00E6099C" w:rsidRPr="00127044">
        <w:fldChar w:fldCharType="separate"/>
      </w:r>
      <w:r w:rsidRPr="00127044">
        <w:rPr>
          <w:noProof/>
        </w:rPr>
        <w:t>(</w:t>
      </w:r>
      <w:hyperlink w:anchor="_ENREF_122" w:tooltip="Whitmire, 2002 #41" w:history="1">
        <w:r w:rsidR="00886D37" w:rsidRPr="00127044">
          <w:rPr>
            <w:noProof/>
          </w:rPr>
          <w:t>Whitmire, 2002</w:t>
        </w:r>
      </w:hyperlink>
      <w:r w:rsidRPr="00127044">
        <w:rPr>
          <w:noProof/>
        </w:rPr>
        <w:t>)</w:t>
      </w:r>
      <w:r w:rsidR="00E6099C" w:rsidRPr="00127044">
        <w:fldChar w:fldCharType="end"/>
      </w:r>
      <w:r w:rsidRPr="00127044">
        <w:t>. Julien and Boon</w:t>
      </w:r>
      <w:r w:rsidR="008C152A" w:rsidRPr="00127044">
        <w:t xml:space="preserve"> </w:t>
      </w:r>
      <w:r w:rsidR="00E6099C" w:rsidRPr="00127044">
        <w:fldChar w:fldCharType="begin"/>
      </w:r>
      <w:r w:rsidR="00747ABA" w:rsidRPr="00127044">
        <w:instrText xml:space="preserve"> ADDIN EN.CITE &lt;EndNote&gt;&lt;Cite ExcludeAuth="1"&gt;&lt;Author&gt;Julien&lt;/Author&gt;&lt;Year&gt;2004&lt;/Year&gt;&lt;RecNum&gt;136&lt;/RecNum&gt;&lt;DisplayText&gt;(2004)&lt;/DisplayText&gt;&lt;record&gt;&lt;rec-number&gt;136&lt;/rec-number&gt;&lt;foreign-keys&gt;&lt;key app="EN" db-id="trdvwvf9m00zd4es0eavtr0g5zf90pzwzsw5"&gt;136&lt;/key&gt;&lt;/foreign-keys&gt;&lt;ref-type name="Journal Article"&gt;17&lt;/ref-type&gt;&lt;contributors&gt;&lt;authors&gt;&lt;author&gt;Julien, Heidi&lt;/author&gt;&lt;author&gt;Boon, Stuart&lt;/author&gt;&lt;/authors&gt;&lt;/contributors&gt;&lt;titles&gt;&lt;title&gt;Assessing instructional outcomes in Canadian academic libraries&lt;/title&gt;&lt;secondary-title&gt;Library &amp;amp; Information Science Research&lt;/secondary-title&gt;&lt;/titles&gt;&lt;periodical&gt;&lt;full-title&gt;Library &amp;amp; Information Science Research&lt;/full-title&gt;&lt;/periodical&gt;&lt;pages&gt;121-139&lt;/pages&gt;&lt;volume&gt;26&lt;/volume&gt;&lt;number&gt;2&lt;/number&gt;&lt;keywords&gt;&lt;keyword&gt;ACADEMIC libraries&lt;/keyword&gt;&lt;keyword&gt;LITERACY&lt;/keyword&gt;&lt;keyword&gt;INFORMATION professionals&lt;/keyword&gt;&lt;keyword&gt;EDUCATION&lt;/keyword&gt;&lt;/keywords&gt;&lt;dates&gt;&lt;year&gt;2004&lt;/year&gt;&lt;pub-dates&gt;&lt;date&gt;Spring2004&lt;/date&gt;&lt;/pub-dates&gt;&lt;/dates&gt;&lt;isbn&gt;07408188&lt;/isbn&gt;&lt;urls&gt;&lt;related-urls&gt;&lt;url&gt;http://libproxy.unm.edu/login?url=http://search.ebscohost.com/login.aspx?direct=true&amp;amp;db=lxh&amp;amp;AN=13432660&amp;amp;site=ehost-live&amp;amp;scope=site&lt;/url&gt;&lt;/related-urls&gt;&lt;/urls&gt;&lt;electronic-resource-num&gt;10.1016/j.lisr.2004.01.008&lt;/electronic-resource-num&gt;&lt;remote-database-name&gt;lxh&lt;/remote-database-name&gt;&lt;remote-database-provider&gt;EBSCOhost&lt;/remote-database-provider&gt;&lt;/record&gt;&lt;/Cite&gt;&lt;/EndNote&gt;</w:instrText>
      </w:r>
      <w:r w:rsidR="00E6099C" w:rsidRPr="00127044">
        <w:fldChar w:fldCharType="separate"/>
      </w:r>
      <w:r w:rsidR="008C152A" w:rsidRPr="00127044">
        <w:rPr>
          <w:noProof/>
        </w:rPr>
        <w:t>(</w:t>
      </w:r>
      <w:hyperlink w:anchor="_ENREF_57" w:tooltip="Julien, 2004 #136" w:history="1">
        <w:r w:rsidR="00886D37" w:rsidRPr="00127044">
          <w:rPr>
            <w:noProof/>
          </w:rPr>
          <w:t>2004</w:t>
        </w:r>
      </w:hyperlink>
      <w:r w:rsidR="008C152A" w:rsidRPr="00127044">
        <w:rPr>
          <w:noProof/>
        </w:rPr>
        <w:t>)</w:t>
      </w:r>
      <w:r w:rsidR="00E6099C" w:rsidRPr="00127044">
        <w:fldChar w:fldCharType="end"/>
      </w:r>
      <w:r w:rsidRPr="00127044">
        <w:t xml:space="preserve"> gave pre- and post-tests and interviewed students in a Canadian university and established that library instruction contributes to student’s overall success in school. </w:t>
      </w:r>
    </w:p>
    <w:p w:rsidR="001228A3" w:rsidRPr="00127044" w:rsidRDefault="009A5427" w:rsidP="002659D3">
      <w:pPr>
        <w:pStyle w:val="BodyText"/>
      </w:pPr>
      <w:r w:rsidRPr="00127044">
        <w:t xml:space="preserve">Other studies looked at the link between library use and student success. Bolt </w:t>
      </w:r>
      <w:r w:rsidR="00E6099C" w:rsidRPr="00127044">
        <w:fldChar w:fldCharType="begin"/>
      </w:r>
      <w:r w:rsidR="00535269" w:rsidRPr="00127044">
        <w:instrText xml:space="preserve"> ADDIN EN.CITE &lt;EndNote&gt;&lt;Cite ExcludeAuth="1"&gt;&lt;Author&gt;Bolt&lt;/Author&gt;&lt;Year&gt;1986&lt;/Year&gt;&lt;RecNum&gt;396&lt;/RecNum&gt;&lt;record&gt;&lt;rec-number&gt;396&lt;/rec-number&gt;&lt;foreign-keys&gt;&lt;key app="EN" db-id="trdvwvf9m00zd4es0eavtr0g5zf90pzwzsw5"&gt;396&lt;/key&gt;&lt;/foreign-keys&gt;&lt;ref-type name="Thesis"&gt;32&lt;/ref-type&gt;&lt;contributors&gt;&lt;authors&gt;&lt;author&gt;Bolt, Janice Havlicek&lt;/author&gt;&lt;/authors&gt;&lt;tertiary-authors&gt;&lt;author&gt;Blazek, Ronald D. &lt;/author&gt;&lt;/tertiary-authors&gt;&lt;/contributors&gt;&lt;titles&gt;&lt;title&gt;A study of the effects of a bibliographic instruction course on achievement and retention of college students&lt;/title&gt;&lt;secondary-title&gt;Library and Information Science&lt;/secondary-title&gt;&lt;/titles&gt;&lt;pages&gt;x, 230 leaves&lt;/pages&gt;&lt;volume&gt;Ph.D.&lt;/volume&gt;&lt;keywords&gt;&lt;keyword&gt;Library orientation for college students.&lt;/keyword&gt;&lt;keyword&gt;Library orientation.&lt;/keyword&gt;&lt;keyword&gt;Academic achievement.&lt;/keyword&gt;&lt;keyword&gt;College attendance.&lt;/keyword&gt;&lt;keyword&gt;Bibliothèques -- Formation des utilisateurs.&lt;/keyword&gt;&lt;keyword&gt;Étudiants -- Initiation à la bibliothèque.&lt;/keyword&gt;&lt;/keywords&gt;&lt;dates&gt;&lt;year&gt;1986&lt;/year&gt;&lt;pub-dates&gt;&lt;date&gt;1986&lt;/date&gt;&lt;/pub-dates&gt;&lt;/dates&gt;&lt;publisher&gt;Florida State University&lt;/publisher&gt;&lt;accession-num&gt;17941386&lt;/accession-num&gt;&lt;work-type&gt;Dissertation &lt;/work-type&gt;&lt;urls&gt;&lt;/urls&gt;&lt;remote-database-name&gt;WorldCat&lt;/remote-database-name&gt;&lt;remote-database-provider&gt;OCLC&lt;/remote-database-provider&gt;&lt;language&gt;English&lt;/language&gt;&lt;/record&gt;&lt;/Cite&gt;&lt;/EndNote&gt;</w:instrText>
      </w:r>
      <w:r w:rsidR="00E6099C" w:rsidRPr="00127044">
        <w:fldChar w:fldCharType="separate"/>
      </w:r>
      <w:r w:rsidRPr="00127044">
        <w:rPr>
          <w:noProof/>
        </w:rPr>
        <w:t>(</w:t>
      </w:r>
      <w:hyperlink w:anchor="_ENREF_25" w:tooltip="Bolt, 1986 #396" w:history="1">
        <w:r w:rsidR="00886D37" w:rsidRPr="00127044">
          <w:rPr>
            <w:noProof/>
          </w:rPr>
          <w:t>1986</w:t>
        </w:r>
      </w:hyperlink>
      <w:r w:rsidRPr="00127044">
        <w:rPr>
          <w:noProof/>
        </w:rPr>
        <w:t>)</w:t>
      </w:r>
      <w:r w:rsidR="00E6099C" w:rsidRPr="00127044">
        <w:fldChar w:fldCharType="end"/>
      </w:r>
      <w:r w:rsidR="002659D3" w:rsidRPr="00127044">
        <w:t xml:space="preserve"> </w:t>
      </w:r>
      <w:r w:rsidR="001228A3" w:rsidRPr="00127044">
        <w:t xml:space="preserve">compared students who failed competency examinations and </w:t>
      </w:r>
      <w:r w:rsidR="000254C0" w:rsidRPr="00127044">
        <w:t xml:space="preserve">subsequently </w:t>
      </w:r>
      <w:r w:rsidR="001228A3" w:rsidRPr="00127044">
        <w:t xml:space="preserve">took a library instruction course to students who successfully tested out </w:t>
      </w:r>
      <w:r w:rsidR="00037C6C" w:rsidRPr="00127044">
        <w:t>of the course and found</w:t>
      </w:r>
      <w:r w:rsidR="001228A3" w:rsidRPr="00127044">
        <w:t xml:space="preserve"> no discernible difference in test scores, implying that the course impacted student performance. At Miami University, Erekson</w:t>
      </w:r>
      <w:r w:rsidR="002054DC" w:rsidRPr="00127044">
        <w:t xml:space="preserve"> </w:t>
      </w:r>
      <w:r w:rsidR="00E6099C" w:rsidRPr="00127044">
        <w:fldChar w:fldCharType="begin"/>
      </w:r>
      <w:r w:rsidR="002054DC" w:rsidRPr="00127044">
        <w:instrText xml:space="preserve"> ADDIN EN.CITE &lt;EndNote&gt;&lt;Cite ExcludeAuth="1"&gt;&lt;Author&gt;Erekson&lt;/Author&gt;&lt;Year&gt;1992&lt;/Year&gt;&lt;RecNum&gt;3&lt;/RecNum&gt;&lt;record&gt;&lt;rec-number&gt;3&lt;/rec-number&gt;&lt;foreign-keys&gt;&lt;key app='EN' db-id='5a5rwstrptfsfjefrprx9z9le9f9axxt529p'&gt;3&lt;/key&gt;&lt;/foreign-keys&gt;&lt;ref-type name='Journal Article'&gt;17&lt;/ref-type&gt;&lt;contributors&gt;&lt;authors&gt;&lt;author&gt;Erekson, OH&lt;/author&gt;&lt;/authors&gt;&lt;/contributors&gt;&lt;titles&gt;&lt;title&gt;Joint determination of college student achievement and effort: Implications for college teaching&lt;/title&gt;&lt;secondary-title&gt;Research in Higher Education&lt;/secondary-title&gt;&lt;/titles&gt;&lt;pages&gt;433-446&lt;/pages&gt;&lt;volume&gt;33&lt;/volume&gt;&lt;number&gt;4&lt;/number&gt;&lt;dates&gt;&lt;year&gt;1992&lt;/year&gt;&lt;/dates&gt;&lt;urls&gt;&lt;/urls&gt;&lt;research-notes&gt;&lt;style face='normal' font='default' size='11'&gt;Erekson develops a formula to measure student achievement as a matter of effort interacting with other variables. He finds that effort applied toward faculty interaction increased achievement, but that effort applied toward the course or toward the library did not - in fact, library effort might have a small negative impact. See p. 437 for table with library questions, which do not include IL (they look similar to CSEQ, so I should compare).&amp;#xD;&lt;/style&gt;&lt;/research-notes&gt;&lt;/record&gt;&lt;/Cite&gt;&lt;/EndNote&gt;</w:instrText>
      </w:r>
      <w:r w:rsidR="00E6099C" w:rsidRPr="00127044">
        <w:fldChar w:fldCharType="separate"/>
      </w:r>
      <w:r w:rsidR="002054DC" w:rsidRPr="00127044">
        <w:rPr>
          <w:noProof/>
        </w:rPr>
        <w:t>(</w:t>
      </w:r>
      <w:hyperlink w:anchor="_ENREF_41" w:tooltip="Erekson, 1992 #3" w:history="1">
        <w:r w:rsidR="00886D37" w:rsidRPr="00127044">
          <w:rPr>
            <w:noProof/>
          </w:rPr>
          <w:t>1992</w:t>
        </w:r>
      </w:hyperlink>
      <w:r w:rsidR="002054DC" w:rsidRPr="00127044">
        <w:rPr>
          <w:noProof/>
        </w:rPr>
        <w:t>)</w:t>
      </w:r>
      <w:r w:rsidR="00E6099C" w:rsidRPr="00127044">
        <w:fldChar w:fldCharType="end"/>
      </w:r>
      <w:r w:rsidR="002054DC" w:rsidRPr="00127044">
        <w:t xml:space="preserve"> </w:t>
      </w:r>
      <w:r w:rsidR="001228A3" w:rsidRPr="00127044">
        <w:t xml:space="preserve">studied the impact student effort in studying, using the library, and working with faculty had on achievement. He found that “library effort did not have a significant effect on GPA” </w:t>
      </w:r>
      <w:r w:rsidR="00E6099C" w:rsidRPr="00127044">
        <w:fldChar w:fldCharType="begin"/>
      </w:r>
      <w:r w:rsidR="002054DC" w:rsidRPr="00127044">
        <w:instrText xml:space="preserve"> ADDIN EN.CITE &lt;EndNote&gt;&lt;Cite ExcludeAuth="1" ExcludeYear="1"&gt;&lt;Author&gt;Erekson&lt;/Author&gt;&lt;Year&gt;1992&lt;/Year&gt;&lt;RecNum&gt;96&lt;/RecNum&gt;&lt;Pages&gt;441&lt;/Pages&gt;&lt;record&gt;&lt;rec-number&gt;96&lt;/rec-number&gt;&lt;foreign-keys&gt;&lt;key app='EN' db-id='trdvwvf9m00zd4es0eavtr0g5zf90pzwzsw5'&gt;96&lt;/key&gt;&lt;/foreign-keys&gt;&lt;ref-type name='Journal Article'&gt;17&lt;/ref-type&gt;&lt;contributors&gt;&lt;authors&gt;&lt;author&gt;Erekson, OH&lt;/author&gt;&lt;/authors&gt;&lt;/contributors&gt;&lt;titles&gt;&lt;title&gt;Joint determination of college student achievement and effort: Implications for college teaching&lt;/title&gt;&lt;secondary-title&gt;Research in Higher Education&lt;/secondary-title&gt;&lt;/titles&gt;&lt;periodical&gt;&lt;full-title&gt;Research in Higher Education&lt;/full-title&gt;&lt;/periodical&gt;&lt;pages&gt;433-446&lt;/pages&gt;&lt;volume&gt;33&lt;/volume&gt;&lt;number&gt;4&lt;/number&gt;&lt;dates&gt;&lt;year&gt;1992&lt;/year&gt;&lt;/dates&gt;&lt;urls&gt;&lt;/urls&gt;&lt;research-notes&gt;&lt;style face='normal' font='default' size='11'&gt;Erekson develops a formula to measure student achievement as a matter of effort interacting with other variables. He finds that effort applied toward faculty interaction increased achievement, but that effort applied toward the course or toward the library did not - in fact, library effort might have a small negative impact. See p. 437 for table with library questions, which do not include IL (they look similar to CSEQ, so I should compare).&amp;#xD;&lt;/style&gt;&lt;/research-notes&gt;&lt;/record&gt;&lt;/Cite&gt;&lt;/EndNote&gt;</w:instrText>
      </w:r>
      <w:r w:rsidR="00E6099C" w:rsidRPr="00127044">
        <w:fldChar w:fldCharType="separate"/>
      </w:r>
      <w:r w:rsidR="002054DC" w:rsidRPr="00127044">
        <w:rPr>
          <w:noProof/>
        </w:rPr>
        <w:t>(</w:t>
      </w:r>
      <w:hyperlink w:anchor="_ENREF_41" w:tooltip="Erekson, 1992 #3" w:history="1">
        <w:r w:rsidR="00886D37" w:rsidRPr="00127044">
          <w:rPr>
            <w:noProof/>
          </w:rPr>
          <w:t>p. 441</w:t>
        </w:r>
      </w:hyperlink>
      <w:r w:rsidR="002054DC" w:rsidRPr="00127044">
        <w:rPr>
          <w:noProof/>
        </w:rPr>
        <w:t>)</w:t>
      </w:r>
      <w:r w:rsidR="00E6099C" w:rsidRPr="00127044">
        <w:fldChar w:fldCharType="end"/>
      </w:r>
      <w:r w:rsidR="001228A3" w:rsidRPr="00127044">
        <w:t xml:space="preserve"> and neither did studying – only time with faculty made an impact. Richland College found that students who had completed the Certificate of Information Literacy – a five course sequence – had higher grades and a better retention rate than students who did not </w:t>
      </w:r>
      <w:r w:rsidR="00E6099C" w:rsidRPr="00127044">
        <w:fldChar w:fldCharType="begin"/>
      </w:r>
      <w:r w:rsidR="00747ABA" w:rsidRPr="00127044">
        <w:instrText xml:space="preserve"> ADDIN EN.CITE &lt;EndNote&gt;&lt;Cite&gt;&lt;Author&gt;Ferguson&lt;/Author&gt;&lt;Year&gt;2000&lt;/Year&gt;&lt;RecNum&gt;397&lt;/RecNum&gt;&lt;DisplayText&gt;(Ferguson, 2000)&lt;/DisplayText&gt;&lt;record&gt;&lt;rec-number&gt;397&lt;/rec-number&gt;&lt;foreign-keys&gt;&lt;key app="EN" db-id="trdvwvf9m00zd4es0eavtr0g5zf90pzwzsw5"&gt;397&lt;/key&gt;&lt;/foreign-keys&gt;&lt;ref-type name="Conference Paper"&gt;47&lt;/ref-type&gt;&lt;contributors&gt;&lt;authors&gt;&lt;author&gt;Ferguson, J.&lt;/author&gt;&lt;/authors&gt;&lt;secondary-authors&gt;&lt;author&gt;Nixon, Carol &lt;/author&gt;&lt;author&gt;Burmood, Jennifer&lt;/author&gt;&lt;/secondary-authors&gt;&lt;/contributors&gt;&lt;titles&gt;&lt;title&gt;Taking the lead: The case for proactive information literacy training&lt;/title&gt;&lt;secondary-title&gt;Internet Librarian 2001&lt;/secondary-title&gt;&lt;/titles&gt;&lt;pages&gt;ix, 269 p.&lt;/pages&gt;&lt;volume&gt;5th&lt;/volume&gt;&lt;keywords&gt;&lt;keyword&gt;Library information networks -- Congresses.&lt;/keyword&gt;&lt;keyword&gt;Internet -- Congresses.&lt;/keyword&gt;&lt;keyword&gt;Intranet (Computer network) -- Congresses.&lt;/keyword&gt;&lt;keyword&gt;Computer systems -- Congresses.&lt;/keyword&gt;&lt;keyword&gt;Information networks -- Congresses.&lt;/keyword&gt;&lt;keyword&gt;Information storage and retrieval systems -- Congresses.&lt;/keyword&gt;&lt;/keywords&gt;&lt;dates&gt;&lt;year&gt;2000&lt;/year&gt;&lt;pub-dates&gt;&lt;date&gt;November 6-8, 2001&lt;/date&gt;&lt;/pub-dates&gt;&lt;/dates&gt;&lt;pub-location&gt;Pasadena, California&lt;/pub-location&gt;&lt;publisher&gt;Information Today, Inc.&lt;/publisher&gt;&lt;isbn&gt;ISBN: 1573871397; 9781573871396&lt;/isbn&gt;&lt;accession-num&gt;48684018&lt;/accession-num&gt;&lt;call-num&gt;LC: Z674.82.I59; Dewey: 021.65&lt;/call-num&gt;&lt;work-type&gt;Conference publication&lt;/work-type&gt;&lt;urls&gt;&lt;related-urls&gt;&lt;url&gt;Proceedings of the Fifth Internet Librarian Conference, Pasadena, California, November 6-8, 2001&lt;/url&gt;&lt;/related-urls&gt;&lt;/urls&gt;&lt;custom1&gt;Medford, NJ&lt;/custom1&gt;&lt;remote-database-name&gt;WorldCat&lt;/remote-database-name&gt;&lt;remote-database-provider&gt;OCLC&lt;/remote-database-provider&gt;&lt;language&gt;English&lt;/language&gt;&lt;/record&gt;&lt;/Cite&gt;&lt;/EndNote&gt;</w:instrText>
      </w:r>
      <w:r w:rsidR="00E6099C" w:rsidRPr="00127044">
        <w:fldChar w:fldCharType="separate"/>
      </w:r>
      <w:r w:rsidR="001228A3" w:rsidRPr="00127044">
        <w:rPr>
          <w:noProof/>
        </w:rPr>
        <w:t>(</w:t>
      </w:r>
      <w:hyperlink w:anchor="_ENREF_43" w:tooltip="Ferguson, 2000 #397" w:history="1">
        <w:r w:rsidR="00886D37" w:rsidRPr="00127044">
          <w:rPr>
            <w:noProof/>
          </w:rPr>
          <w:t>Ferguson, 2000</w:t>
        </w:r>
      </w:hyperlink>
      <w:r w:rsidR="001228A3" w:rsidRPr="00127044">
        <w:rPr>
          <w:noProof/>
        </w:rPr>
        <w:t>)</w:t>
      </w:r>
      <w:r w:rsidR="00E6099C" w:rsidRPr="00127044">
        <w:fldChar w:fldCharType="end"/>
      </w:r>
      <w:r w:rsidR="001228A3" w:rsidRPr="00127044">
        <w:t xml:space="preserve">. de Jager </w:t>
      </w:r>
      <w:r w:rsidR="00E6099C" w:rsidRPr="00127044">
        <w:fldChar w:fldCharType="begin"/>
      </w:r>
      <w:r w:rsidR="00535269" w:rsidRPr="00127044">
        <w:instrText xml:space="preserve"> ADDIN EN.CITE &lt;EndNote&gt;&lt;Cite ExcludeAuth="1"&gt;&lt;Author&gt;de Jager&lt;/Author&gt;&lt;Year&gt;2002&lt;/Year&gt;&lt;RecNum&gt;393&lt;/RecNum&gt;&lt;record&gt;&lt;rec-number&gt;393&lt;/rec-number&gt;&lt;foreign-keys&gt;&lt;key app="EN" db-id="trdvwvf9m00zd4es0eavtr0g5zf90pzwzsw5"&gt;393&lt;/key&gt;&lt;/foreign-keys&gt;&lt;ref-type name="Journal Article"&gt;17&lt;/ref-type&gt;&lt;contributors&gt;&lt;authors&gt;&lt;author&gt;de Jager, K&lt;/author&gt;&lt;/authors&gt;&lt;/contributors&gt;&lt;titles&gt;&lt;title&gt;Successful students: does the library make a difference?&lt;/title&gt;&lt;secondary-title&gt;Performance measurement and metrics&lt;/secondary-title&gt;&lt;/titles&gt;&lt;periodical&gt;&lt;full-title&gt;Performance measurement and metrics&lt;/full-title&gt;&lt;/periodical&gt;&lt;pages&gt;140-144&lt;/pages&gt;&lt;volume&gt;3&lt;/volume&gt;&lt;number&gt;3&lt;/number&gt;&lt;dates&gt;&lt;year&gt;2002&lt;/year&gt;&lt;/dates&gt;&lt;publisher&gt;MCB UP Ltd&lt;/publisher&gt;&lt;urls&gt;&lt;/urls&gt;&lt;/record&gt;&lt;/Cite&gt;&lt;/EndNote&gt;</w:instrText>
      </w:r>
      <w:r w:rsidR="00E6099C" w:rsidRPr="00127044">
        <w:fldChar w:fldCharType="separate"/>
      </w:r>
      <w:r w:rsidR="002054DC" w:rsidRPr="00127044">
        <w:rPr>
          <w:noProof/>
        </w:rPr>
        <w:t>(</w:t>
      </w:r>
      <w:hyperlink w:anchor="_ENREF_35" w:tooltip="de Jager, 2002 #393" w:history="1">
        <w:r w:rsidR="00886D37" w:rsidRPr="00127044">
          <w:rPr>
            <w:noProof/>
          </w:rPr>
          <w:t>2002</w:t>
        </w:r>
      </w:hyperlink>
      <w:r w:rsidR="002054DC" w:rsidRPr="00127044">
        <w:rPr>
          <w:noProof/>
        </w:rPr>
        <w:t>)</w:t>
      </w:r>
      <w:r w:rsidR="00E6099C" w:rsidRPr="00127044">
        <w:fldChar w:fldCharType="end"/>
      </w:r>
      <w:r w:rsidR="002054DC" w:rsidRPr="00127044">
        <w:t xml:space="preserve"> </w:t>
      </w:r>
      <w:r w:rsidR="001228A3" w:rsidRPr="00127044">
        <w:t>correlated book borrowing with better scores on exams. Dickenson</w:t>
      </w:r>
      <w:r w:rsidRPr="00127044">
        <w:t xml:space="preserve"> </w:t>
      </w:r>
      <w:r w:rsidR="00E6099C" w:rsidRPr="00127044">
        <w:fldChar w:fldCharType="begin"/>
      </w:r>
      <w:r w:rsidR="00747ABA" w:rsidRPr="00127044">
        <w:instrText xml:space="preserve"> ADDIN EN.CITE &lt;EndNote&gt;&lt;Cite ExcludeAuth="1"&gt;&lt;Author&gt;Dickenson&lt;/Author&gt;&lt;Year&gt;2006&lt;/Year&gt;&lt;RecNum&gt;394&lt;/RecNum&gt;&lt;DisplayText&gt;(2006)&lt;/DisplayText&gt;&lt;record&gt;&lt;rec-number&gt;394&lt;/rec-number&gt;&lt;foreign-keys&gt;&lt;key app="EN" db-id="trdvwvf9m00zd4es0eavtr0g5zf90pzwzsw5"&gt;394&lt;/key&gt;&lt;/foreign-keys&gt;&lt;ref-type name="Report"&gt;27&lt;/ref-type&gt;&lt;contributors&gt;&lt;authors&gt;&lt;author&gt;Dickenson, Don&lt;/author&gt;&lt;/authors&gt;&lt;/contributors&gt;&lt;titles&gt;&lt;title&gt;How academic libraries help faculty teach and students learn : the 2005 Colorado academic library impact study&lt;/title&gt;&lt;secondary-title&gt;Closer look;&lt;/secondary-title&gt;&lt;/titles&gt;&lt;pages&gt;88&lt;/pages&gt;&lt;keywords&gt;&lt;keyword&gt;Academic libraries -- Relations with faculty and curriculum -- Colorado.&lt;/keyword&gt;&lt;keyword&gt;Libraries and students -- Colorado.&lt;/keyword&gt;&lt;/keywords&gt;&lt;dates&gt;&lt;year&gt;2006&lt;/year&gt;&lt;/dates&gt;&lt;pub-location&gt;Denver, Colo.&lt;/pub-location&gt;&lt;publisher&gt;Library Research Service&lt;/publisher&gt;&lt;accession-num&gt;64700398&lt;/accession-num&gt;&lt;call-num&gt;GovDoc: ED3/110.2/AC1/2006&lt;/call-num&gt;&lt;urls&gt;&lt;related-urls&gt;&lt;url&gt;http://www.lrs.org/documents/academic/ALIS_final.pdf&lt;/url&gt;&lt;/related-urls&gt;&lt;/urls&gt;&lt;remote-database-name&gt;WorldCat&lt;/remote-database-name&gt;&lt;remote-database-provider&gt;OCLC&lt;/remote-database-provider&gt;&lt;language&gt;English&lt;/language&gt;&lt;/record&gt;&lt;/Cite&gt;&lt;/EndNote&gt;</w:instrText>
      </w:r>
      <w:r w:rsidR="00E6099C" w:rsidRPr="00127044">
        <w:fldChar w:fldCharType="separate"/>
      </w:r>
      <w:r w:rsidRPr="00127044">
        <w:rPr>
          <w:noProof/>
        </w:rPr>
        <w:t>(</w:t>
      </w:r>
      <w:hyperlink w:anchor="_ENREF_37" w:tooltip="Dickenson, 2006 #394" w:history="1">
        <w:r w:rsidR="00886D37" w:rsidRPr="00127044">
          <w:rPr>
            <w:noProof/>
          </w:rPr>
          <w:t>2006</w:t>
        </w:r>
      </w:hyperlink>
      <w:r w:rsidRPr="00127044">
        <w:rPr>
          <w:noProof/>
        </w:rPr>
        <w:t>)</w:t>
      </w:r>
      <w:r w:rsidR="00E6099C" w:rsidRPr="00127044">
        <w:fldChar w:fldCharType="end"/>
      </w:r>
      <w:r w:rsidR="001228A3" w:rsidRPr="00127044">
        <w:t xml:space="preserve"> surveyed undergraduates and faculty to determine how academic libraries in Colorado impact student learning. While the student survey focused primarily on how they used the library rather than on their learning, one part of the faculty survey did find that most faculty felt that the library contributed to their teaching. Zhong and Alexander </w:t>
      </w:r>
      <w:r w:rsidR="00E6099C" w:rsidRPr="00127044">
        <w:fldChar w:fldCharType="begin"/>
      </w:r>
      <w:r w:rsidR="00747ABA" w:rsidRPr="00127044">
        <w:instrText xml:space="preserve"> ADDIN EN.CITE &lt;EndNote&gt;&lt;Cite ExcludeAuth="1"&gt;&lt;Author&gt;Zhong&lt;/Author&gt;&lt;Year&gt;2007&lt;/Year&gt;&lt;RecNum&gt;395&lt;/RecNum&gt;&lt;DisplayText&gt;(2007)&lt;/DisplayText&gt;&lt;record&gt;&lt;rec-number&gt;395&lt;/rec-number&gt;&lt;foreign-keys&gt;&lt;key app="EN" db-id="trdvwvf9m00zd4es0eavtr0g5zf90pzwzsw5"&gt;395&lt;/key&gt;&lt;/foreign-keys&gt;&lt;ref-type name="Conference Proceedings"&gt;10&lt;/ref-type&gt;&lt;contributors&gt;&lt;authors&gt;&lt;author&gt;Zhong, Y&lt;/author&gt;&lt;author&gt;Alexander, J&lt;/author&gt;&lt;/authors&gt;&lt;secondary-authors&gt;&lt;author&gt;Thompson, Hugh A &lt;/author&gt;&lt;/secondary-authors&gt;&lt;/contributors&gt;&lt;titles&gt;&lt;title&gt;Academic Success: How Library Services Make a Difference&lt;/title&gt;&lt;secondary-title&gt;Sailing into the future: charting our destiny: proceedings of the Thirteenth National Conference of the Association of College and Research Libraries, March 29 - April 1, 2007&lt;/secondary-title&gt;&lt;/titles&gt;&lt;dates&gt;&lt;year&gt;2007&lt;/year&gt;&lt;/dates&gt;&lt;pub-location&gt;Baltimore&lt;/pub-location&gt;&lt;publisher&gt;Association of College and Research Libraries&lt;/publisher&gt;&lt;urls&gt;&lt;related-urls&gt;&lt;url&gt;http://www.ala.org/ala/mgrps/divs/acrl/events/national/baltimore/papers/141.pdf&lt;/url&gt;&lt;/related-urls&gt;&lt;/urls&gt;&lt;custom1&gt;Chicago&lt;/custom1&gt;&lt;custom2&gt;2007&lt;/custom2&gt;&lt;/record&gt;&lt;/Cite&gt;&lt;/EndNote&gt;</w:instrText>
      </w:r>
      <w:r w:rsidR="00E6099C" w:rsidRPr="00127044">
        <w:fldChar w:fldCharType="separate"/>
      </w:r>
      <w:r w:rsidR="002054DC" w:rsidRPr="00127044">
        <w:rPr>
          <w:noProof/>
        </w:rPr>
        <w:t>(</w:t>
      </w:r>
      <w:hyperlink w:anchor="_ENREF_124" w:tooltip="Zhong, 2007 #395" w:history="1">
        <w:r w:rsidR="00886D37" w:rsidRPr="00127044">
          <w:rPr>
            <w:noProof/>
          </w:rPr>
          <w:t>2007</w:t>
        </w:r>
      </w:hyperlink>
      <w:r w:rsidR="002054DC" w:rsidRPr="00127044">
        <w:rPr>
          <w:noProof/>
        </w:rPr>
        <w:t>)</w:t>
      </w:r>
      <w:r w:rsidR="00E6099C" w:rsidRPr="00127044">
        <w:fldChar w:fldCharType="end"/>
      </w:r>
      <w:r w:rsidR="002054DC" w:rsidRPr="00127044">
        <w:t xml:space="preserve"> </w:t>
      </w:r>
      <w:r w:rsidR="001228A3" w:rsidRPr="00127044">
        <w:t xml:space="preserve">surveyed students who responded that </w:t>
      </w:r>
      <w:r w:rsidR="009515A7" w:rsidRPr="00127044">
        <w:t>access to</w:t>
      </w:r>
      <w:r w:rsidR="001228A3" w:rsidRPr="00127044">
        <w:t xml:space="preserve"> library facilities and </w:t>
      </w:r>
      <w:r w:rsidR="009515A7" w:rsidRPr="00127044">
        <w:t xml:space="preserve">to </w:t>
      </w:r>
      <w:r w:rsidR="001228A3" w:rsidRPr="00127044">
        <w:t xml:space="preserve">technology </w:t>
      </w:r>
      <w:r w:rsidR="009515A7" w:rsidRPr="00127044">
        <w:t>and online resources contributed</w:t>
      </w:r>
      <w:r w:rsidR="001228A3" w:rsidRPr="00127044">
        <w:t xml:space="preserve"> to their academic success.</w:t>
      </w:r>
    </w:p>
    <w:p w:rsidR="009D35F6" w:rsidRPr="00127044" w:rsidRDefault="009D35F6" w:rsidP="009D35F6">
      <w:pPr>
        <w:spacing w:line="480" w:lineRule="auto"/>
        <w:ind w:firstLine="720"/>
        <w:rPr>
          <w:rFonts w:ascii="Times New Roman" w:hAnsi="Times New Roman"/>
        </w:rPr>
      </w:pPr>
      <w:r w:rsidRPr="00127044">
        <w:rPr>
          <w:rFonts w:ascii="Times New Roman" w:hAnsi="Times New Roman"/>
        </w:rPr>
        <w:lastRenderedPageBreak/>
        <w:t>At Arizona State University, Churchill and Iwai</w:t>
      </w:r>
      <w:r w:rsidR="002054DC"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ExcludeAuth="1"&gt;&lt;Author&gt;Churchill&lt;/Author&gt;&lt;Year&gt;1981&lt;/Year&gt;&lt;RecNum&gt;401&lt;/RecNum&gt;&lt;DisplayText&gt;(1981)&lt;/DisplayText&gt;&lt;record&gt;&lt;rec-number&gt;401&lt;/rec-number&gt;&lt;foreign-keys&gt;&lt;key app="EN" db-id="trdvwvf9m00zd4es0eavtr0g5zf90pzwzsw5"&gt;401&lt;/key&gt;&lt;/foreign-keys&gt;&lt;ref-type name="Journal Article"&gt;17&lt;/ref-type&gt;&lt;contributors&gt;&lt;authors&gt;&lt;author&gt;Churchill, WD&lt;/author&gt;&lt;author&gt;Iwai, SI&lt;/author&gt;&lt;/authors&gt;&lt;/contributors&gt;&lt;titles&gt;&lt;title&gt;College attrition, student use of campus facilities, and a consideration of self-reported personal problems&lt;/title&gt;&lt;secondary-title&gt;Research in Higher Education&lt;/secondary-title&gt;&lt;/titles&gt;&lt;periodical&gt;&lt;full-title&gt;Research in Higher Education&lt;/full-title&gt;&lt;/periodical&gt;&lt;pages&gt;353-365&lt;/pages&gt;&lt;volume&gt;14&lt;/volume&gt;&lt;number&gt;4&lt;/number&gt;&lt;dates&gt;&lt;year&gt;1981&lt;/year&gt;&lt;/dates&gt;&lt;publisher&gt;Springer&lt;/publisher&gt;&lt;urls&gt;&lt;/urls&gt;&lt;electronic-resource-num&gt;10.1007/BF00976684&lt;/electronic-resource-num&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33" w:tooltip="Churchill, 1981 #401" w:history="1">
        <w:r w:rsidR="00886D37" w:rsidRPr="00127044">
          <w:rPr>
            <w:rFonts w:ascii="Times New Roman" w:hAnsi="Times New Roman"/>
            <w:noProof/>
          </w:rPr>
          <w:t>1981</w:t>
        </w:r>
      </w:hyperlink>
      <w:r w:rsidR="002054DC"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examined the impact campus facilities had on retention of students with high and low grades. The library was one of nine campus facilities in a large conglomerate that included “campus housing, campus food services, recreational facilities, academic advisement, career services, financial aids, student health services, and the university counseling service”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ExcludeYear="1"&gt;&lt;Author&gt;Churchill&lt;/Author&gt;&lt;Year&gt;1981&lt;/Year&gt;&lt;RecNum&gt;401&lt;/RecNum&gt;&lt;Pages&gt;356&lt;/Pages&gt;&lt;DisplayText&gt;(p. 356)&lt;/DisplayText&gt;&lt;record&gt;&lt;rec-number&gt;401&lt;/rec-number&gt;&lt;foreign-keys&gt;&lt;key app="EN" db-id="trdvwvf9m00zd4es0eavtr0g5zf90pzwzsw5"&gt;401&lt;/key&gt;&lt;/foreign-keys&gt;&lt;ref-type name="Journal Article"&gt;17&lt;/ref-type&gt;&lt;contributors&gt;&lt;authors&gt;&lt;author&gt;Churchill, WD&lt;/author&gt;&lt;author&gt;Iwai, SI&lt;/author&gt;&lt;/authors&gt;&lt;/contributors&gt;&lt;titles&gt;&lt;title&gt;College attrition, student use of campus facilities, and a consideration of self-reported personal problems&lt;/title&gt;&lt;secondary-title&gt;Research in Higher Education&lt;/secondary-title&gt;&lt;/titles&gt;&lt;periodical&gt;&lt;full-title&gt;Research in Higher Education&lt;/full-title&gt;&lt;/periodical&gt;&lt;pages&gt;353-365&lt;/pages&gt;&lt;volume&gt;14&lt;/volume&gt;&lt;number&gt;4&lt;/number&gt;&lt;dates&gt;&lt;year&gt;1981&lt;/year&gt;&lt;/dates&gt;&lt;publisher&gt;Springer&lt;/publisher&gt;&lt;urls&gt;&lt;/urls&gt;&lt;electronic-resource-num&gt;10.1007/BF00976684&lt;/electronic-resource-num&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33" w:tooltip="Churchill, 1981 #401" w:history="1">
        <w:r w:rsidR="00886D37" w:rsidRPr="00127044">
          <w:rPr>
            <w:rFonts w:ascii="Times New Roman" w:hAnsi="Times New Roman"/>
            <w:noProof/>
          </w:rPr>
          <w:t>p. 356</w:t>
        </w:r>
      </w:hyperlink>
      <w:r w:rsidR="002054DC" w:rsidRPr="00127044">
        <w:rPr>
          <w:rFonts w:ascii="Times New Roman" w:hAnsi="Times New Roman"/>
          <w:noProof/>
        </w:rPr>
        <w:t>)</w:t>
      </w:r>
      <w:r w:rsidR="00E6099C" w:rsidRPr="00127044">
        <w:rPr>
          <w:rFonts w:ascii="Times New Roman" w:hAnsi="Times New Roman"/>
        </w:rPr>
        <w:fldChar w:fldCharType="end"/>
      </w:r>
      <w:r w:rsidR="00363D09" w:rsidRPr="00127044">
        <w:rPr>
          <w:rFonts w:ascii="Times New Roman" w:hAnsi="Times New Roman"/>
        </w:rPr>
        <w:t>.</w:t>
      </w:r>
      <w:r w:rsidRPr="00127044">
        <w:rPr>
          <w:rFonts w:ascii="Times New Roman" w:hAnsi="Times New Roman"/>
        </w:rPr>
        <w:t xml:space="preserve"> They found that “for students with low GPAs, the use of campus facilities is correlated with continuance in school”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ExcludeYear="1"&gt;&lt;Author&gt;Churchill&lt;/Author&gt;&lt;Year&gt;1981&lt;/Year&gt;&lt;RecNum&gt;401&lt;/RecNum&gt;&lt;Pages&gt;361&lt;/Pages&gt;&lt;DisplayText&gt;(p. 361)&lt;/DisplayText&gt;&lt;record&gt;&lt;rec-number&gt;401&lt;/rec-number&gt;&lt;foreign-keys&gt;&lt;key app="EN" db-id="trdvwvf9m00zd4es0eavtr0g5zf90pzwzsw5"&gt;401&lt;/key&gt;&lt;/foreign-keys&gt;&lt;ref-type name="Journal Article"&gt;17&lt;/ref-type&gt;&lt;contributors&gt;&lt;authors&gt;&lt;author&gt;Churchill, WD&lt;/author&gt;&lt;author&gt;Iwai, SI&lt;/author&gt;&lt;/authors&gt;&lt;/contributors&gt;&lt;titles&gt;&lt;title&gt;College attrition, student use of campus facilities, and a consideration of self-reported personal problems&lt;/title&gt;&lt;secondary-title&gt;Research in Higher Education&lt;/secondary-title&gt;&lt;/titles&gt;&lt;periodical&gt;&lt;full-title&gt;Research in Higher Education&lt;/full-title&gt;&lt;/periodical&gt;&lt;pages&gt;353-365&lt;/pages&gt;&lt;volume&gt;14&lt;/volume&gt;&lt;number&gt;4&lt;/number&gt;&lt;dates&gt;&lt;year&gt;1981&lt;/year&gt;&lt;/dates&gt;&lt;publisher&gt;Springer&lt;/publisher&gt;&lt;urls&gt;&lt;/urls&gt;&lt;electronic-resource-num&gt;10.1007/BF00976684&lt;/electronic-resource-num&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33" w:tooltip="Churchill, 1981 #401" w:history="1">
        <w:r w:rsidR="00886D37" w:rsidRPr="00127044">
          <w:rPr>
            <w:rFonts w:ascii="Times New Roman" w:hAnsi="Times New Roman"/>
            <w:noProof/>
          </w:rPr>
          <w:t>p. 361</w:t>
        </w:r>
      </w:hyperlink>
      <w:r w:rsidR="002054DC" w:rsidRPr="00127044">
        <w:rPr>
          <w:rFonts w:ascii="Times New Roman" w:hAnsi="Times New Roman"/>
          <w:noProof/>
        </w:rPr>
        <w:t>)</w:t>
      </w:r>
      <w:r w:rsidR="00E6099C" w:rsidRPr="00127044">
        <w:rPr>
          <w:rFonts w:ascii="Times New Roman" w:hAnsi="Times New Roman"/>
        </w:rPr>
        <w:fldChar w:fldCharType="end"/>
      </w:r>
      <w:r w:rsidR="00363D09" w:rsidRPr="00127044">
        <w:rPr>
          <w:rFonts w:ascii="Times New Roman" w:hAnsi="Times New Roman"/>
        </w:rPr>
        <w:t>.</w:t>
      </w:r>
      <w:r w:rsidR="002054DC" w:rsidRPr="00127044">
        <w:rPr>
          <w:rFonts w:ascii="Times New Roman" w:hAnsi="Times New Roman"/>
        </w:rPr>
        <w:t xml:space="preserve"> </w:t>
      </w:r>
      <w:r w:rsidRPr="00127044">
        <w:rPr>
          <w:rFonts w:ascii="Times New Roman" w:hAnsi="Times New Roman"/>
        </w:rPr>
        <w:t>Unfortunately, they were interested in looking at campus facilities holistically and did not separate out the impact of the library or any other service in their analysis.</w:t>
      </w:r>
    </w:p>
    <w:p w:rsidR="000471C3" w:rsidRPr="00127044" w:rsidRDefault="000471C3" w:rsidP="000471C3">
      <w:pPr>
        <w:spacing w:line="480" w:lineRule="auto"/>
        <w:ind w:firstLine="720"/>
        <w:rPr>
          <w:rFonts w:ascii="Times New Roman" w:hAnsi="Times New Roman"/>
        </w:rPr>
      </w:pPr>
      <w:r w:rsidRPr="00127044">
        <w:rPr>
          <w:rFonts w:ascii="Times New Roman" w:hAnsi="Times New Roman"/>
        </w:rPr>
        <w:t>Not all studies were positive. Ayres and Bennett</w:t>
      </w:r>
      <w:r w:rsidR="002054DC"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ExcludeAuth="1"&gt;&lt;Author&gt;Ayres&lt;/Author&gt;&lt;Year&gt;1983&lt;/Year&gt;&lt;RecNum&gt;402&lt;/RecNum&gt;&lt;DisplayText&gt;(1983)&lt;/DisplayText&gt;&lt;record&gt;&lt;rec-number&gt;402&lt;/rec-number&gt;&lt;foreign-keys&gt;&lt;key app="EN" db-id="trdvwvf9m00zd4es0eavtr0g5zf90pzwzsw5"&gt;402&lt;/key&gt;&lt;/foreign-keys&gt;&lt;ref-type name="Journal Article"&gt;17&lt;/ref-type&gt;&lt;contributors&gt;&lt;authors&gt;&lt;author&gt;Ayres, Q. Whitfield&lt;/author&gt;&lt;author&gt;Bennett, Ronald W.&lt;/author&gt;&lt;/authors&gt;&lt;/contributors&gt;&lt;titles&gt;&lt;title&gt;University Characteristics and Student Achievement&lt;/title&gt;&lt;secondary-title&gt;Journal of Higher Education&lt;/secondary-title&gt;&lt;/titles&gt;&lt;periodical&gt;&lt;full-title&gt;Journal of Higher Education&lt;/full-title&gt;&lt;/periodical&gt;&lt;pages&gt;516-532&lt;/pages&gt;&lt;volume&gt;54&lt;/volume&gt;&lt;number&gt;5&lt;/number&gt;&lt;keywords&gt;&lt;keyword&gt;PUBLIC universities &amp;amp; colleges&lt;/keyword&gt;&lt;keyword&gt;COLLEGE students&lt;/keyword&gt;&lt;keyword&gt;ACADEMIC achievement&lt;/keyword&gt;&lt;keyword&gt;NATIONAL teacher examinations&lt;/keyword&gt;&lt;keyword&gt;EDUCATION -- Curricula&lt;/keyword&gt;&lt;keyword&gt;ACADEMIC achievement -- Testing&lt;/keyword&gt;&lt;keyword&gt;UNIVERSITIES &amp;amp; colleges -- Administration&lt;/keyword&gt;&lt;keyword&gt;NORTH Carolina&lt;/keyword&gt;&lt;/keywords&gt;&lt;dates&gt;&lt;year&gt;1983&lt;/year&gt;&lt;/dates&gt;&lt;isbn&gt;00221546&lt;/isbn&gt;&lt;urls&gt;&lt;related-urls&gt;&lt;url&gt;http://libproxy.unm.edu/login?url=http://search.ebscohost.com/login.aspx?direct=true&amp;amp;db=ehh&amp;amp;AN=19170381&amp;amp;site=ehost-live&amp;amp;scope=site&lt;/url&gt;&lt;/related-urls&gt;&lt;/urls&gt;&lt;electronic-resource-num&gt;10.2307/1981625&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19" w:tooltip="Ayres, 1983 #402" w:history="1">
        <w:r w:rsidR="00886D37" w:rsidRPr="00127044">
          <w:rPr>
            <w:rFonts w:ascii="Times New Roman" w:hAnsi="Times New Roman"/>
            <w:noProof/>
          </w:rPr>
          <w:t>1983</w:t>
        </w:r>
      </w:hyperlink>
      <w:r w:rsidR="002054DC" w:rsidRPr="00127044">
        <w:rPr>
          <w:rFonts w:ascii="Times New Roman" w:hAnsi="Times New Roman"/>
          <w:noProof/>
        </w:rPr>
        <w:t>)</w:t>
      </w:r>
      <w:r w:rsidR="00E6099C" w:rsidRPr="00127044">
        <w:rPr>
          <w:rFonts w:ascii="Times New Roman" w:hAnsi="Times New Roman"/>
        </w:rPr>
        <w:fldChar w:fldCharType="end"/>
      </w:r>
      <w:r w:rsidR="002054DC" w:rsidRPr="00127044">
        <w:rPr>
          <w:rFonts w:ascii="Times New Roman" w:hAnsi="Times New Roman"/>
        </w:rPr>
        <w:t xml:space="preserve"> </w:t>
      </w:r>
      <w:r w:rsidRPr="00127044">
        <w:rPr>
          <w:rFonts w:ascii="Times New Roman" w:hAnsi="Times New Roman"/>
        </w:rPr>
        <w:t xml:space="preserve">studied institutional factors “including library facilities, financial resources, curriculum design, student body attributes, and faculty quality” and found that “no measure of library facilities is strongly related to achievement difference”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ExcludeYear="1"&gt;&lt;Author&gt;Ayres&lt;/Author&gt;&lt;Year&gt;1983&lt;/Year&gt;&lt;RecNum&gt;402&lt;/RecNum&gt;&lt;Pages&gt;521&lt;/Pages&gt;&lt;DisplayText&gt;(p. 521)&lt;/DisplayText&gt;&lt;record&gt;&lt;rec-number&gt;402&lt;/rec-number&gt;&lt;foreign-keys&gt;&lt;key app="EN" db-id="trdvwvf9m00zd4es0eavtr0g5zf90pzwzsw5"&gt;402&lt;/key&gt;&lt;/foreign-keys&gt;&lt;ref-type name="Journal Article"&gt;17&lt;/ref-type&gt;&lt;contributors&gt;&lt;authors&gt;&lt;author&gt;Ayres, Q. Whitfield&lt;/author&gt;&lt;author&gt;Bennett, Ronald W.&lt;/author&gt;&lt;/authors&gt;&lt;/contributors&gt;&lt;titles&gt;&lt;title&gt;University Characteristics and Student Achievement&lt;/title&gt;&lt;secondary-title&gt;Journal of Higher Education&lt;/secondary-title&gt;&lt;/titles&gt;&lt;periodical&gt;&lt;full-title&gt;Journal of Higher Education&lt;/full-title&gt;&lt;/periodical&gt;&lt;pages&gt;516-532&lt;/pages&gt;&lt;volume&gt;54&lt;/volume&gt;&lt;number&gt;5&lt;/number&gt;&lt;keywords&gt;&lt;keyword&gt;PUBLIC universities &amp;amp; colleges&lt;/keyword&gt;&lt;keyword&gt;COLLEGE students&lt;/keyword&gt;&lt;keyword&gt;ACADEMIC achievement&lt;/keyword&gt;&lt;keyword&gt;NATIONAL teacher examinations&lt;/keyword&gt;&lt;keyword&gt;EDUCATION -- Curricula&lt;/keyword&gt;&lt;keyword&gt;ACADEMIC achievement -- Testing&lt;/keyword&gt;&lt;keyword&gt;UNIVERSITIES &amp;amp; colleges -- Administration&lt;/keyword&gt;&lt;keyword&gt;NORTH Carolina&lt;/keyword&gt;&lt;/keywords&gt;&lt;dates&gt;&lt;year&gt;1983&lt;/year&gt;&lt;/dates&gt;&lt;isbn&gt;00221546&lt;/isbn&gt;&lt;urls&gt;&lt;related-urls&gt;&lt;url&gt;http://libproxy.unm.edu/login?url=http://search.ebscohost.com/login.aspx?direct=true&amp;amp;db=ehh&amp;amp;AN=19170381&amp;amp;site=ehost-live&amp;amp;scope=site&lt;/url&gt;&lt;/related-urls&gt;&lt;/urls&gt;&lt;electronic-resource-num&gt;10.2307/1981625&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19" w:tooltip="Ayres, 1983 #402" w:history="1">
        <w:r w:rsidR="00886D37" w:rsidRPr="00127044">
          <w:rPr>
            <w:rFonts w:ascii="Times New Roman" w:hAnsi="Times New Roman"/>
            <w:noProof/>
          </w:rPr>
          <w:t>p. 521</w:t>
        </w:r>
      </w:hyperlink>
      <w:r w:rsidR="002054DC"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The authors went on to state</w:t>
      </w:r>
      <w:r w:rsidR="006F425A" w:rsidRPr="00127044">
        <w:rPr>
          <w:rFonts w:ascii="Times New Roman" w:hAnsi="Times New Roman"/>
        </w:rPr>
        <w:t>,</w:t>
      </w:r>
      <w:r w:rsidRPr="00127044">
        <w:rPr>
          <w:rFonts w:ascii="Times New Roman" w:hAnsi="Times New Roman"/>
        </w:rPr>
        <w:t xml:space="preserve"> “absence of a strong relationship is, however, more an indictment of the aggregate measure than an indication of the unimportance of books. We really need to know what kinds of books are available and how often they were used by individual students, rather than the total number of books sitting on library shelves. Unfortunately, that information is not available”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ExcludeYear="1"&gt;&lt;Author&gt;Ayres&lt;/Author&gt;&lt;Year&gt;1983&lt;/Year&gt;&lt;RecNum&gt;402&lt;/RecNum&gt;&lt;Pages&gt;521-522&lt;/Pages&gt;&lt;DisplayText&gt;(pp. 521-522)&lt;/DisplayText&gt;&lt;record&gt;&lt;rec-number&gt;402&lt;/rec-number&gt;&lt;foreign-keys&gt;&lt;key app="EN" db-id="trdvwvf9m00zd4es0eavtr0g5zf90pzwzsw5"&gt;402&lt;/key&gt;&lt;/foreign-keys&gt;&lt;ref-type name="Journal Article"&gt;17&lt;/ref-type&gt;&lt;contributors&gt;&lt;authors&gt;&lt;author&gt;Ayres, Q. Whitfield&lt;/author&gt;&lt;author&gt;Bennett, Ronald W.&lt;/author&gt;&lt;/authors&gt;&lt;/contributors&gt;&lt;titles&gt;&lt;title&gt;University Characteristics and Student Achievement&lt;/title&gt;&lt;secondary-title&gt;Journal of Higher Education&lt;/secondary-title&gt;&lt;/titles&gt;&lt;periodical&gt;&lt;full-title&gt;Journal of Higher Education&lt;/full-title&gt;&lt;/periodical&gt;&lt;pages&gt;516-532&lt;/pages&gt;&lt;volume&gt;54&lt;/volume&gt;&lt;number&gt;5&lt;/number&gt;&lt;keywords&gt;&lt;keyword&gt;PUBLIC universities &amp;amp; colleges&lt;/keyword&gt;&lt;keyword&gt;COLLEGE students&lt;/keyword&gt;&lt;keyword&gt;ACADEMIC achievement&lt;/keyword&gt;&lt;keyword&gt;NATIONAL teacher examinations&lt;/keyword&gt;&lt;keyword&gt;EDUCATION -- Curricula&lt;/keyword&gt;&lt;keyword&gt;ACADEMIC achievement -- Testing&lt;/keyword&gt;&lt;keyword&gt;UNIVERSITIES &amp;amp; colleges -- Administration&lt;/keyword&gt;&lt;keyword&gt;NORTH Carolina&lt;/keyword&gt;&lt;/keywords&gt;&lt;dates&gt;&lt;year&gt;1983&lt;/year&gt;&lt;/dates&gt;&lt;isbn&gt;00221546&lt;/isbn&gt;&lt;urls&gt;&lt;related-urls&gt;&lt;url&gt;http://libproxy.unm.edu/login?url=http://search.ebscohost.com/login.aspx?direct=true&amp;amp;db=ehh&amp;amp;AN=19170381&amp;amp;site=ehost-live&amp;amp;scope=site&lt;/url&gt;&lt;/related-urls&gt;&lt;/urls&gt;&lt;electronic-resource-num&gt;10.2307/1981625&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2054DC" w:rsidRPr="00127044">
        <w:rPr>
          <w:rFonts w:ascii="Times New Roman" w:hAnsi="Times New Roman"/>
          <w:noProof/>
        </w:rPr>
        <w:t>(</w:t>
      </w:r>
      <w:hyperlink w:anchor="_ENREF_19" w:tooltip="Ayres, 1983 #402" w:history="1">
        <w:r w:rsidR="00886D37" w:rsidRPr="00127044">
          <w:rPr>
            <w:rFonts w:ascii="Times New Roman" w:hAnsi="Times New Roman"/>
            <w:noProof/>
          </w:rPr>
          <w:t>pp. 521-522</w:t>
        </w:r>
      </w:hyperlink>
      <w:r w:rsidR="002054DC" w:rsidRPr="00127044">
        <w:rPr>
          <w:rFonts w:ascii="Times New Roman" w:hAnsi="Times New Roman"/>
          <w:noProof/>
        </w:rPr>
        <w:t>)</w:t>
      </w:r>
      <w:r w:rsidR="00E6099C" w:rsidRPr="00127044">
        <w:rPr>
          <w:rFonts w:ascii="Times New Roman" w:hAnsi="Times New Roman"/>
        </w:rPr>
        <w:fldChar w:fldCharType="end"/>
      </w:r>
      <w:r w:rsidR="002054DC" w:rsidRPr="00127044">
        <w:rPr>
          <w:rFonts w:ascii="Times New Roman" w:hAnsi="Times New Roman"/>
        </w:rPr>
        <w:t xml:space="preserve">. </w:t>
      </w:r>
      <w:r w:rsidRPr="00127044">
        <w:rPr>
          <w:rFonts w:ascii="Times New Roman" w:hAnsi="Times New Roman"/>
        </w:rPr>
        <w:t xml:space="preserve">Their library indicators “used the number of books, number of periodicals, and annual book acquisition budget”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 ExcludeYear="1"&gt;&lt;Author&gt;Ayres&lt;/Author&gt;&lt;Year&gt;1983&lt;/Year&gt;&lt;RecNum&gt;402&lt;/RecNum&gt;&lt;Pages&gt;520&lt;/Pages&gt;&lt;DisplayText&gt;(p. 520)&lt;/DisplayText&gt;&lt;record&gt;&lt;rec-number&gt;402&lt;/rec-number&gt;&lt;foreign-keys&gt;&lt;key app="EN" db-id="trdvwvf9m00zd4es0eavtr0g5zf90pzwzsw5"&gt;402&lt;/key&gt;&lt;/foreign-keys&gt;&lt;ref-type name="Journal Article"&gt;17&lt;/ref-type&gt;&lt;contributors&gt;&lt;authors&gt;&lt;author&gt;Ayres, Q. Whitfield&lt;/author&gt;&lt;author&gt;Bennett, Ronald W.&lt;/author&gt;&lt;/authors&gt;&lt;/contributors&gt;&lt;titles&gt;&lt;title&gt;University Characteristics and Student Achievement&lt;/title&gt;&lt;secondary-title&gt;Journal of Higher Education&lt;/secondary-title&gt;&lt;/titles&gt;&lt;periodical&gt;&lt;full-title&gt;Journal of Higher Education&lt;/full-title&gt;&lt;/periodical&gt;&lt;pages&gt;516-532&lt;/pages&gt;&lt;volume&gt;54&lt;/volume&gt;&lt;number&gt;5&lt;/number&gt;&lt;keywords&gt;&lt;keyword&gt;PUBLIC universities &amp;amp; colleges&lt;/keyword&gt;&lt;keyword&gt;COLLEGE students&lt;/keyword&gt;&lt;keyword&gt;ACADEMIC achievement&lt;/keyword&gt;&lt;keyword&gt;NATIONAL teacher examinations&lt;/keyword&gt;&lt;keyword&gt;EDUCATION -- Curricula&lt;/keyword&gt;&lt;keyword&gt;ACADEMIC achievement -- Testing&lt;/keyword&gt;&lt;keyword&gt;UNIVERSITIES &amp;amp; colleges -- Administration&lt;/keyword&gt;&lt;keyword&gt;NORTH Carolina&lt;/keyword&gt;&lt;/keywords&gt;&lt;dates&gt;&lt;year&gt;1983&lt;/year&gt;&lt;/dates&gt;&lt;isbn&gt;00221546&lt;/isbn&gt;&lt;urls&gt;&lt;related-urls&gt;&lt;url&gt;http://libproxy.unm.edu/login?url=http://search.ebscohost.com/login.aspx?direct=true&amp;amp;db=ehh&amp;amp;AN=19170381&amp;amp;site=ehost-live&amp;amp;scope=site&lt;/url&gt;&lt;/related-urls&gt;&lt;/urls&gt;&lt;electronic-resource-num&gt;10.2307/1981625&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5B5E42" w:rsidRPr="00127044">
        <w:rPr>
          <w:rFonts w:ascii="Times New Roman" w:hAnsi="Times New Roman"/>
          <w:noProof/>
        </w:rPr>
        <w:t>(</w:t>
      </w:r>
      <w:hyperlink w:anchor="_ENREF_19" w:tooltip="Ayres, 1983 #402" w:history="1">
        <w:r w:rsidR="00886D37" w:rsidRPr="00127044">
          <w:rPr>
            <w:rFonts w:ascii="Times New Roman" w:hAnsi="Times New Roman"/>
            <w:noProof/>
          </w:rPr>
          <w:t>p. 520</w:t>
        </w:r>
      </w:hyperlink>
      <w:r w:rsidR="005B5E42" w:rsidRPr="00127044">
        <w:rPr>
          <w:rFonts w:ascii="Times New Roman" w:hAnsi="Times New Roman"/>
          <w:noProof/>
        </w:rPr>
        <w:t>)</w:t>
      </w:r>
      <w:r w:rsidR="00E6099C" w:rsidRPr="00127044">
        <w:rPr>
          <w:rFonts w:ascii="Times New Roman" w:hAnsi="Times New Roman"/>
        </w:rPr>
        <w:fldChar w:fldCharType="end"/>
      </w:r>
      <w:r w:rsidR="005B5E42" w:rsidRPr="00127044">
        <w:rPr>
          <w:rFonts w:ascii="Times New Roman" w:hAnsi="Times New Roman"/>
        </w:rPr>
        <w:t>.</w:t>
      </w:r>
    </w:p>
    <w:p w:rsidR="000348A3" w:rsidRPr="00127044" w:rsidRDefault="000348A3" w:rsidP="000348A3">
      <w:pPr>
        <w:pStyle w:val="BodyText"/>
      </w:pPr>
      <w:r w:rsidRPr="00127044">
        <w:t xml:space="preserve">The </w:t>
      </w:r>
      <w:r w:rsidR="0017563F" w:rsidRPr="00127044">
        <w:t>Association of Research Libraries</w:t>
      </w:r>
      <w:r w:rsidRPr="00127044">
        <w:t xml:space="preserve"> regularly produces SPEC Kits, which “help libraries learn about current practice in research libraries, implement new practices and technologies, manage change, and improve performance” </w:t>
      </w:r>
      <w:r w:rsidR="00E6099C" w:rsidRPr="00127044">
        <w:fldChar w:fldCharType="begin"/>
      </w:r>
      <w:r w:rsidR="00535269" w:rsidRPr="00127044">
        <w:instrText xml:space="preserve"> ADDIN EN.CITE &lt;EndNote&gt;&lt;Cite&gt;&lt;Author&gt;Association of Research Libraries&lt;/Author&gt;&lt;Year&gt;2010&lt;/Year&gt;&lt;RecNum&gt;425&lt;/RecNum&gt;&lt;Pages&gt;1&lt;/Pages&gt;&lt;record&gt;&lt;rec-number&gt;425&lt;/rec-number&gt;&lt;foreign-keys&gt;&lt;key app="EN" db-id="trdvwvf9m00zd4es0eavtr0g5zf90pzwzsw5"&gt;425&lt;/key&gt;&lt;/foreign-keys&gt;&lt;ref-type name="Web Page"&gt;12&lt;/ref-type&gt;&lt;contributors&gt;&lt;authors&gt;&lt;author&gt;Association of Research Libraries,&lt;/author&gt;&lt;/authors&gt;&lt;/contributors&gt;&lt;titles&gt;&lt;title&gt;SPEC Kits&lt;/title&gt;&lt;/titles&gt;&lt;dates&gt;&lt;year&gt;2010&lt;/year&gt;&lt;/dates&gt;&lt;urls&gt;&lt;related-urls&gt;&lt;url&gt;http://www.arl.org/resources/pubs/spec/&lt;/url&gt;&lt;/related-urls&gt;&lt;/urls&gt;&lt;/record&gt;&lt;/Cite&gt;&lt;/EndNote&gt;</w:instrText>
      </w:r>
      <w:r w:rsidR="00E6099C" w:rsidRPr="00127044">
        <w:fldChar w:fldCharType="separate"/>
      </w:r>
      <w:r w:rsidR="001A31CA" w:rsidRPr="00127044">
        <w:rPr>
          <w:noProof/>
        </w:rPr>
        <w:t>(</w:t>
      </w:r>
      <w:hyperlink w:anchor="_ENREF_14" w:tooltip="Association of Research Libraries, 2010 #425" w:history="1">
        <w:r w:rsidR="00886D37" w:rsidRPr="00127044">
          <w:rPr>
            <w:noProof/>
          </w:rPr>
          <w:t>Association of Research Libraries, 2010b, p. 1</w:t>
        </w:r>
      </w:hyperlink>
      <w:r w:rsidR="001A31CA" w:rsidRPr="00127044">
        <w:rPr>
          <w:noProof/>
        </w:rPr>
        <w:t>)</w:t>
      </w:r>
      <w:r w:rsidR="00E6099C" w:rsidRPr="00127044">
        <w:fldChar w:fldCharType="end"/>
      </w:r>
      <w:r w:rsidR="00363D09" w:rsidRPr="00127044">
        <w:t>.</w:t>
      </w:r>
      <w:r w:rsidRPr="00127044">
        <w:t xml:space="preserve"> In </w:t>
      </w:r>
      <w:r w:rsidR="001A31CA" w:rsidRPr="00127044">
        <w:t xml:space="preserve">late </w:t>
      </w:r>
      <w:r w:rsidRPr="00127044">
        <w:t xml:space="preserve">2010, ARL </w:t>
      </w:r>
      <w:r w:rsidR="001A31CA" w:rsidRPr="00127044">
        <w:t>completed</w:t>
      </w:r>
      <w:r w:rsidR="009905DA" w:rsidRPr="00127044">
        <w:t xml:space="preserve"> a SPEC Kit on impact m</w:t>
      </w:r>
      <w:r w:rsidRPr="00127044">
        <w:t xml:space="preserve">easures. </w:t>
      </w:r>
      <w:r w:rsidR="001A31CA" w:rsidRPr="00127044">
        <w:lastRenderedPageBreak/>
        <w:t xml:space="preserve">Based upon the framework developed by Poll and Payne </w:t>
      </w:r>
      <w:r w:rsidR="00E6099C" w:rsidRPr="00127044">
        <w:fldChar w:fldCharType="begin"/>
      </w:r>
      <w:r w:rsidR="00535269" w:rsidRPr="00127044">
        <w:instrText xml:space="preserve"> ADDIN EN.CITE &lt;EndNote&gt;&lt;Cite ExcludeAuth="1"&gt;&lt;Author&gt;Poll&lt;/Author&gt;&lt;Year&gt;2006&lt;/Year&gt;&lt;RecNum&gt;143&lt;/RecNum&gt;&lt;record&gt;&lt;rec-number&gt;143&lt;/rec-number&gt;&lt;foreign-keys&gt;&lt;key app="EN" db-id="trdvwvf9m00zd4es0eavtr0g5zf90pzwzsw5"&gt;143&lt;/key&gt;&lt;/foreign-keys&gt;&lt;ref-type name="Journal Article"&gt;17&lt;/ref-type&gt;&lt;contributors&gt;&lt;authors&gt;&lt;author&gt;Poll, Roswitha&lt;/author&gt;&lt;author&gt;Payne, Philip&lt;/author&gt;&lt;/authors&gt;&lt;/contributors&gt;&lt;titles&gt;&lt;title&gt;Impact measures for libraries and information services&lt;/title&gt;&lt;secondary-title&gt;Library Hi Tech&lt;/secondary-title&gt;&lt;/titles&gt;&lt;periodical&gt;&lt;full-title&gt;Library Hi Tech&lt;/full-title&gt;&lt;/periodical&gt;&lt;pages&gt;547-562&lt;/pages&gt;&lt;volume&gt;24&lt;/volume&gt;&lt;number&gt;4&lt;/number&gt;&lt;keywords&gt;&lt;keyword&gt;LIBRARIES -- Aims &amp;amp; objectives&lt;/keyword&gt;&lt;keyword&gt;INFORMATION services -- User education&lt;/keyword&gt;&lt;keyword&gt;LIBRARIES &amp;amp; education&lt;/keyword&gt;&lt;keyword&gt;LIBRARY administration&lt;/keyword&gt;&lt;keyword&gt;INFORMATION literacy&lt;/keyword&gt;&lt;keyword&gt;INFORMATION science&lt;/keyword&gt;&lt;keyword&gt;KNOWLEDGE management&lt;/keyword&gt;&lt;keyword&gt;LIBRARY planning&lt;/keyword&gt;&lt;keyword&gt;INFORMATION organization&lt;/keyword&gt;&lt;keyword&gt;Information services&lt;/keyword&gt;&lt;keyword&gt;Libraries&lt;/keyword&gt;&lt;keyword&gt;Research&lt;/keyword&gt;&lt;/keywords&gt;&lt;dates&gt;&lt;year&gt;2006&lt;/year&gt;&lt;/dates&gt;&lt;isbn&gt;07378831&lt;/isbn&gt;&lt;urls&gt;&lt;related-urls&gt;&lt;url&gt;http://libproxy.unm.edu/login?url=http://search.ebscohost.com/login.aspx?direct=true&amp;amp;db=lxh&amp;amp;AN=23839006&amp;amp;site=ehost-live&amp;amp;scope=site&lt;/url&gt;&lt;url&gt;http://www.emeraldinsight.com/journals.htm?issn=0737-8831&amp;amp;volume=24&amp;amp;issue=4&amp;amp;articleid=1583890&amp;amp;show=pdf&lt;/url&gt;&lt;/related-urls&gt;&lt;/urls&gt;&lt;electronic-resource-num&gt;10.1108/07378830610715419&lt;/electronic-resource-num&gt;&lt;remote-database-name&gt;lxh&lt;/remote-database-name&gt;&lt;remote-database-provider&gt;EBSCOhost&lt;/remote-database-provider&gt;&lt;/record&gt;&lt;/Cite&gt;&lt;/EndNote&gt;</w:instrText>
      </w:r>
      <w:r w:rsidR="00E6099C" w:rsidRPr="00127044">
        <w:fldChar w:fldCharType="separate"/>
      </w:r>
      <w:r w:rsidR="001A31CA" w:rsidRPr="00127044">
        <w:rPr>
          <w:noProof/>
        </w:rPr>
        <w:t>(</w:t>
      </w:r>
      <w:hyperlink w:anchor="_ENREF_96" w:tooltip="Poll, 2006 #143" w:history="1">
        <w:r w:rsidR="00886D37" w:rsidRPr="00127044">
          <w:rPr>
            <w:noProof/>
          </w:rPr>
          <w:t>2006</w:t>
        </w:r>
      </w:hyperlink>
      <w:r w:rsidR="001A31CA" w:rsidRPr="00127044">
        <w:rPr>
          <w:noProof/>
        </w:rPr>
        <w:t>)</w:t>
      </w:r>
      <w:r w:rsidR="00E6099C" w:rsidRPr="00127044">
        <w:fldChar w:fldCharType="end"/>
      </w:r>
      <w:r w:rsidR="001A31CA" w:rsidRPr="00127044">
        <w:t>, the survey found that “despite the urgency the library community has felt in recent years to justify its value, the responding libraries reported shockingly little work that focuses on investigating whether use of library resources correlate with measur</w:t>
      </w:r>
      <w:r w:rsidR="00604BDD" w:rsidRPr="00127044">
        <w:t>es of success for library users</w:t>
      </w:r>
      <w:r w:rsidR="001A31CA" w:rsidRPr="00127044">
        <w:t>”</w:t>
      </w:r>
      <w:r w:rsidR="00604BDD" w:rsidRPr="00127044">
        <w:t xml:space="preserve"> with only 34% of respondents having conducted research on their library’s impact</w:t>
      </w:r>
      <w:r w:rsidR="001A31CA" w:rsidRPr="00127044">
        <w:t xml:space="preserve"> </w:t>
      </w:r>
      <w:r w:rsidR="00E6099C" w:rsidRPr="00127044">
        <w:fldChar w:fldCharType="begin"/>
      </w:r>
      <w:r w:rsidR="00535269" w:rsidRPr="00127044">
        <w:instrText xml:space="preserve"> ADDIN EN.CITE &lt;EndNote&gt;&lt;Cite&gt;&lt;Author&gt;Koltay&lt;/Author&gt;&lt;Year&gt;2010&lt;/Year&gt;&lt;RecNum&gt;470&lt;/RecNum&gt;&lt;Pages&gt;9&lt;/Pages&gt;&lt;record&gt;&lt;rec-number&gt;470&lt;/rec-number&gt;&lt;foreign-keys&gt;&lt;key app="EN" db-id="trdvwvf9m00zd4es0eavtr0g5zf90pzwzsw5"&gt;470&lt;/key&gt;&lt;/foreign-keys&gt;&lt;ref-type name="Serial"&gt;57&lt;/ref-type&gt;&lt;contributors&gt;&lt;authors&gt;&lt;author&gt;Koltay, Zsuzsa &lt;/author&gt;&lt;author&gt;Li, Xin&lt;/author&gt;&lt;/authors&gt;&lt;/contributors&gt;&lt;titles&gt;&lt;title&gt;Impact measures in research libraries&lt;/title&gt;&lt;secondary-title&gt;SPEC Kit 318&lt;/secondary-title&gt;&lt;/titles&gt;&lt;number&gt;318&lt;/number&gt;&lt;keywords&gt;&lt;keyword&gt;Academic libraries -- United States -- Statistics.&lt;/keyword&gt;&lt;keyword&gt;Academic libraries -- United States -- Evaluation.&lt;/keyword&gt;&lt;keyword&gt;Libraries and education.&lt;/keyword&gt;&lt;keyword&gt;Research libraries -- United States -- Surveys.&lt;/keyword&gt;&lt;/keywords&gt;&lt;dates&gt;&lt;year&gt;2010&lt;/year&gt;&lt;/dates&gt;&lt;pub-location&gt;Washington, DC : Association of Research Libraries&lt;/pub-location&gt;&lt;publisher&gt;Association of Research Libraries.&lt;/publisher&gt;&lt;accession-num&gt;OCLC: 662603742&lt;/accession-num&gt;&lt;urls&gt;&lt;/urls&gt;&lt;remote-database-name&gt;WorldCat&lt;/remote-database-name&gt;&lt;remote-database-provider&gt;OCLC&lt;/remote-database-provider&gt;&lt;language&gt;English Series: SPEC kit,; 318; Variation: SPEC kit ;; 318. Contents: Survey results -- Representative documents -- Impact assessment goals -- Library value calculation -- User surveys.&lt;/language&gt;&lt;/record&gt;&lt;/Cite&gt;&lt;/EndNote&gt;</w:instrText>
      </w:r>
      <w:r w:rsidR="00E6099C" w:rsidRPr="00127044">
        <w:fldChar w:fldCharType="separate"/>
      </w:r>
      <w:r w:rsidR="009905DA" w:rsidRPr="00127044">
        <w:rPr>
          <w:noProof/>
        </w:rPr>
        <w:t>(</w:t>
      </w:r>
      <w:hyperlink w:anchor="_ENREF_64" w:tooltip="Koltay, 2010 #470" w:history="1">
        <w:r w:rsidR="00886D37" w:rsidRPr="00127044">
          <w:rPr>
            <w:noProof/>
          </w:rPr>
          <w:t>Koltay &amp; Li, 2010, p. 9</w:t>
        </w:r>
      </w:hyperlink>
      <w:r w:rsidR="009905DA" w:rsidRPr="00127044">
        <w:rPr>
          <w:noProof/>
        </w:rPr>
        <w:t>)</w:t>
      </w:r>
      <w:r w:rsidR="00E6099C" w:rsidRPr="00127044">
        <w:fldChar w:fldCharType="end"/>
      </w:r>
      <w:r w:rsidR="00604BDD" w:rsidRPr="00127044">
        <w:t xml:space="preserve">. Still, though the numbers remain small, they indicate a growing awareness </w:t>
      </w:r>
      <w:r w:rsidR="0017044D" w:rsidRPr="00127044">
        <w:t xml:space="preserve">at individual libraries </w:t>
      </w:r>
      <w:r w:rsidR="00604BDD" w:rsidRPr="00127044">
        <w:t>of the need to justify the library’s impact.</w:t>
      </w:r>
    </w:p>
    <w:p w:rsidR="00EF01E9" w:rsidRPr="00127044" w:rsidRDefault="00EF01E9" w:rsidP="00D54B57">
      <w:pPr>
        <w:pStyle w:val="Heading2fordissertation"/>
      </w:pPr>
      <w:bookmarkStart w:id="93" w:name="_Toc357082353"/>
      <w:r w:rsidRPr="00127044">
        <w:t>The Academic Library and Academic Integration</w:t>
      </w:r>
      <w:bookmarkEnd w:id="93"/>
    </w:p>
    <w:p w:rsidR="00012FB4" w:rsidRPr="00127044" w:rsidRDefault="00EE5930" w:rsidP="007358B8">
      <w:pPr>
        <w:spacing w:line="480" w:lineRule="auto"/>
        <w:ind w:firstLine="720"/>
        <w:rPr>
          <w:rFonts w:ascii="Times New Roman" w:hAnsi="Times New Roman"/>
        </w:rPr>
      </w:pPr>
      <w:r w:rsidRPr="00127044">
        <w:rPr>
          <w:rFonts w:ascii="Times New Roman" w:hAnsi="Times New Roman"/>
        </w:rPr>
        <w:t>Student engagement is a major factor in student success and persistence</w:t>
      </w:r>
      <w:r w:rsidR="00BA4EE3" w:rsidRPr="00127044">
        <w:rPr>
          <w:rFonts w:ascii="Times New Roman" w:hAnsi="Times New Roman"/>
        </w:rPr>
        <w:t xml:space="preserve">. </w:t>
      </w:r>
      <w:r w:rsidR="0020085F" w:rsidRPr="00127044">
        <w:rPr>
          <w:rFonts w:ascii="Times New Roman" w:hAnsi="Times New Roman"/>
        </w:rPr>
        <w:t xml:space="preserve">Chickering and Gamson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ExcludeAuth="1"&gt;&lt;Author&gt;Chickering&lt;/Author&gt;&lt;Year&gt;1991&lt;/Year&gt;&lt;RecNum&gt;459&lt;/RecNum&gt;&lt;DisplayText&gt;(1991)&lt;/DisplayText&gt;&lt;record&gt;&lt;rec-number&gt;459&lt;/rec-number&gt;&lt;foreign-keys&gt;&lt;key app="EN" db-id="trdvwvf9m00zd4es0eavtr0g5zf90pzwzsw5"&gt;459&lt;/key&gt;&lt;/foreign-keys&gt;&lt;ref-type name="Report"&gt;27&lt;/ref-type&gt;&lt;contributors&gt;&lt;authors&gt;&lt;author&gt;Chickering, Arthur W.&lt;/author&gt;&lt;author&gt;Gamson, Zelda F.&lt;/author&gt;&lt;/authors&gt;&lt;/contributors&gt;&lt;titles&gt;&lt;title&gt;Applying the seven principles for good practice in undergraduate education&lt;/title&gt;&lt;/titles&gt;&lt;pages&gt;104&lt;/pages&gt;&lt;keywords&gt;&lt;keyword&gt;College teaching.&lt;/keyword&gt;&lt;keyword&gt;Education, Higher -- Aims and objectives.&lt;/keyword&gt;&lt;keyword&gt;Lesgeven.&lt;/keyword&gt;&lt;keyword&gt;Kwaliteitsverbetering.&lt;/keyword&gt;&lt;keyword&gt;Hoger onderwijs.&lt;/keyword&gt;&lt;keyword&gt;Enseignement universitaire -- États-Unis.&lt;/keyword&gt;&lt;keyword&gt;Enseignement supérieur -- États-Unis.&lt;/keyword&gt;&lt;keyword&gt;Enseignement -- Réforme -- États-Unis.&lt;/keyword&gt;&lt;keyword&gt;Höheres Bildungswesen&lt;/keyword&gt;&lt;keyword&gt;Aufsatzsammlung&lt;/keyword&gt;&lt;keyword&gt;Hochschuldidaktik&lt;/keyword&gt;&lt;keyword&gt;Geographic: USA&lt;/keyword&gt;&lt;/keywords&gt;&lt;dates&gt;&lt;year&gt;1991&lt;/year&gt;&lt;/dates&gt;&lt;pub-location&gt;San Francisco, Calif. : Jossey-Bass Inc.&lt;/pub-location&gt;&lt;accession-num&gt;OCLC: 24683001&lt;/accession-num&gt;&lt;urls&gt;&lt;/urls&gt;&lt;electronic-resource-num&gt;10.1002/tl.37219914708&lt;/electronic-resource-num&gt;&lt;remote-database-name&gt;WorldCat Access: http://www3.interscience.wiley.com/journal/112755258/issue&amp;#xD;WorldCat&lt;/remote-database-name&gt;&lt;remote-database-provider&gt;OCLC&lt;/remote-database-provider&gt;&lt;language&gt;English Series: New directions for teaching and learning,; no. 47; Variation: New directions for teaching and learning.&lt;/language&gt;&lt;/record&gt;&lt;/Cite&gt;&lt;/EndNote&gt;</w:instrText>
      </w:r>
      <w:r w:rsidR="00E6099C" w:rsidRPr="00127044">
        <w:rPr>
          <w:rFonts w:ascii="Times New Roman" w:hAnsi="Times New Roman"/>
        </w:rPr>
        <w:fldChar w:fldCharType="separate"/>
      </w:r>
      <w:r w:rsidR="0020085F" w:rsidRPr="00127044">
        <w:rPr>
          <w:rFonts w:ascii="Times New Roman" w:hAnsi="Times New Roman"/>
          <w:noProof/>
        </w:rPr>
        <w:t>(</w:t>
      </w:r>
      <w:hyperlink w:anchor="_ENREF_32" w:tooltip="Chickering, 1991 #459" w:history="1">
        <w:r w:rsidR="00886D37" w:rsidRPr="00127044">
          <w:rPr>
            <w:rFonts w:ascii="Times New Roman" w:hAnsi="Times New Roman"/>
            <w:noProof/>
          </w:rPr>
          <w:t>1991</w:t>
        </w:r>
      </w:hyperlink>
      <w:r w:rsidR="0020085F" w:rsidRPr="00127044">
        <w:rPr>
          <w:rFonts w:ascii="Times New Roman" w:hAnsi="Times New Roman"/>
          <w:noProof/>
        </w:rPr>
        <w:t>)</w:t>
      </w:r>
      <w:r w:rsidR="00E6099C" w:rsidRPr="00127044">
        <w:rPr>
          <w:rFonts w:ascii="Times New Roman" w:hAnsi="Times New Roman"/>
        </w:rPr>
        <w:fldChar w:fldCharType="end"/>
      </w:r>
      <w:r w:rsidR="0020085F" w:rsidRPr="00127044">
        <w:rPr>
          <w:rFonts w:ascii="Times New Roman" w:hAnsi="Times New Roman"/>
        </w:rPr>
        <w:t xml:space="preserve"> developed their </w:t>
      </w:r>
      <w:r w:rsidR="0020085F" w:rsidRPr="00127044">
        <w:rPr>
          <w:rFonts w:ascii="Times New Roman" w:hAnsi="Times New Roman"/>
          <w:i/>
        </w:rPr>
        <w:t>Seven Principles for Good Practice in Undergraduate Education</w:t>
      </w:r>
      <w:r w:rsidR="0020085F" w:rsidRPr="00127044">
        <w:rPr>
          <w:rFonts w:ascii="Times New Roman" w:hAnsi="Times New Roman"/>
        </w:rPr>
        <w:t xml:space="preserve"> based upon 50 years of educational research. Two of the principles that promote success are </w:t>
      </w:r>
      <w:r w:rsidR="0020085F" w:rsidRPr="00127044">
        <w:rPr>
          <w:rFonts w:ascii="Times New Roman" w:hAnsi="Times New Roman"/>
          <w:i/>
        </w:rPr>
        <w:t>contact</w:t>
      </w:r>
      <w:r w:rsidR="0020085F" w:rsidRPr="00127044">
        <w:rPr>
          <w:rFonts w:ascii="Times New Roman" w:hAnsi="Times New Roman"/>
        </w:rPr>
        <w:t xml:space="preserve"> with faculty and </w:t>
      </w:r>
      <w:r w:rsidR="0020085F" w:rsidRPr="00127044">
        <w:rPr>
          <w:rFonts w:ascii="Times New Roman" w:hAnsi="Times New Roman"/>
          <w:i/>
        </w:rPr>
        <w:t>cooperation</w:t>
      </w:r>
      <w:r w:rsidR="0020085F" w:rsidRPr="00127044">
        <w:rPr>
          <w:rFonts w:ascii="Times New Roman" w:hAnsi="Times New Roman"/>
        </w:rPr>
        <w:t xml:space="preserve"> among students. </w:t>
      </w:r>
      <w:r w:rsidR="00E65DE6" w:rsidRPr="00127044">
        <w:rPr>
          <w:rFonts w:ascii="Times New Roman" w:hAnsi="Times New Roman"/>
        </w:rPr>
        <w:t xml:space="preserve">Astin </w:t>
      </w:r>
      <w:r w:rsidR="00E6099C" w:rsidRPr="00127044">
        <w:rPr>
          <w:rFonts w:ascii="Times New Roman" w:hAnsi="Times New Roman"/>
        </w:rPr>
        <w:fldChar w:fldCharType="begin"/>
      </w:r>
      <w:r w:rsidR="00E65DE6" w:rsidRPr="00127044">
        <w:rPr>
          <w:rFonts w:ascii="Times New Roman" w:hAnsi="Times New Roman"/>
        </w:rPr>
        <w:instrText xml:space="preserve"> ADDIN EN.CITE &lt;EndNote&gt;&lt;Cite ExcludeAuth="1"&gt;&lt;Author&gt;Astin&lt;/Author&gt;&lt;Year&gt;1993&lt;/Year&gt;&lt;RecNum&gt;2&lt;/RecNum&gt;&lt;record&gt;&lt;rec-number&gt;2&lt;/rec-number&gt;&lt;foreign-keys&gt;&lt;key app='EN' db-id='px9rr520sdeve4er05cvaeabp05vfffr9rzv'&gt;2&lt;/key&gt;&lt;/foreign-keys&gt;&lt;ref-type name='Book'&gt;6&lt;/ref-type&gt;&lt;contributors&gt;&lt;authors&gt;&lt;author&gt;Astin, Alexander W.&lt;/author&gt;&lt;/authors&gt;&lt;/contributors&gt;&lt;titles&gt;&lt;title&gt;What matters in college?: four critical years revisited&lt;/title&gt;&lt;secondary-title&gt;The Jossey-Bass higher and adult education series.&lt;/secondary-title&gt;&lt;/titles&gt;&lt;pages&gt;xxi, 482 p.&lt;/pages&gt;&lt;edition&gt;1st&lt;/edition&gt;&lt;keywords&gt;&lt;keyword&gt;College students United States.&lt;/keyword&gt;&lt;keyword&gt;College students United States Attitudes.&lt;/keyword&gt;&lt;keyword&gt;Education, Higher United States Evaluation.&lt;/keyword&gt;&lt;keyword&gt;Education, Higher Social aspects United States Evaluation.&lt;/keyword&gt;&lt;keyword&gt;College environment United States Evaluation.&lt;/keyword&gt;&lt;keyword&gt;Academic achievement United States.&lt;/keyword&gt;&lt;keyword&gt;Educational surveys United States.&lt;/keyword&gt;&lt;/keywords&gt;&lt;dates&gt;&lt;year&gt;1993&lt;/year&gt;&lt;/dates&gt;&lt;pub-location&gt;San Francisco&lt;/pub-location&gt;&lt;publisher&gt;Jossey-Bass&lt;/publisher&gt;&lt;isbn&gt;1555424929 (alk. paper)&lt;/isbn&gt;&lt;call-num&gt;ZIM 2nd Floor LA229 A7948 1993 CHECK SHELVES&amp;#xD;UNM Valencia LA229 A7948 1993 CHECK SHELVES&amp;#xD;SFCC Gen Coll LA229 .A7948 1993 CHECK SHELVES&amp;#xD;ENMPO General LA229 .A7948 1993 CHECK SHELVES&amp;#xD;NMHU-LV General Collection LA229 .A7948 1993 CHECK SHELVES&lt;/call-num&gt;&lt;urls&gt;&lt;/urls&gt;&lt;/record&gt;&lt;/Cite&gt;&lt;/EndNote&gt;</w:instrText>
      </w:r>
      <w:r w:rsidR="00E6099C" w:rsidRPr="00127044">
        <w:rPr>
          <w:rFonts w:ascii="Times New Roman" w:hAnsi="Times New Roman"/>
        </w:rPr>
        <w:fldChar w:fldCharType="separate"/>
      </w:r>
      <w:r w:rsidR="00E65DE6" w:rsidRPr="00127044">
        <w:rPr>
          <w:rFonts w:ascii="Times New Roman" w:hAnsi="Times New Roman"/>
          <w:noProof/>
        </w:rPr>
        <w:t>(</w:t>
      </w:r>
      <w:hyperlink w:anchor="_ENREF_17" w:tooltip="Astin, 1993 #2" w:history="1">
        <w:r w:rsidR="00886D37" w:rsidRPr="00127044">
          <w:rPr>
            <w:rFonts w:ascii="Times New Roman" w:hAnsi="Times New Roman"/>
            <w:noProof/>
          </w:rPr>
          <w:t>1993</w:t>
        </w:r>
      </w:hyperlink>
      <w:r w:rsidR="00E65DE6" w:rsidRPr="00127044">
        <w:rPr>
          <w:rFonts w:ascii="Times New Roman" w:hAnsi="Times New Roman"/>
          <w:noProof/>
        </w:rPr>
        <w:t>)</w:t>
      </w:r>
      <w:r w:rsidR="00E6099C" w:rsidRPr="00127044">
        <w:rPr>
          <w:rFonts w:ascii="Times New Roman" w:hAnsi="Times New Roman"/>
        </w:rPr>
        <w:fldChar w:fldCharType="end"/>
      </w:r>
      <w:r w:rsidR="00E65DE6" w:rsidRPr="00127044">
        <w:rPr>
          <w:rFonts w:ascii="Times New Roman" w:hAnsi="Times New Roman"/>
        </w:rPr>
        <w:t xml:space="preserve"> noted that </w:t>
      </w:r>
      <w:r w:rsidR="00E65DE6" w:rsidRPr="00127044">
        <w:rPr>
          <w:rFonts w:ascii="Times New Roman" w:hAnsi="Times New Roman"/>
          <w:i/>
        </w:rPr>
        <w:t>involvement</w:t>
      </w:r>
      <w:r w:rsidR="00E65DE6" w:rsidRPr="00127044">
        <w:rPr>
          <w:rFonts w:ascii="Times New Roman" w:hAnsi="Times New Roman"/>
        </w:rPr>
        <w:t>, especially with peers and faculty in the pursuit of education, is critical to student success</w:t>
      </w:r>
      <w:r w:rsidR="00111C40" w:rsidRPr="00127044">
        <w:rPr>
          <w:rFonts w:ascii="Times New Roman" w:hAnsi="Times New Roman"/>
        </w:rPr>
        <w:t>.</w:t>
      </w:r>
      <w:r w:rsidR="00BA4EE3" w:rsidRPr="00127044">
        <w:rPr>
          <w:rFonts w:ascii="Times New Roman" w:hAnsi="Times New Roman"/>
        </w:rPr>
        <w:t xml:space="preserve"> </w:t>
      </w:r>
      <w:r w:rsidR="00111C40" w:rsidRPr="00127044">
        <w:rPr>
          <w:rFonts w:ascii="Times New Roman" w:hAnsi="Times New Roman"/>
        </w:rPr>
        <w:t xml:space="preserve">In their two exhaustive landmark review of college affects students, Pascarella and Terenzini (1991, 2005) found that </w:t>
      </w:r>
      <w:r w:rsidR="00111C40" w:rsidRPr="00127044">
        <w:rPr>
          <w:rFonts w:ascii="Times New Roman" w:hAnsi="Times New Roman"/>
          <w:i/>
        </w:rPr>
        <w:t>integration</w:t>
      </w:r>
      <w:r w:rsidR="00111C40" w:rsidRPr="00127044">
        <w:rPr>
          <w:rFonts w:ascii="Times New Roman" w:hAnsi="Times New Roman"/>
        </w:rPr>
        <w:t xml:space="preserve">, </w:t>
      </w:r>
      <w:r w:rsidR="00BA4EE3" w:rsidRPr="00127044">
        <w:rPr>
          <w:rFonts w:ascii="Times New Roman" w:hAnsi="Times New Roman"/>
          <w:i/>
        </w:rPr>
        <w:t>involvement</w:t>
      </w:r>
      <w:r w:rsidR="00BA4EE3" w:rsidRPr="00127044">
        <w:rPr>
          <w:rFonts w:ascii="Times New Roman" w:hAnsi="Times New Roman"/>
        </w:rPr>
        <w:t xml:space="preserve">, and </w:t>
      </w:r>
      <w:r w:rsidR="00BA4EE3" w:rsidRPr="00127044">
        <w:rPr>
          <w:rFonts w:ascii="Times New Roman" w:hAnsi="Times New Roman"/>
          <w:i/>
        </w:rPr>
        <w:t>interaction</w:t>
      </w:r>
      <w:r w:rsidR="00BA4EE3" w:rsidRPr="00127044">
        <w:rPr>
          <w:rFonts w:ascii="Times New Roman" w:hAnsi="Times New Roman"/>
        </w:rPr>
        <w:t xml:space="preserve"> (</w:t>
      </w:r>
      <w:r w:rsidR="00111C40" w:rsidRPr="00127044">
        <w:rPr>
          <w:rFonts w:ascii="Times New Roman" w:hAnsi="Times New Roman"/>
        </w:rPr>
        <w:t xml:space="preserve">along with academic </w:t>
      </w:r>
      <w:r w:rsidR="00BA4EE3" w:rsidRPr="00127044">
        <w:rPr>
          <w:rFonts w:ascii="Times New Roman" w:hAnsi="Times New Roman"/>
        </w:rPr>
        <w:t>performance) improved persistence.</w:t>
      </w:r>
      <w:r w:rsidR="0020085F" w:rsidRPr="00127044">
        <w:rPr>
          <w:rFonts w:ascii="Times New Roman" w:hAnsi="Times New Roman"/>
        </w:rPr>
        <w:t xml:space="preserve"> </w:t>
      </w:r>
      <w:r w:rsidR="00012FB4" w:rsidRPr="00127044">
        <w:rPr>
          <w:rFonts w:ascii="Times New Roman" w:hAnsi="Times New Roman"/>
        </w:rPr>
        <w:t xml:space="preserve">In a review of the literature entitled “What Matters to Student Success,” Kuh, Kinzie, Buckley, Bridges, and Hayek </w:t>
      </w:r>
      <w:r w:rsidR="00E6099C" w:rsidRPr="00127044">
        <w:rPr>
          <w:rFonts w:ascii="Times New Roman" w:hAnsi="Times New Roman"/>
        </w:rPr>
        <w:fldChar w:fldCharType="begin"/>
      </w:r>
      <w:r w:rsidR="00DA727F" w:rsidRPr="00127044">
        <w:rPr>
          <w:rFonts w:ascii="Times New Roman" w:hAnsi="Times New Roman"/>
        </w:rPr>
        <w:instrText xml:space="preserve"> ADDIN EN.CITE &lt;EndNote&gt;&lt;Cite ExcludeAuth="1"&gt;&lt;Author&gt;Kuh&lt;/Author&gt;&lt;Year&gt;2006&lt;/Year&gt;&lt;RecNum&gt;471&lt;/RecNum&gt;&lt;DisplayText&gt;(2006)&lt;/DisplayText&gt;&lt;record&gt;&lt;rec-number&gt;471&lt;/rec-number&gt;&lt;foreign-keys&gt;&lt;key app="EN" db-id="trdvwvf9m00zd4es0eavtr0g5zf90pzwzsw5"&gt;471&lt;/key&gt;&lt;/foreign-keys&gt;&lt;ref-type name="Conference Proceedings"&gt;10&lt;/ref-type&gt;&lt;contributors&gt;&lt;authors&gt;&lt;author&gt;&lt;style face="normal" font="default" size="100%"&gt;Kuh, &lt;/style&gt;&lt;style face="normal" font="default" size="11"&gt;George D.&lt;/style&gt;&lt;/author&gt;&lt;author&gt;Kinzie, J&lt;/author&gt;&lt;author&gt;Buckley, JA&lt;/author&gt;&lt;author&gt;Bridges, BK&lt;/author&gt;&lt;author&gt;Hayek, JC&lt;/author&gt;&lt;/authors&gt;&lt;/contributors&gt;&lt;titles&gt;&lt;title&gt;What matters to student success: A review of the literature&lt;/title&gt;&lt;/titles&gt;&lt;dates&gt;&lt;year&gt;2006&lt;/year&gt;&lt;/dates&gt;&lt;publisher&gt;Citeseer&lt;/publisher&gt;&lt;urls&gt;&lt;related-urls&gt;&lt;url&gt;http://citeseerx.ist.psu.edu/viewdoc/download?doi=10.1.1.169.4913&amp;amp;rep=rep1&amp;amp;type=pdf&lt;/url&gt;&lt;/related-urls&gt;&lt;/urls&gt;&lt;/record&gt;&lt;/Cite&gt;&lt;/EndNote&gt;</w:instrText>
      </w:r>
      <w:r w:rsidR="00E6099C" w:rsidRPr="00127044">
        <w:rPr>
          <w:rFonts w:ascii="Times New Roman" w:hAnsi="Times New Roman"/>
        </w:rPr>
        <w:fldChar w:fldCharType="separate"/>
      </w:r>
      <w:r w:rsidR="00012FB4" w:rsidRPr="00127044">
        <w:rPr>
          <w:rFonts w:ascii="Times New Roman" w:hAnsi="Times New Roman"/>
          <w:noProof/>
        </w:rPr>
        <w:t>(</w:t>
      </w:r>
      <w:hyperlink w:anchor="_ENREF_71" w:tooltip="Kuh, 2006 #471" w:history="1">
        <w:r w:rsidR="00886D37" w:rsidRPr="00127044">
          <w:rPr>
            <w:rFonts w:ascii="Times New Roman" w:hAnsi="Times New Roman"/>
            <w:noProof/>
          </w:rPr>
          <w:t>2006</w:t>
        </w:r>
      </w:hyperlink>
      <w:r w:rsidR="00012FB4" w:rsidRPr="00127044">
        <w:rPr>
          <w:rFonts w:ascii="Times New Roman" w:hAnsi="Times New Roman"/>
          <w:noProof/>
        </w:rPr>
        <w:t>)</w:t>
      </w:r>
      <w:r w:rsidR="00E6099C" w:rsidRPr="00127044">
        <w:rPr>
          <w:rFonts w:ascii="Times New Roman" w:hAnsi="Times New Roman"/>
        </w:rPr>
        <w:fldChar w:fldCharType="end"/>
      </w:r>
      <w:r w:rsidR="00012FB4" w:rsidRPr="00127044">
        <w:rPr>
          <w:rFonts w:ascii="Times New Roman" w:hAnsi="Times New Roman"/>
        </w:rPr>
        <w:t xml:space="preserve"> found that, along with the characteristics students bring with them to college such as gender, race and ethnicity, academic preparation, educational aspirations, and socioeconomic status (SES), student </w:t>
      </w:r>
      <w:r w:rsidR="00012FB4" w:rsidRPr="00127044">
        <w:rPr>
          <w:rFonts w:ascii="Times New Roman" w:hAnsi="Times New Roman"/>
          <w:i/>
        </w:rPr>
        <w:t>engagement</w:t>
      </w:r>
      <w:r w:rsidR="00012FB4" w:rsidRPr="00127044">
        <w:rPr>
          <w:rFonts w:ascii="Times New Roman" w:hAnsi="Times New Roman"/>
        </w:rPr>
        <w:t xml:space="preserve"> </w:t>
      </w:r>
      <w:r w:rsidR="00E65DE6" w:rsidRPr="00127044">
        <w:rPr>
          <w:rFonts w:ascii="Times New Roman" w:hAnsi="Times New Roman"/>
        </w:rPr>
        <w:t xml:space="preserve">was the single most important factor in student success and </w:t>
      </w:r>
      <w:r w:rsidR="00F26FB1" w:rsidRPr="00127044">
        <w:rPr>
          <w:rFonts w:ascii="Times New Roman" w:hAnsi="Times New Roman"/>
        </w:rPr>
        <w:t>Experience</w:t>
      </w:r>
      <w:r w:rsidR="00E65DE6" w:rsidRPr="00127044">
        <w:rPr>
          <w:rFonts w:ascii="Times New Roman" w:hAnsi="Times New Roman"/>
        </w:rPr>
        <w:t>.</w:t>
      </w:r>
      <w:r w:rsidR="0020085F" w:rsidRPr="00127044">
        <w:rPr>
          <w:rFonts w:ascii="Times New Roman" w:hAnsi="Times New Roman"/>
        </w:rPr>
        <w:t xml:space="preserve"> </w:t>
      </w:r>
      <w:r w:rsidR="00CA7041" w:rsidRPr="00127044">
        <w:rPr>
          <w:rFonts w:ascii="Times New Roman" w:hAnsi="Times New Roman"/>
        </w:rPr>
        <w:t>Though they use different terms, these literature reviews each found that student engagement was among the most critical factors to their success in college.</w:t>
      </w:r>
    </w:p>
    <w:p w:rsidR="00190565" w:rsidRPr="00127044" w:rsidRDefault="00946AEA" w:rsidP="007358B8">
      <w:pPr>
        <w:spacing w:line="480" w:lineRule="auto"/>
        <w:ind w:firstLine="720"/>
        <w:rPr>
          <w:rFonts w:ascii="Times New Roman" w:hAnsi="Times New Roman"/>
        </w:rPr>
      </w:pPr>
      <w:r w:rsidRPr="00127044">
        <w:rPr>
          <w:rFonts w:ascii="Times New Roman" w:hAnsi="Times New Roman"/>
        </w:rPr>
        <w:lastRenderedPageBreak/>
        <w:t xml:space="preserve">There are </w:t>
      </w:r>
      <w:r w:rsidR="00012FB4" w:rsidRPr="00127044">
        <w:rPr>
          <w:rFonts w:ascii="Times New Roman" w:hAnsi="Times New Roman"/>
        </w:rPr>
        <w:t xml:space="preserve">only </w:t>
      </w:r>
      <w:r w:rsidRPr="00127044">
        <w:rPr>
          <w:rFonts w:ascii="Times New Roman" w:hAnsi="Times New Roman"/>
        </w:rPr>
        <w:t>a handful of studies that connect the library to student engagement.</w:t>
      </w:r>
      <w:r w:rsidR="00012FB4" w:rsidRPr="00127044">
        <w:rPr>
          <w:rFonts w:ascii="Times New Roman" w:hAnsi="Times New Roman"/>
        </w:rPr>
        <w:t xml:space="preserve"> </w:t>
      </w:r>
      <w:r w:rsidR="00EE0C8A" w:rsidRPr="00127044">
        <w:rPr>
          <w:rFonts w:ascii="Times New Roman" w:hAnsi="Times New Roman"/>
        </w:rPr>
        <w:t xml:space="preserve">Kuh, Boruff-Jones, and Mark </w:t>
      </w:r>
      <w:r w:rsidR="00E6099C" w:rsidRPr="00127044">
        <w:rPr>
          <w:rFonts w:ascii="Times New Roman" w:hAnsi="Times New Roman"/>
        </w:rPr>
        <w:fldChar w:fldCharType="begin">
          <w:fldData xml:space="preserve">PEVuZE5vdGU+PENpdGUgRXhjbHVkZUF1dGg9IjEiPjxBdXRob3I+S3VoPC9BdXRob3I+PFllYXI+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</w:fldData>
        </w:fldChar>
      </w:r>
      <w:r w:rsidR="00E9416D"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PEVuZE5vdGU+PENpdGUgRXhjbHVkZUF1dGg9IjEiPjxBdXRob3I+S3VoPC9BdXRob3I+PFllYXI+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</w:fldData>
        </w:fldChar>
      </w:r>
      <w:r w:rsidR="00E9416D"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E9416D" w:rsidRPr="00127044">
        <w:rPr>
          <w:rFonts w:ascii="Times New Roman" w:hAnsi="Times New Roman"/>
          <w:noProof/>
        </w:rPr>
        <w:t>(</w:t>
      </w:r>
      <w:hyperlink w:anchor="_ENREF_68" w:tooltip="Kuh, 2007 #75" w:history="1">
        <w:r w:rsidR="00886D37" w:rsidRPr="00127044">
          <w:rPr>
            <w:rFonts w:ascii="Times New Roman" w:hAnsi="Times New Roman"/>
            <w:noProof/>
          </w:rPr>
          <w:t>2007a</w:t>
        </w:r>
      </w:hyperlink>
      <w:r w:rsidR="00E9416D" w:rsidRPr="00127044">
        <w:rPr>
          <w:rFonts w:ascii="Times New Roman" w:hAnsi="Times New Roman"/>
          <w:noProof/>
        </w:rPr>
        <w:t>)</w:t>
      </w:r>
      <w:r w:rsidR="00E6099C" w:rsidRPr="00127044">
        <w:rPr>
          <w:rFonts w:ascii="Times New Roman" w:hAnsi="Times New Roman"/>
        </w:rPr>
        <w:fldChar w:fldCharType="end"/>
      </w:r>
      <w:r w:rsidR="007F117D" w:rsidRPr="00127044">
        <w:rPr>
          <w:rFonts w:ascii="Times New Roman" w:hAnsi="Times New Roman"/>
        </w:rPr>
        <w:t xml:space="preserve"> </w:t>
      </w:r>
      <w:r w:rsidR="00EE0C8A" w:rsidRPr="00127044">
        <w:rPr>
          <w:rFonts w:ascii="Times New Roman" w:hAnsi="Times New Roman"/>
        </w:rPr>
        <w:t>reviewed the literature on student engagement and explored the conditions under which librarians can engage students. They defined engagement simply as “the more students do something, the more proficient they become”</w:t>
      </w:r>
      <w:r w:rsidR="005E51DF" w:rsidRPr="00127044">
        <w:rPr>
          <w:rFonts w:ascii="Times New Roman" w:hAnsi="Times New Roman"/>
        </w:rPr>
        <w:t xml:space="preserve"> </w:t>
      </w:r>
      <w:r w:rsidR="00EE0C8A" w:rsidRPr="00127044">
        <w:rPr>
          <w:rFonts w:ascii="Times New Roman" w:hAnsi="Times New Roman"/>
        </w:rPr>
        <w:t>and examined the library’s role in light of two features: “the amount of time and effort students put into their studies” and “how</w:t>
      </w:r>
      <w:r w:rsidR="00224996" w:rsidRPr="00127044">
        <w:rPr>
          <w:rFonts w:ascii="Times New Roman" w:hAnsi="Times New Roman"/>
        </w:rPr>
        <w:t xml:space="preserve"> a school deploys its resources</w:t>
      </w:r>
      <w:r w:rsidR="00EE0C8A"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PEVuZE5vdGU+PENpdGUgRXhjbHVkZUF1dGg9IjEiIEV4Y2x1ZGVZZWFyPSIxIj48QXV0aG9yPkt1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</w:fldData>
        </w:fldChar>
      </w:r>
      <w:r w:rsidR="00E9416D"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PEVuZE5vdGU+PENpdGUgRXhjbHVkZUF1dGg9IjEiIEV4Y2x1ZGVZZWFyPSIxIj48QXV0aG9yPkt1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</w:fldData>
        </w:fldChar>
      </w:r>
      <w:r w:rsidR="00E9416D"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224996" w:rsidRPr="00127044">
        <w:rPr>
          <w:rFonts w:ascii="Times New Roman" w:hAnsi="Times New Roman"/>
          <w:noProof/>
        </w:rPr>
        <w:t>(</w:t>
      </w:r>
      <w:hyperlink w:anchor="_ENREF_69" w:tooltip="Kuh, 2007 #416" w:history="1">
        <w:r w:rsidR="00886D37" w:rsidRPr="00127044">
          <w:rPr>
            <w:rFonts w:ascii="Times New Roman" w:hAnsi="Times New Roman"/>
            <w:noProof/>
          </w:rPr>
          <w:t>p. 18</w:t>
        </w:r>
      </w:hyperlink>
      <w:r w:rsidR="00224996" w:rsidRPr="00127044">
        <w:rPr>
          <w:rFonts w:ascii="Times New Roman" w:hAnsi="Times New Roman"/>
          <w:noProof/>
        </w:rPr>
        <w:t>)</w:t>
      </w:r>
      <w:r w:rsidR="00E6099C" w:rsidRPr="00127044">
        <w:rPr>
          <w:rFonts w:ascii="Times New Roman" w:hAnsi="Times New Roman"/>
        </w:rPr>
        <w:fldChar w:fldCharType="end"/>
      </w:r>
      <w:r w:rsidR="00224996" w:rsidRPr="00127044">
        <w:rPr>
          <w:rFonts w:ascii="Times New Roman" w:hAnsi="Times New Roman"/>
        </w:rPr>
        <w:t xml:space="preserve">. </w:t>
      </w:r>
      <w:r w:rsidR="00EE0C8A" w:rsidRPr="00127044">
        <w:rPr>
          <w:rFonts w:ascii="Times New Roman" w:hAnsi="Times New Roman"/>
        </w:rPr>
        <w:t xml:space="preserve">They argued that libraries </w:t>
      </w:r>
      <w:r w:rsidR="006F425A" w:rsidRPr="00127044">
        <w:rPr>
          <w:rFonts w:ascii="Times New Roman" w:hAnsi="Times New Roman"/>
        </w:rPr>
        <w:t>could</w:t>
      </w:r>
      <w:r w:rsidR="00EE0C8A" w:rsidRPr="00127044">
        <w:rPr>
          <w:rFonts w:ascii="Times New Roman" w:hAnsi="Times New Roman"/>
        </w:rPr>
        <w:t xml:space="preserve"> promote student engagement by minimizing library anxiety, involving librarians in first year programs, and meeting with students outside of class time. They then focus</w:t>
      </w:r>
      <w:r w:rsidR="000F35A3" w:rsidRPr="00127044">
        <w:rPr>
          <w:rFonts w:ascii="Times New Roman" w:hAnsi="Times New Roman"/>
        </w:rPr>
        <w:t>ed</w:t>
      </w:r>
      <w:r w:rsidR="00EE0C8A" w:rsidRPr="00127044">
        <w:rPr>
          <w:rFonts w:ascii="Times New Roman" w:hAnsi="Times New Roman"/>
        </w:rPr>
        <w:t xml:space="preserve"> on approaches to teaching information literacy skills to first year students.</w:t>
      </w:r>
    </w:p>
    <w:p w:rsidR="00CD3D19" w:rsidRPr="00127044" w:rsidRDefault="00CD3D19" w:rsidP="00762432">
      <w:pPr>
        <w:spacing w:line="480" w:lineRule="auto"/>
        <w:ind w:firstLine="720"/>
        <w:rPr>
          <w:rFonts w:ascii="Times New Roman" w:hAnsi="Times New Roman"/>
        </w:rPr>
      </w:pPr>
      <w:r w:rsidRPr="00127044">
        <w:rPr>
          <w:rFonts w:ascii="Times New Roman" w:hAnsi="Times New Roman"/>
        </w:rPr>
        <w:t xml:space="preserve">Kuh and Gonyea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ExcludeAuth="1"&gt;&lt;Author&gt;Kuh&lt;/Author&gt;&lt;Year&gt;2003&lt;/Year&gt;&lt;RecNum&gt;150&lt;/RecNum&gt;&lt;DisplayText&gt;(2003)&lt;/DisplayText&gt;&lt;record&gt;&lt;rec-number&gt;150&lt;/rec-number&gt;&lt;foreign-keys&gt;&lt;key app="EN" db-id="trdvwvf9m00zd4es0eavtr0g5zf90pzwzsw5"&gt;150&lt;/key&gt;&lt;/foreign-keys&gt;&lt;ref-type name="Journal Article"&gt;17&lt;/ref-type&gt;&lt;contributors&gt;&lt;authors&gt;&lt;author&gt;Kuh, George D.&lt;/author&gt;&lt;author&gt;Gonyea, Robert M.&lt;/author&gt;&lt;/authors&gt;&lt;/contributors&gt;&lt;titles&gt;&lt;title&gt;The Role of the Academic Library in Promoting Student Engagement in Learning&lt;/title&gt;&lt;secondary-title&gt;College &amp;amp; Research Libraries&lt;/secondary-title&gt;&lt;/titles&gt;&lt;periodical&gt;&lt;full-title&gt;College &amp;amp; Research Libraries&lt;/full-title&gt;&lt;/periodical&gt;&lt;pages&gt;256-282&lt;/pages&gt;&lt;volume&gt;64&lt;/volume&gt;&lt;number&gt;4&lt;/number&gt;&lt;keywords&gt;&lt;keyword&gt;ACADEMIC libraries&lt;/keyword&gt;&lt;keyword&gt;LIBRARIES &amp;amp; students&lt;/keyword&gt;&lt;keyword&gt;COLLEGE students&lt;/keyword&gt;&lt;/keywords&gt;&lt;dates&gt;&lt;year&gt;2003&lt;/year&gt;&lt;/dates&gt;&lt;isbn&gt;00100870&lt;/isbn&gt;&lt;urls&gt;&lt;related-urls&gt;&lt;url&gt;http://libproxy.unm.edu/login?url=http://search.ebscohost.com/login.aspx?direct=true&amp;amp;db=lxh&amp;amp;AN=10394942&amp;amp;site=ehost-live&amp;amp;scope=site&lt;/url&gt;&lt;/related-urls&gt;&lt;/urls&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5E51DF" w:rsidRPr="00127044">
        <w:rPr>
          <w:rFonts w:ascii="Times New Roman" w:hAnsi="Times New Roman"/>
          <w:noProof/>
        </w:rPr>
        <w:t>(</w:t>
      </w:r>
      <w:hyperlink w:anchor="_ENREF_70" w:tooltip="Kuh, 2003 #150" w:history="1">
        <w:r w:rsidR="00886D37" w:rsidRPr="00127044">
          <w:rPr>
            <w:rFonts w:ascii="Times New Roman" w:hAnsi="Times New Roman"/>
            <w:noProof/>
          </w:rPr>
          <w:t>2003</w:t>
        </w:r>
      </w:hyperlink>
      <w:r w:rsidR="005E51DF"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used data from the College Student Experiences Questionnaire (CSEQ) to analyze the relationship between academic libraries and student learning. Though they found that “on balance, library experiences do not seem to be directly related to information literacy, overall gains in college, or </w:t>
      </w:r>
      <w:r w:rsidR="00762432" w:rsidRPr="00127044">
        <w:rPr>
          <w:rFonts w:ascii="Times New Roman" w:hAnsi="Times New Roman"/>
        </w:rPr>
        <w:t>satisfaction</w:t>
      </w:r>
      <w:r w:rsidRPr="00127044">
        <w:rPr>
          <w:rFonts w:ascii="Times New Roman" w:hAnsi="Times New Roman"/>
        </w:rPr>
        <w:t xml:space="preserve"> with the college experience”</w:t>
      </w:r>
      <w:r w:rsidR="00E14FC2"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ExcludeAuth="1"&gt;&lt;Author&gt;Kuh&lt;/Author&gt;&lt;Year&gt;2003&lt;/Year&gt;&lt;RecNum&gt;150&lt;/RecNum&gt;&lt;Pages&gt;9&lt;/Pages&gt;&lt;DisplayText&gt;(2003, p. 9)&lt;/DisplayText&gt;&lt;record&gt;&lt;rec-number&gt;150&lt;/rec-number&gt;&lt;foreign-keys&gt;&lt;key app="EN" db-id="trdvwvf9m00zd4es0eavtr0g5zf90pzwzsw5"&gt;150&lt;/key&gt;&lt;/foreign-keys&gt;&lt;ref-type name="Journal Article"&gt;17&lt;/ref-type&gt;&lt;contributors&gt;&lt;authors&gt;&lt;author&gt;Kuh, George D.&lt;/author&gt;&lt;author&gt;Gonyea, Robert M.&lt;/author&gt;&lt;/authors&gt;&lt;/contributors&gt;&lt;titles&gt;&lt;title&gt;The Role of the Academic Library in Promoting Student Engagement in Learning&lt;/title&gt;&lt;secondary-title&gt;College &amp;amp; Research Libraries&lt;/secondary-title&gt;&lt;/titles&gt;&lt;periodical&gt;&lt;full-title&gt;College &amp;amp; Research Libraries&lt;/full-title&gt;&lt;/periodical&gt;&lt;pages&gt;256-282&lt;/pages&gt;&lt;volume&gt;64&lt;/volume&gt;&lt;number&gt;4&lt;/number&gt;&lt;keywords&gt;&lt;keyword&gt;ACADEMIC libraries&lt;/keyword&gt;&lt;keyword&gt;LIBRARIES &amp;amp; students&lt;/keyword&gt;&lt;keyword&gt;COLLEGE students&lt;/keyword&gt;&lt;/keywords&gt;&lt;dates&gt;&lt;year&gt;2003&lt;/year&gt;&lt;/dates&gt;&lt;isbn&gt;00100870&lt;/isbn&gt;&lt;urls&gt;&lt;related-urls&gt;&lt;url&gt;http://libproxy.unm.edu/login?url=http://search.ebscohost.com/login.aspx?direct=true&amp;amp;db=lxh&amp;amp;AN=10394942&amp;amp;site=ehost-live&amp;amp;scope=site&lt;/url&gt;&lt;/related-urls&gt;&lt;/urls&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E14FC2" w:rsidRPr="00127044">
        <w:rPr>
          <w:rFonts w:ascii="Times New Roman" w:hAnsi="Times New Roman"/>
          <w:noProof/>
        </w:rPr>
        <w:t>(</w:t>
      </w:r>
      <w:hyperlink w:anchor="_ENREF_70" w:tooltip="Kuh, 2003 #150" w:history="1">
        <w:r w:rsidR="00886D37" w:rsidRPr="00127044">
          <w:rPr>
            <w:rFonts w:ascii="Times New Roman" w:hAnsi="Times New Roman"/>
            <w:noProof/>
          </w:rPr>
          <w:t>2003, p. 9</w:t>
        </w:r>
      </w:hyperlink>
      <w:r w:rsidR="00E14FC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they went on to highlight correlations between library indicators and other measures of success that suggest that there might be indirect relationships. Of particular interest was the relationship between academic challenge and library use.</w:t>
      </w:r>
    </w:p>
    <w:p w:rsidR="007F117D" w:rsidRPr="00127044" w:rsidRDefault="007F117D" w:rsidP="007F117D">
      <w:pPr>
        <w:spacing w:line="480" w:lineRule="auto"/>
        <w:ind w:firstLine="720"/>
        <w:rPr>
          <w:rFonts w:ascii="Times New Roman" w:hAnsi="Times New Roman"/>
        </w:rPr>
      </w:pPr>
      <w:r w:rsidRPr="00127044">
        <w:rPr>
          <w:rFonts w:ascii="Times New Roman" w:hAnsi="Times New Roman"/>
        </w:rPr>
        <w:t xml:space="preserve">Mark and Boruff-Jones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ExcludeAuth="1"&gt;&lt;Author&gt;Mark&lt;/Author&gt;&lt;Year&gt;2003&lt;/Year&gt;&lt;RecNum&gt;145&lt;/RecNum&gt;&lt;record&gt;&lt;rec-number&gt;145&lt;/rec-number&gt;&lt;foreign-keys&gt;&lt;key app="EN" db-id="trdvwvf9m00zd4es0eavtr0g5zf90pzwzsw5"&gt;145&lt;/key&gt;&lt;/foreign-keys&gt;&lt;ref-type name="Journal Article"&gt;17&lt;/ref-type&gt;&lt;contributors&gt;&lt;authors&gt;&lt;author&gt;Mark, Amy E.&lt;/author&gt;&lt;author&gt;Boruff-Jones, Polly D.&lt;/author&gt;&lt;/authors&gt;&lt;/contributors&gt;&lt;titles&gt;&lt;title&gt;Information Literacy and Student Engagement: What the National Survey of Student Engagement Reveals about Your Campus&lt;/title&gt;&lt;secondary-title&gt;College &amp;amp; Research Libraries&lt;/secondary-title&gt;&lt;/titles&gt;&lt;periodical&gt;&lt;full-title&gt;College &amp;amp; Research Libraries&lt;/full-title&gt;&lt;/periodical&gt;&lt;pages&gt;480-493&lt;/pages&gt;&lt;volume&gt;64&lt;/volume&gt;&lt;number&gt;6&lt;/number&gt;&lt;keywords&gt;&lt;keyword&gt;INFORMATION literacy&lt;/keyword&gt;&lt;keyword&gt;LEARNING&lt;/keyword&gt;&lt;keyword&gt;COLLEGE graduates&lt;/keyword&gt;&lt;keyword&gt;UNITED States&lt;/keyword&gt;&lt;/keywords&gt;&lt;dates&gt;&lt;year&gt;2003&lt;/year&gt;&lt;/dates&gt;&lt;isbn&gt;00100870&lt;/isbn&gt;&lt;urls&gt;&lt;related-urls&gt;&lt;url&gt;http://libproxy.unm.edu/login?url=http://search.ebscohost.com/login.aspx?direct=true&amp;amp;db=lxh&amp;amp;AN=11604043&amp;amp;site=ehost-live&amp;amp;scope=site&lt;/url&gt;&lt;/related-urls&gt;&lt;/urls&gt;&lt;remote-database-name&gt;lxh&lt;/remote-database-name&gt;&lt;remote-database-provider&gt;EBSCOhost&lt;/remote-database-provider&gt;&lt;/record&gt;&lt;/Cite&gt;&lt;/EndNote&gt;</w:instrText>
      </w:r>
      <w:r w:rsidR="00E6099C" w:rsidRPr="00127044">
        <w:rPr>
          <w:rFonts w:ascii="Times New Roman" w:hAnsi="Times New Roman"/>
        </w:rPr>
        <w:fldChar w:fldCharType="separate"/>
      </w:r>
      <w:r w:rsidR="005E51DF" w:rsidRPr="00127044">
        <w:rPr>
          <w:rFonts w:ascii="Times New Roman" w:hAnsi="Times New Roman"/>
          <w:noProof/>
        </w:rPr>
        <w:t>(</w:t>
      </w:r>
      <w:hyperlink w:anchor="_ENREF_78" w:tooltip="Mark, 2003 #145" w:history="1">
        <w:r w:rsidR="00886D37" w:rsidRPr="00127044">
          <w:rPr>
            <w:rFonts w:ascii="Times New Roman" w:hAnsi="Times New Roman"/>
            <w:noProof/>
          </w:rPr>
          <w:t>2003</w:t>
        </w:r>
      </w:hyperlink>
      <w:r w:rsidR="005E51DF"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analyzed the National Survey of Student Engagement (NSSE) in order to develop a process for local academic libraries to use in analyzing and setting benchmarks for their library instruction programs. Their particular interest was to correlate survey questions from the NSSE with the </w:t>
      </w:r>
      <w:r w:rsidRPr="00127044">
        <w:rPr>
          <w:rFonts w:ascii="Times New Roman" w:hAnsi="Times New Roman"/>
          <w:i/>
        </w:rPr>
        <w:t>ACRL Information Literacy Competency Standards for Higher Education</w:t>
      </w:r>
      <w:r w:rsidRPr="00127044">
        <w:rPr>
          <w:rFonts w:ascii="Times New Roman" w:hAnsi="Times New Roman"/>
        </w:rPr>
        <w:t>.</w:t>
      </w:r>
    </w:p>
    <w:p w:rsidR="007F117D" w:rsidRPr="00127044" w:rsidRDefault="007F117D" w:rsidP="007F117D">
      <w:pPr>
        <w:spacing w:line="480" w:lineRule="auto"/>
        <w:ind w:firstLine="720"/>
        <w:rPr>
          <w:rFonts w:ascii="Times New Roman" w:hAnsi="Times New Roman"/>
        </w:rPr>
      </w:pPr>
      <w:r w:rsidRPr="00127044">
        <w:rPr>
          <w:rFonts w:ascii="Times New Roman" w:hAnsi="Times New Roman"/>
        </w:rPr>
        <w:lastRenderedPageBreak/>
        <w:t xml:space="preserve">Gratch-Lindauer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ExcludeAuth="1"&gt;&lt;Author&gt;Gratch-Lindauer&lt;/Author&gt;&lt;Year&gt;2008&lt;/Year&gt;&lt;RecNum&gt;44&lt;/RecNum&gt;&lt;DisplayText&gt;(2008)&lt;/DisplayText&gt;&lt;record&gt;&lt;rec-number&gt;44&lt;/rec-number&gt;&lt;foreign-keys&gt;&lt;key app="EN" db-id="trdvwvf9m00zd4es0eavtr0g5zf90pzwzsw5"&gt;44&lt;/key&gt;&lt;/foreign-keys&gt;&lt;ref-type name="Journal Article"&gt;17&lt;/ref-type&gt;&lt;contributors&gt;&lt;authors&gt;&lt;author&gt;Gratch-Lindauer, Bonnie&lt;/author&gt;&lt;/authors&gt;&lt;/contributors&gt;&lt;titles&gt;&lt;title&gt;College student engagement surveys: Implications for information literacy&lt;/title&gt;&lt;secondary-title&gt;New Directions for Teaching &amp;amp; Learning&lt;/secondary-title&gt;&lt;alt-title&gt;New Directions for Teaching &amp;amp; Learning&lt;/alt-title&gt;&lt;/titles&gt;&lt;periodical&gt;&lt;full-title&gt;New Directions for Teaching &amp;amp; Learning&lt;/full-title&gt;&lt;/periodical&gt;&lt;alt-periodical&gt;&lt;full-title&gt;New Directions for Teaching &amp;amp; Learning&lt;/full-title&gt;&lt;/alt-periodical&gt;&lt;pages&gt;101-114&lt;/pages&gt;&lt;volume&gt;2008&lt;/volume&gt;&lt;keywords&gt;&lt;keyword&gt;EDUCATIONAL surveys&lt;/keyword&gt;&lt;keyword&gt;INFORMATION literacy&lt;/keyword&gt;&lt;keyword&gt;LIBRARIES&lt;/keyword&gt;&lt;keyword&gt;ACTIVITY programs in education&lt;/keyword&gt;&lt;keyword&gt;EDUCATION, Higher&lt;/keyword&gt;&lt;keyword&gt;COLLEGE students&lt;/keyword&gt;&lt;keyword&gt;UNIVERSITIES &amp;amp; colleges&lt;/keyword&gt;&lt;/keywords&gt;&lt;dates&gt;&lt;year&gt;2008&lt;/year&gt;&lt;pub-dates&gt;&lt;date&gt;Summer2008&lt;/date&gt;&lt;/pub-dates&gt;&lt;/dates&gt;&lt;publisher&gt;John Wiley &amp;amp; Sons, Inc. / Education&lt;/publisher&gt;&lt;urls&gt;&lt;related-urls&gt;&lt;url&gt;10.1002/tl.320&lt;/url&gt;&lt;url&gt;http://libproxy.unm.edu/login?url=http://search.ebscohost.com/login.aspx?direct=true&amp;amp;db=ehh&amp;amp;AN=32750175&amp;amp;loginpage=Login.asp&amp;amp;site=ehost-live&amp;amp;scope=site&lt;/url&gt;&lt;/related-urls&gt;&lt;/urls&gt;&lt;electronic-resource-num&gt;10.1002/tl.320&lt;/electronic-resource-num&gt;&lt;/record&gt;&lt;/Cite&gt;&lt;/EndNote&gt;</w:instrText>
      </w:r>
      <w:r w:rsidR="00E6099C" w:rsidRPr="00127044">
        <w:rPr>
          <w:rFonts w:ascii="Times New Roman" w:hAnsi="Times New Roman"/>
        </w:rPr>
        <w:fldChar w:fldCharType="separate"/>
      </w:r>
      <w:r w:rsidR="005E51DF" w:rsidRPr="00127044">
        <w:rPr>
          <w:rFonts w:ascii="Times New Roman" w:hAnsi="Times New Roman"/>
          <w:noProof/>
        </w:rPr>
        <w:t>(</w:t>
      </w:r>
      <w:hyperlink w:anchor="_ENREF_50" w:tooltip="Gratch-Lindauer, 2008 #44" w:history="1">
        <w:r w:rsidR="00886D37" w:rsidRPr="00127044">
          <w:rPr>
            <w:rFonts w:ascii="Times New Roman" w:hAnsi="Times New Roman"/>
            <w:noProof/>
          </w:rPr>
          <w:t>2008</w:t>
        </w:r>
      </w:hyperlink>
      <w:r w:rsidR="005E51DF"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w:t>
      </w:r>
      <w:r w:rsidR="00762B4A" w:rsidRPr="00127044">
        <w:rPr>
          <w:rFonts w:ascii="Times New Roman" w:hAnsi="Times New Roman"/>
        </w:rPr>
        <w:t xml:space="preserve">reported on a project to include ten experimental questions related to information literacy behaviors on the 2006 NSSE. </w:t>
      </w:r>
      <w:r w:rsidR="00C861F8" w:rsidRPr="00127044">
        <w:rPr>
          <w:rFonts w:ascii="Times New Roman" w:hAnsi="Times New Roman"/>
        </w:rPr>
        <w:t>An analysis of the results corroborated that eight of the ten questions showed moderate to high correlations between information literacy scales and NSSE questions.</w:t>
      </w:r>
    </w:p>
    <w:p w:rsidR="00762B4A" w:rsidRPr="00127044" w:rsidRDefault="00C861F8" w:rsidP="00762B4A">
      <w:pPr>
        <w:spacing w:line="480" w:lineRule="auto"/>
        <w:ind w:firstLine="720"/>
        <w:rPr>
          <w:rFonts w:ascii="Times New Roman" w:hAnsi="Times New Roman"/>
        </w:rPr>
      </w:pPr>
      <w:r w:rsidRPr="00127044">
        <w:rPr>
          <w:rFonts w:ascii="Times New Roman" w:hAnsi="Times New Roman"/>
        </w:rPr>
        <w:t xml:space="preserve">Earlier, </w:t>
      </w:r>
      <w:r w:rsidR="00762B4A" w:rsidRPr="00127044">
        <w:rPr>
          <w:rFonts w:ascii="Times New Roman" w:hAnsi="Times New Roman"/>
        </w:rPr>
        <w:t xml:space="preserve">Nelson-Laird and Kuh </w:t>
      </w:r>
      <w:r w:rsidR="00E6099C" w:rsidRPr="00127044">
        <w:rPr>
          <w:rFonts w:ascii="Times New Roman" w:hAnsi="Times New Roman"/>
        </w:rPr>
        <w:fldChar w:fldCharType="begin"/>
      </w:r>
      <w:r w:rsidR="00DA727F" w:rsidRPr="00127044">
        <w:rPr>
          <w:rFonts w:ascii="Times New Roman" w:hAnsi="Times New Roman"/>
        </w:rPr>
        <w:instrText xml:space="preserve"> ADDIN EN.CITE &lt;EndNote&gt;&lt;Cite ExcludeAuth="1"&gt;&lt;Author&gt;Nelson-Laird&lt;/Author&gt;&lt;Year&gt;2005&lt;/Year&gt;&lt;RecNum&gt;417&lt;/RecNum&gt;&lt;DisplayText&gt;(2005)&lt;/DisplayText&gt;&lt;record&gt;&lt;rec-number&gt;417&lt;/rec-number&gt;&lt;foreign-keys&gt;&lt;key app="EN" db-id="trdvwvf9m00zd4es0eavtr0g5zf90pzwzsw5"&gt;417&lt;/key&gt;&lt;/foreign-keys&gt;&lt;ref-type name="Journal Article"&gt;17&lt;/ref-type&gt;&lt;contributors&gt;&lt;authors&gt;&lt;author&gt;Nelson-Laird, Thomas F.&lt;/author&gt;&lt;author&gt;Kuh, George D.&lt;/author&gt;&lt;/authors&gt;&lt;/contributors&gt;&lt;titles&gt;&lt;title&gt;Student Experiences With Information Technology And Their Relationship To Other Aspects Of Student Engagement&lt;/title&gt;&lt;secondary-title&gt;Research in Higher Education&lt;/secondary-title&gt;&lt;/titles&gt;&lt;periodical&gt;&lt;full-title&gt;Research in Higher Education&lt;/full-title&gt;&lt;/periodical&gt;&lt;pages&gt;211-233&lt;/pages&gt;&lt;volume&gt;46&lt;/volume&gt;&lt;number&gt;2&lt;/number&gt;&lt;keywords&gt;&lt;keyword&gt;STUDENT activities&lt;/keyword&gt;&lt;keyword&gt;INFORMATION technology&lt;/keyword&gt;&lt;keyword&gt;COMPUTER science&lt;/keyword&gt;&lt;keyword&gt;EDUCATION -- Data processing&lt;/keyword&gt;&lt;keyword&gt;TEACHER-student communication&lt;/keyword&gt;&lt;keyword&gt;COLLEGE student development programs&lt;/keyword&gt;&lt;keyword&gt;TEACHER-student relationships&lt;/keyword&gt;&lt;keyword&gt;UNIVERSITIES &amp;amp; colleges&lt;/keyword&gt;&lt;keyword&gt;effective educational practices&lt;/keyword&gt;&lt;keyword&gt;National Survey of Student Engagement&lt;/keyword&gt;&lt;keyword&gt;National Survey of Student Engagement.&lt;/keyword&gt;&lt;keyword&gt;student engagement&lt;/keyword&gt;&lt;keyword&gt;teaching &amp;amp; learning&lt;/keyword&gt;&lt;/keywords&gt;&lt;dates&gt;&lt;year&gt;2005&lt;/year&gt;&lt;/dates&gt;&lt;publisher&gt;Springer Science &amp;amp; Business Media B.V.&lt;/publisher&gt;&lt;isbn&gt;03610365&lt;/isbn&gt;&lt;urls&gt;&lt;related-urls&gt;&lt;url&gt;http://libproxy.unm.edu/login?url=http://search.ebscohost.com/login.aspx?direct=true&amp;amp;db=a9h&amp;amp;AN=16003962&amp;amp;site=ehost-live&amp;amp;scope=site&lt;/url&gt;&lt;/related-urls&gt;&lt;/urls&gt;&lt;electronic-resource-num&gt;10.1007/s11162-004-1600-y&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5E51DF" w:rsidRPr="00127044">
        <w:rPr>
          <w:rFonts w:ascii="Times New Roman" w:hAnsi="Times New Roman"/>
          <w:noProof/>
        </w:rPr>
        <w:t>(</w:t>
      </w:r>
      <w:hyperlink w:anchor="_ENREF_85" w:tooltip="Nelson-Laird, 2005 #417" w:history="1">
        <w:r w:rsidR="00886D37" w:rsidRPr="00127044">
          <w:rPr>
            <w:rFonts w:ascii="Times New Roman" w:hAnsi="Times New Roman"/>
            <w:noProof/>
          </w:rPr>
          <w:t>2005</w:t>
        </w:r>
      </w:hyperlink>
      <w:r w:rsidR="005E51DF"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had conducted a similar NSSE study with experimental questions about the use of information technology. Several of their questions asked about using technology to obtain resources for academic work, accessing the library (or web)</w:t>
      </w:r>
      <w:r w:rsidR="00DE14C5" w:rsidRPr="00127044">
        <w:rPr>
          <w:rFonts w:ascii="Times New Roman" w:hAnsi="Times New Roman"/>
        </w:rPr>
        <w:t>,</w:t>
      </w:r>
      <w:r w:rsidRPr="00127044">
        <w:rPr>
          <w:rFonts w:ascii="Times New Roman" w:hAnsi="Times New Roman"/>
        </w:rPr>
        <w:t xml:space="preserve"> making judgments about the </w:t>
      </w:r>
      <w:r w:rsidR="002B2B34" w:rsidRPr="00127044">
        <w:rPr>
          <w:rFonts w:ascii="Times New Roman" w:hAnsi="Times New Roman"/>
        </w:rPr>
        <w:t>quality of information</w:t>
      </w:r>
      <w:r w:rsidRPr="00127044">
        <w:rPr>
          <w:rFonts w:ascii="Times New Roman" w:hAnsi="Times New Roman"/>
        </w:rPr>
        <w:t>, or ask</w:t>
      </w:r>
      <w:r w:rsidR="002B2B34" w:rsidRPr="00127044">
        <w:rPr>
          <w:rFonts w:ascii="Times New Roman" w:hAnsi="Times New Roman"/>
        </w:rPr>
        <w:t>ing</w:t>
      </w:r>
      <w:r w:rsidRPr="00127044">
        <w:rPr>
          <w:rFonts w:ascii="Times New Roman" w:hAnsi="Times New Roman"/>
        </w:rPr>
        <w:t xml:space="preserve"> a librarian a question</w:t>
      </w:r>
      <w:r w:rsidR="002B2B34" w:rsidRPr="00127044">
        <w:rPr>
          <w:rFonts w:ascii="Times New Roman" w:hAnsi="Times New Roman"/>
        </w:rPr>
        <w:t xml:space="preserve"> (though this last was dropped from the analysis)</w:t>
      </w:r>
      <w:r w:rsidRPr="00127044">
        <w:rPr>
          <w:rFonts w:ascii="Times New Roman" w:hAnsi="Times New Roman"/>
        </w:rPr>
        <w:t>.</w:t>
      </w:r>
      <w:r w:rsidR="002B2B34" w:rsidRPr="00127044">
        <w:rPr>
          <w:rFonts w:ascii="Times New Roman" w:hAnsi="Times New Roman"/>
        </w:rPr>
        <w:t xml:space="preserve"> Overall, they found a moderate to strong “positive relationships between academic uses of information technology and engagement, particularly academic challenge, student-faculty interaction, and active and collaborative learning”</w:t>
      </w:r>
      <w:r w:rsidR="005E51DF"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ExcludeYear="1"&gt;&lt;Author&gt;Nelson-Laird&lt;/Author&gt;&lt;Year&gt;2005&lt;/Year&gt;&lt;RecNum&gt;417&lt;/RecNum&gt;&lt;Pages&gt;230&lt;/Pages&gt;&lt;record&gt;&lt;rec-number&gt;417&lt;/rec-number&gt;&lt;foreign-keys&gt;&lt;key app="EN" db-id="trdvwvf9m00zd4es0eavtr0g5zf90pzwzsw5"&gt;417&lt;/key&gt;&lt;/foreign-keys&gt;&lt;ref-type name="Journal Article"&gt;17&lt;/ref-type&gt;&lt;contributors&gt;&lt;authors&gt;&lt;author&gt;Nelson-Laird, Thomas F.&lt;/author&gt;&lt;author&gt;Kuh, George D.&lt;/author&gt;&lt;/authors&gt;&lt;/contributors&gt;&lt;titles&gt;&lt;title&gt;Student Experiences With Information Technology And Their Relationship To Other Aspects Of Student Engagement&lt;/title&gt;&lt;secondary-title&gt;Research in Higher Education&lt;/secondary-title&gt;&lt;/titles&gt;&lt;periodical&gt;&lt;full-title&gt;Research in Higher Education&lt;/full-title&gt;&lt;/periodical&gt;&lt;pages&gt;211-233&lt;/pages&gt;&lt;volume&gt;46&lt;/volume&gt;&lt;number&gt;2&lt;/number&gt;&lt;keywords&gt;&lt;keyword&gt;STUDENT activities&lt;/keyword&gt;&lt;keyword&gt;INFORMATION technology&lt;/keyword&gt;&lt;keyword&gt;COMPUTER science&lt;/keyword&gt;&lt;keyword&gt;EDUCATION -- Data processing&lt;/keyword&gt;&lt;keyword&gt;TEACHER-student communication&lt;/keyword&gt;&lt;keyword&gt;COLLEGE student development programs&lt;/keyword&gt;&lt;keyword&gt;TEACHER-student relationships&lt;/keyword&gt;&lt;keyword&gt;UNIVERSITIES &amp;amp; colleges&lt;/keyword&gt;&lt;keyword&gt;effective educational practices&lt;/keyword&gt;&lt;keyword&gt;National Survey of Student Engagement&lt;/keyword&gt;&lt;keyword&gt;National Survey of Student Engagement.&lt;/keyword&gt;&lt;keyword&gt;student engagement&lt;/keyword&gt;&lt;keyword&gt;teaching &amp;amp; learning&lt;/keyword&gt;&lt;/keywords&gt;&lt;dates&gt;&lt;year&gt;2005&lt;/year&gt;&lt;/dates&gt;&lt;publisher&gt;Springer Science &amp;amp; Business Media B.V.&lt;/publisher&gt;&lt;isbn&gt;03610365&lt;/isbn&gt;&lt;urls&gt;&lt;related-urls&gt;&lt;url&gt;http://libproxy.unm.edu/login?url=http://search.ebscohost.com/login.aspx?direct=true&amp;amp;db=a9h&amp;amp;AN=16003962&amp;amp;site=ehost-live&amp;amp;scope=site&lt;/url&gt;&lt;/related-urls&gt;&lt;/urls&gt;&lt;electronic-resource-num&gt;10.1007/s11162-004-1600-y&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005E51DF" w:rsidRPr="00127044">
        <w:rPr>
          <w:rFonts w:ascii="Times New Roman" w:hAnsi="Times New Roman"/>
          <w:noProof/>
        </w:rPr>
        <w:t>(</w:t>
      </w:r>
      <w:hyperlink w:anchor="_ENREF_85" w:tooltip="Nelson-Laird, 2005 #417" w:history="1">
        <w:r w:rsidR="00886D37" w:rsidRPr="00127044">
          <w:rPr>
            <w:rFonts w:ascii="Times New Roman" w:hAnsi="Times New Roman"/>
            <w:noProof/>
          </w:rPr>
          <w:t>p. 230</w:t>
        </w:r>
      </w:hyperlink>
      <w:r w:rsidR="005E51DF" w:rsidRPr="00127044">
        <w:rPr>
          <w:rFonts w:ascii="Times New Roman" w:hAnsi="Times New Roman"/>
          <w:noProof/>
        </w:rPr>
        <w:t>)</w:t>
      </w:r>
      <w:r w:rsidR="00E6099C" w:rsidRPr="00127044">
        <w:rPr>
          <w:rFonts w:ascii="Times New Roman" w:hAnsi="Times New Roman"/>
        </w:rPr>
        <w:fldChar w:fldCharType="end"/>
      </w:r>
      <w:r w:rsidR="002B2B34" w:rsidRPr="00127044">
        <w:rPr>
          <w:rFonts w:ascii="Times New Roman" w:hAnsi="Times New Roman"/>
        </w:rPr>
        <w:t xml:space="preserve">. </w:t>
      </w:r>
    </w:p>
    <w:p w:rsidR="00CD3D19" w:rsidRPr="00127044" w:rsidRDefault="00CD3D19" w:rsidP="00762B4A">
      <w:pPr>
        <w:spacing w:line="480" w:lineRule="auto"/>
        <w:ind w:firstLine="720"/>
        <w:rPr>
          <w:rFonts w:ascii="Times New Roman" w:hAnsi="Times New Roman"/>
        </w:rPr>
      </w:pPr>
      <w:r w:rsidRPr="00127044">
        <w:rPr>
          <w:rFonts w:ascii="Times New Roman" w:hAnsi="Times New Roman"/>
        </w:rPr>
        <w:t xml:space="preserve">Together, these studies </w:t>
      </w:r>
      <w:r w:rsidR="000E2310" w:rsidRPr="00127044">
        <w:rPr>
          <w:rFonts w:ascii="Times New Roman" w:hAnsi="Times New Roman"/>
        </w:rPr>
        <w:t>demonstrate</w:t>
      </w:r>
      <w:r w:rsidR="004D5A03" w:rsidRPr="00127044">
        <w:rPr>
          <w:rFonts w:ascii="Times New Roman" w:hAnsi="Times New Roman"/>
        </w:rPr>
        <w:t xml:space="preserve"> positive </w:t>
      </w:r>
      <w:r w:rsidR="00B54C80" w:rsidRPr="00127044">
        <w:rPr>
          <w:rFonts w:ascii="Times New Roman" w:hAnsi="Times New Roman"/>
        </w:rPr>
        <w:t xml:space="preserve">but most likely indirect </w:t>
      </w:r>
      <w:r w:rsidR="000E2310" w:rsidRPr="00127044">
        <w:rPr>
          <w:rFonts w:ascii="Times New Roman" w:hAnsi="Times New Roman"/>
        </w:rPr>
        <w:t>correlations between the library and student engagement.</w:t>
      </w:r>
    </w:p>
    <w:p w:rsidR="00046647" w:rsidRPr="00127044" w:rsidRDefault="0073163C" w:rsidP="0009532D">
      <w:pPr>
        <w:pStyle w:val="Heading2fordissertation"/>
      </w:pPr>
      <w:bookmarkStart w:id="94" w:name="_Toc357082354"/>
      <w:r w:rsidRPr="00127044">
        <w:t>Persistence and Higher Education</w:t>
      </w:r>
      <w:bookmarkEnd w:id="94"/>
    </w:p>
    <w:p w:rsidR="00C57B36" w:rsidRPr="00127044" w:rsidRDefault="009C02C4" w:rsidP="0021623C">
      <w:pPr>
        <w:spacing w:line="480" w:lineRule="auto"/>
        <w:ind w:firstLine="720"/>
        <w:rPr>
          <w:rFonts w:ascii="Times New Roman" w:hAnsi="Times New Roman"/>
        </w:rPr>
      </w:pPr>
      <w:r w:rsidRPr="00127044">
        <w:rPr>
          <w:rFonts w:ascii="Times New Roman" w:hAnsi="Times New Roman"/>
        </w:rPr>
        <w:t>Whereas persistence is</w:t>
      </w:r>
      <w:r w:rsidR="00D34862" w:rsidRPr="00127044">
        <w:rPr>
          <w:rFonts w:ascii="Times New Roman" w:hAnsi="Times New Roman"/>
        </w:rPr>
        <w:t xml:space="preserve"> little studied in the</w:t>
      </w:r>
      <w:r w:rsidR="00CA146D" w:rsidRPr="00127044">
        <w:rPr>
          <w:rFonts w:ascii="Times New Roman" w:hAnsi="Times New Roman"/>
        </w:rPr>
        <w:t xml:space="preserve"> academic</w:t>
      </w:r>
      <w:r w:rsidR="00D34862" w:rsidRPr="00127044">
        <w:rPr>
          <w:rFonts w:ascii="Times New Roman" w:hAnsi="Times New Roman"/>
        </w:rPr>
        <w:t xml:space="preserve"> library world, it is one of the most studied phenomena in higher education. </w:t>
      </w:r>
      <w:r w:rsidR="00DD3923" w:rsidRPr="00127044">
        <w:rPr>
          <w:rFonts w:ascii="Times New Roman" w:hAnsi="Times New Roman"/>
        </w:rPr>
        <w:t xml:space="preserve">Pascarella and Terenzini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ExcludeAuth="1"&gt;&lt;Author&gt;Pascarella&lt;/Author&gt;&lt;Year&gt;1991&lt;/Year&gt;&lt;RecNum&gt;430&lt;/RecNum&gt;&lt;record&gt;&lt;rec-number&gt;430&lt;/rec-number&gt;&lt;foreign-keys&gt;&lt;key app="EN" db-id="trdvwvf9m00zd4es0eavtr0g5zf90pzwzsw5"&gt;430&lt;/key&gt;&lt;/foreign-keys&gt;&lt;ref-type name="Book"&gt;6&lt;/ref-type&gt;&lt;contributors&gt;&lt;authors&gt;&lt;author&gt;Pascarella, Ernest T.&lt;/author&gt;&lt;author&gt;Terenzini, Patrick T.&lt;/author&gt;&lt;/authors&gt;&lt;/contributors&gt;&lt;titles&gt;&lt;title&gt;How college affects students : findings and insights from twenty years of research&lt;/title&gt;&lt;secondary-title&gt;The Jossey-Bass higher and adult education series.; Variation: The Jossey-Bass higher and adult education series.&lt;/secondary-title&gt;&lt;/titles&gt;&lt;pages&gt;xxiii, 894 p.&lt;/pages&gt;&lt;edition&gt;1st&lt;/edition&gt;&lt;keywords&gt;&lt;keyword&gt;College students -- United States.&lt;/keyword&gt;&lt;/keywords&gt;&lt;dates&gt;&lt;year&gt;1991&lt;/year&gt;&lt;/dates&gt;&lt;pub-location&gt;San Francisco&lt;/pub-location&gt;&lt;publisher&gt;Jossey-Bass Publishers&lt;/publisher&gt;&lt;isbn&gt;ISBN: 1555423043; 9781555423049 LCCN: 90-46068&lt;/isbn&gt;&lt;accession-num&gt;471090795&lt;/accession-num&gt;&lt;call-num&gt;LC: LA229.P34 1991; Dewey: 378.1980973&lt;/call-num&gt;&lt;urls&gt;&lt;/urls&gt;&lt;remote-database-name&gt;WorldCat&lt;/remote-database-name&gt;&lt;remote-database-provider&gt;OCLC&lt;/remote-database-provider&gt;&lt;language&gt;English&lt;/language&gt;&lt;/record&gt;&lt;/Cite&gt;&lt;/EndNote&gt;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09532D" w:rsidRPr="00127044">
        <w:rPr>
          <w:rFonts w:ascii="Times New Roman" w:hAnsi="Times New Roman"/>
          <w:noProof/>
        </w:rPr>
        <w:t>(</w:t>
      </w:r>
      <w:hyperlink w:anchor="_ENREF_91" w:tooltip="Pascarella, 1991 #430" w:history="1">
        <w:r w:rsidR="00886D37" w:rsidRPr="00127044">
          <w:rPr>
            <w:rFonts w:ascii="Times New Roman" w:hAnsi="Times New Roman"/>
            <w:noProof/>
          </w:rPr>
          <w:t>1991</w:t>
        </w:r>
      </w:hyperlink>
      <w:r w:rsidR="0009532D" w:rsidRPr="00127044">
        <w:rPr>
          <w:rFonts w:ascii="Times New Roman" w:hAnsi="Times New Roman"/>
          <w:noProof/>
        </w:rPr>
        <w:t>)</w:t>
      </w:r>
      <w:r w:rsidR="00E6099C" w:rsidRPr="00127044">
        <w:rPr>
          <w:rFonts w:ascii="Times New Roman" w:hAnsi="Times New Roman"/>
        </w:rPr>
        <w:fldChar w:fldCharType="end"/>
      </w:r>
      <w:r w:rsidR="00C57B36" w:rsidRPr="00127044">
        <w:rPr>
          <w:rFonts w:ascii="Times New Roman" w:hAnsi="Times New Roman"/>
        </w:rPr>
        <w:t xml:space="preserve"> </w:t>
      </w:r>
      <w:r w:rsidR="00DD3923" w:rsidRPr="00127044">
        <w:rPr>
          <w:rFonts w:ascii="Times New Roman" w:hAnsi="Times New Roman"/>
        </w:rPr>
        <w:t>reviewed “roughly 2,600 pieces of research”</w:t>
      </w:r>
      <w:r w:rsidR="0009532D"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ExcludeYear="1"&gt;&lt;Author&gt;Pascarella&lt;/Author&gt;&lt;Year&gt;1991&lt;/Year&gt;&lt;RecNum&gt;430&lt;/RecNum&gt;&lt;Pages&gt;xi&lt;/Pages&gt;&lt;record&gt;&lt;rec-number&gt;430&lt;/rec-number&gt;&lt;foreign-keys&gt;&lt;key app="EN" db-id="trdvwvf9m00zd4es0eavtr0g5zf90pzwzsw5"&gt;430&lt;/key&gt;&lt;/foreign-keys&gt;&lt;ref-type name="Book"&gt;6&lt;/ref-type&gt;&lt;contributors&gt;&lt;authors&gt;&lt;author&gt;Pascarella, Ernest T.&lt;/author&gt;&lt;author&gt;Terenzini, Patrick T.&lt;/author&gt;&lt;/authors&gt;&lt;/contributors&gt;&lt;titles&gt;&lt;title&gt;How college affects students : findings and insights from twenty years of research&lt;/title&gt;&lt;secondary-title&gt;The Jossey-Bass higher and adult education series.; Variation: The Jossey-Bass higher and adult education series.&lt;/secondary-title&gt;&lt;/titles&gt;&lt;pages&gt;xxiii, 894 p.&lt;/pages&gt;&lt;edition&gt;1st&lt;/edition&gt;&lt;keywords&gt;&lt;keyword&gt;College students -- United States.&lt;/keyword&gt;&lt;/keywords&gt;&lt;dates&gt;&lt;year&gt;1991&lt;/year&gt;&lt;/dates&gt;&lt;pub-location&gt;San Francisco&lt;/pub-location&gt;&lt;publisher&gt;Jossey-Bass Publishers&lt;/publisher&gt;&lt;isbn&gt;ISBN: 1555423043; 9781555423049 LCCN: 90-46068&lt;/isbn&gt;&lt;accession-num&gt;471090795&lt;/accession-num&gt;&lt;call-num&gt;LC: LA229.P34 1991; Dewey: 378.1980973&lt;/call-num&gt;&lt;urls&gt;&lt;/urls&gt;&lt;remote-database-name&gt;WorldCat&lt;/remote-database-name&gt;&lt;remote-database-provider&gt;OCLC&lt;/remote-database-provider&gt;&lt;language&gt;English&lt;/language&gt;&lt;/record&gt;&lt;/Cite&gt;&lt;/EndNote&gt;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09532D" w:rsidRPr="00127044">
        <w:rPr>
          <w:rFonts w:ascii="Times New Roman" w:hAnsi="Times New Roman"/>
          <w:noProof/>
        </w:rPr>
        <w:t>(</w:t>
      </w:r>
      <w:hyperlink w:anchor="_ENREF_91" w:tooltip="Pascarella, 1991 #430" w:history="1">
        <w:r w:rsidR="00886D37" w:rsidRPr="00127044">
          <w:rPr>
            <w:rFonts w:ascii="Times New Roman" w:hAnsi="Times New Roman"/>
            <w:noProof/>
          </w:rPr>
          <w:t>p. xi</w:t>
        </w:r>
      </w:hyperlink>
      <w:r w:rsidR="0009532D" w:rsidRPr="00127044">
        <w:rPr>
          <w:rFonts w:ascii="Times New Roman" w:hAnsi="Times New Roman"/>
          <w:noProof/>
        </w:rPr>
        <w:t>)</w:t>
      </w:r>
      <w:r w:rsidR="00E6099C" w:rsidRPr="00127044">
        <w:rPr>
          <w:rFonts w:ascii="Times New Roman" w:hAnsi="Times New Roman"/>
        </w:rPr>
        <w:fldChar w:fldCharType="end"/>
      </w:r>
      <w:r w:rsidR="0009532D" w:rsidRPr="00127044">
        <w:rPr>
          <w:rFonts w:ascii="Times New Roman" w:hAnsi="Times New Roman"/>
        </w:rPr>
        <w:t xml:space="preserve"> </w:t>
      </w:r>
      <w:r w:rsidR="00DD3923" w:rsidRPr="00127044">
        <w:rPr>
          <w:rFonts w:ascii="Times New Roman" w:hAnsi="Times New Roman"/>
        </w:rPr>
        <w:t>on the influence of college</w:t>
      </w:r>
      <w:r w:rsidR="00CA146D" w:rsidRPr="00127044">
        <w:rPr>
          <w:rFonts w:ascii="Times New Roman" w:hAnsi="Times New Roman"/>
        </w:rPr>
        <w:t xml:space="preserve"> upon students</w:t>
      </w:r>
      <w:r w:rsidR="00DD3923" w:rsidRPr="00127044">
        <w:rPr>
          <w:rFonts w:ascii="Times New Roman" w:hAnsi="Times New Roman"/>
        </w:rPr>
        <w:t xml:space="preserve">. They devoted an entire chapter of their book </w:t>
      </w:r>
      <w:r w:rsidR="00CA146D" w:rsidRPr="00127044">
        <w:rPr>
          <w:rFonts w:ascii="Times New Roman" w:hAnsi="Times New Roman"/>
        </w:rPr>
        <w:t xml:space="preserve">listing hundreds of studies about </w:t>
      </w:r>
      <w:r w:rsidR="00DD3923" w:rsidRPr="00127044">
        <w:rPr>
          <w:rFonts w:ascii="Times New Roman" w:hAnsi="Times New Roman"/>
          <w:i/>
        </w:rPr>
        <w:t>educational attainment</w:t>
      </w:r>
      <w:r w:rsidR="00DD3923" w:rsidRPr="00127044">
        <w:rPr>
          <w:rFonts w:ascii="Times New Roman" w:hAnsi="Times New Roman"/>
        </w:rPr>
        <w:t>, a category essenti</w:t>
      </w:r>
      <w:r w:rsidR="00CA146D" w:rsidRPr="00127044">
        <w:rPr>
          <w:rFonts w:ascii="Times New Roman" w:hAnsi="Times New Roman"/>
        </w:rPr>
        <w:t xml:space="preserve">ally equivalent to persistence. </w:t>
      </w:r>
      <w:r w:rsidR="00361374" w:rsidRPr="00127044">
        <w:rPr>
          <w:rFonts w:ascii="Times New Roman" w:hAnsi="Times New Roman"/>
        </w:rPr>
        <w:t>They wrote a follow up with another decade of research</w:t>
      </w:r>
      <w:r w:rsidR="001F755A" w:rsidRPr="00127044">
        <w:rPr>
          <w:rFonts w:ascii="Times New Roman" w:hAnsi="Times New Roman"/>
        </w:rPr>
        <w:t xml:space="preserve">, </w:t>
      </w:r>
      <w:r w:rsidR="00914D18" w:rsidRPr="00127044">
        <w:rPr>
          <w:rFonts w:ascii="Times New Roman" w:hAnsi="Times New Roman"/>
        </w:rPr>
        <w:t>citing nearly as many studies in one decade as in the previous two decades combined</w:t>
      </w:r>
      <w:r w:rsidR="00361374"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&lt;EndNote&gt;&lt;Cite&gt;&lt;Author&gt;Pascarella&lt;/Author&gt;&lt;Year&gt;2005&lt;/Year&gt;&lt;RecNum&gt;429&lt;/RecNum&gt;&lt;record&gt;&lt;rec-number&gt;429&lt;/rec-number&gt;&lt;foreign-keys&gt;&lt;key app="EN" db-id="trdvwvf9m00zd4es0eavtr0g5zf90pzwzsw5"&gt;429&lt;/key&gt;&lt;/foreign-keys&gt;&lt;ref-type name="Book"&gt;6&lt;/ref-type&gt;&lt;contributors&gt;&lt;authors&gt;&lt;author&gt;Pascarella, Ernest T.&lt;/author&gt;&lt;author&gt;Terenzini, Patrick T.&lt;/author&gt;&lt;/authors&gt;&lt;/contributors&gt;&lt;titles&gt;&lt;title&gt;How college affects students : a third decade of research&lt;/title&gt;&lt;secondary-title&gt;The Jossey-Bass higher and adult education series;&lt;/secondary-title&gt;&lt;/titles&gt;&lt;keywords&gt;&lt;keyword&gt;College students -- United States -- Longitudinal studies.&lt;/keyword&gt;&lt;keyword&gt;College graduates -- United States -- Longitudinal studies.&lt;/keyword&gt;&lt;keyword&gt;Whitman College -- Center for Teaching and Learning collection.&lt;/keyword&gt;&lt;/keywords&gt;&lt;dates&gt;&lt;year&gt;2005&lt;/year&gt;&lt;/dates&gt;&lt;publisher&gt;Jossey-Bass&lt;/publisher&gt;&lt;isbn&gt;ISBN: 0787910449 (v. 2 : alk. paper); 9780787910440 (v. 2 : alk. paper); LCCN: 2004-21981&lt;/isbn&gt;&lt;accession-num&gt;56608172&lt;/accession-num&gt;&lt;urls&gt;&lt;related-urls&gt;&lt;url&gt;http://www.loc.gov/catdir/toc/ecip051/2004021981.html&lt;/url&gt;&lt;url&gt;Materials specified: Table of contents http://www.loc.gov/catdir/toc/ecip051/2004021981.html&lt;/url&gt;&lt;/related-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rPr>
        <w:fldChar w:fldCharType="separate"/>
      </w:r>
      <w:r w:rsidR="00914D18" w:rsidRPr="00127044">
        <w:rPr>
          <w:rFonts w:ascii="Times New Roman" w:hAnsi="Times New Roman"/>
          <w:noProof/>
        </w:rPr>
        <w:t>(</w:t>
      </w:r>
      <w:hyperlink w:anchor="_ENREF_92" w:tooltip="Pascarella, 2005 #429" w:history="1">
        <w:r w:rsidR="00886D37" w:rsidRPr="00127044">
          <w:rPr>
            <w:rFonts w:ascii="Times New Roman" w:hAnsi="Times New Roman"/>
            <w:noProof/>
          </w:rPr>
          <w:t>Pascarella &amp; Terenzini, 2005</w:t>
        </w:r>
      </w:hyperlink>
      <w:r w:rsidR="00914D18" w:rsidRPr="00127044">
        <w:rPr>
          <w:rFonts w:ascii="Times New Roman" w:hAnsi="Times New Roman"/>
          <w:noProof/>
        </w:rPr>
        <w:t>)</w:t>
      </w:r>
      <w:r w:rsidR="00E6099C" w:rsidRPr="00127044">
        <w:rPr>
          <w:rFonts w:ascii="Times New Roman" w:hAnsi="Times New Roman"/>
        </w:rPr>
        <w:fldChar w:fldCharType="end"/>
      </w:r>
      <w:r w:rsidR="00361374" w:rsidRPr="00127044">
        <w:rPr>
          <w:rFonts w:ascii="Times New Roman" w:hAnsi="Times New Roman"/>
        </w:rPr>
        <w:t>.</w:t>
      </w:r>
      <w:r w:rsidR="00914D18" w:rsidRPr="00127044">
        <w:rPr>
          <w:rFonts w:ascii="Times New Roman" w:hAnsi="Times New Roman"/>
        </w:rPr>
        <w:t xml:space="preserve"> Once again, they devoted a whole chapter adding hundreds of studies to educational attainment.</w:t>
      </w:r>
    </w:p>
    <w:p w:rsidR="00361374" w:rsidRPr="00127044" w:rsidRDefault="00361374" w:rsidP="00361374">
      <w:pPr>
        <w:spacing w:line="480" w:lineRule="auto"/>
        <w:ind w:firstLine="720"/>
        <w:rPr>
          <w:rFonts w:ascii="Times New Roman" w:hAnsi="Times New Roman"/>
        </w:rPr>
      </w:pPr>
      <w:r w:rsidRPr="00127044">
        <w:rPr>
          <w:rFonts w:ascii="Times New Roman" w:hAnsi="Times New Roman"/>
        </w:rPr>
        <w:lastRenderedPageBreak/>
        <w:t>Tinto</w:t>
      </w:r>
      <w:r w:rsidR="00371AD4"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ExcludeAuth="1"&gt;&lt;Author&gt;Tinto&lt;/Author&gt;&lt;Year&gt;2006-2007&lt;/Year&gt;&lt;RecNum&gt;125&lt;/RecNum&gt;&lt;record&gt;&lt;rec-number&gt;125&lt;/rec-number&gt;&lt;foreign-keys&gt;&lt;key app="EN" db-id="trdvwvf9m00zd4es0eavtr0g5zf90pzwzsw5"&gt;125&lt;/key&gt;&lt;/foreign-keys&gt;&lt;ref-type name="Journal Article"&gt;17&lt;/ref-type&gt;&lt;contributors&gt;&lt;authors&gt;&lt;author&gt;Tinto, Vincent&lt;/author&gt;&lt;/authors&gt;&lt;/contributors&gt;&lt;titles&gt;&lt;title&gt;RESEARCH AND PRACTICE OF STUDENT RETENTION: WHAT NEXT?&lt;/title&gt;&lt;secondary-title&gt;Journal of College Student Retention: Research, Theory &amp;amp; Practice&lt;/secondary-title&gt;&lt;/titles&gt;&lt;periodical&gt;&lt;full-title&gt;Journal of College Student Retention: Research, Theory &amp;amp; Practice&lt;/full-title&gt;&lt;/periodical&gt;&lt;pages&gt;1-19&lt;/pages&gt;&lt;volume&gt;8&lt;/volume&gt;&lt;number&gt;1&lt;/number&gt;&lt;keywords&gt;&lt;keyword&gt;DROPOUTS -- Prevention&lt;/keyword&gt;&lt;keyword&gt;RESEARCH&lt;/keyword&gt;&lt;keyword&gt;EDUCATION&lt;/keyword&gt;&lt;keyword&gt;STUDENTS&lt;/keyword&gt;&lt;keyword&gt;POOR children&lt;/keyword&gt;&lt;/keywords&gt;&lt;dates&gt;&lt;year&gt;2006-2007&lt;/year&gt;&lt;/dates&gt;&lt;isbn&gt;15210251&lt;/isbn&gt;&lt;urls&gt;&lt;related-urls&gt;&lt;url&gt;http://libproxy.unm.edu/login?url=http://search.ebscohost.com/login.aspx?direct=true&amp;amp;db=ehh&amp;amp;AN=21329321&amp;amp;site=ehost-live&amp;amp;scope=site&lt;/url&gt;&lt;/related-urls&gt;&lt;/urls&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371AD4" w:rsidRPr="00127044">
        <w:rPr>
          <w:rFonts w:ascii="Times New Roman" w:hAnsi="Times New Roman"/>
          <w:noProof/>
        </w:rPr>
        <w:t>(</w:t>
      </w:r>
      <w:hyperlink w:anchor="_ENREF_118" w:tooltip="Tinto, 2006-2007 #125" w:history="1">
        <w:r w:rsidR="00886D37" w:rsidRPr="00127044">
          <w:rPr>
            <w:rFonts w:ascii="Times New Roman" w:hAnsi="Times New Roman"/>
            <w:noProof/>
          </w:rPr>
          <w:t>2006-2007</w:t>
        </w:r>
      </w:hyperlink>
      <w:r w:rsidR="00371AD4" w:rsidRPr="00127044">
        <w:rPr>
          <w:rFonts w:ascii="Times New Roman" w:hAnsi="Times New Roman"/>
          <w:noProof/>
        </w:rPr>
        <w:t>)</w:t>
      </w:r>
      <w:r w:rsidR="00E6099C" w:rsidRPr="00127044">
        <w:rPr>
          <w:rFonts w:ascii="Times New Roman" w:hAnsi="Times New Roman"/>
        </w:rPr>
        <w:fldChar w:fldCharType="end"/>
      </w:r>
      <w:r w:rsidR="001153DD" w:rsidRPr="00127044">
        <w:rPr>
          <w:rFonts w:ascii="Times New Roman" w:hAnsi="Times New Roman"/>
        </w:rPr>
        <w:t>, one of the pioneers in student persistence,</w:t>
      </w:r>
      <w:r w:rsidRPr="00127044">
        <w:rPr>
          <w:rFonts w:ascii="Times New Roman" w:hAnsi="Times New Roman"/>
        </w:rPr>
        <w:t xml:space="preserve"> reviewed the history of student retention research. He noted</w:t>
      </w:r>
      <w:r w:rsidR="006F425A" w:rsidRPr="00127044">
        <w:rPr>
          <w:rFonts w:ascii="Times New Roman" w:hAnsi="Times New Roman"/>
        </w:rPr>
        <w:t>,</w:t>
      </w:r>
      <w:r w:rsidRPr="00127044">
        <w:rPr>
          <w:rFonts w:ascii="Times New Roman" w:hAnsi="Times New Roman"/>
        </w:rPr>
        <w:t xml:space="preserve"> “40 years ago, student attrition was typically viewed through the lens of psychology. Student retention or the lack thereof was seen as the reflection of individual attributes, skills, and motivation”</w:t>
      </w:r>
      <w:r w:rsidR="00E16E2A"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ExcludeYear="1"&gt;&lt;Author&gt;Tinto&lt;/Author&gt;&lt;Year&gt;2006-2007&lt;/Year&gt;&lt;RecNum&gt;125&lt;/RecNum&gt;&lt;Pages&gt;2&lt;/Pages&gt;&lt;record&gt;&lt;rec-number&gt;125&lt;/rec-number&gt;&lt;foreign-keys&gt;&lt;key app="EN" db-id="trdvwvf9m00zd4es0eavtr0g5zf90pzwzsw5"&gt;125&lt;/key&gt;&lt;/foreign-keys&gt;&lt;ref-type name="Journal Article"&gt;17&lt;/ref-type&gt;&lt;contributors&gt;&lt;authors&gt;&lt;author&gt;Tinto, Vincent&lt;/author&gt;&lt;/authors&gt;&lt;/contributors&gt;&lt;titles&gt;&lt;title&gt;RESEARCH AND PRACTICE OF STUDENT RETENTION: WHAT NEXT?&lt;/title&gt;&lt;secondary-title&gt;Journal of College Student Retention: Research, Theory &amp;amp; Practice&lt;/secondary-title&gt;&lt;/titles&gt;&lt;periodical&gt;&lt;full-title&gt;Journal of College Student Retention: Research, Theory &amp;amp; Practice&lt;/full-title&gt;&lt;/periodical&gt;&lt;pages&gt;1-19&lt;/pages&gt;&lt;volume&gt;8&lt;/volume&gt;&lt;number&gt;1&lt;/number&gt;&lt;keywords&gt;&lt;keyword&gt;DROPOUTS -- Prevention&lt;/keyword&gt;&lt;keyword&gt;RESEARCH&lt;/keyword&gt;&lt;keyword&gt;EDUCATION&lt;/keyword&gt;&lt;keyword&gt;STUDENTS&lt;/keyword&gt;&lt;keyword&gt;POOR children&lt;/keyword&gt;&lt;/keywords&gt;&lt;dates&gt;&lt;year&gt;2006-2007&lt;/year&gt;&lt;/dates&gt;&lt;isbn&gt;15210251&lt;/isbn&gt;&lt;urls&gt;&lt;related-urls&gt;&lt;url&gt;http://libproxy.unm.edu/login?url=http://search.ebscohost.com/login.aspx?direct=true&amp;amp;db=ehh&amp;amp;AN=21329321&amp;amp;site=ehost-live&amp;amp;scope=site&lt;/url&gt;&lt;/related-urls&gt;&lt;/urls&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E16E2A" w:rsidRPr="00127044">
        <w:rPr>
          <w:rFonts w:ascii="Times New Roman" w:hAnsi="Times New Roman"/>
          <w:noProof/>
        </w:rPr>
        <w:t>(</w:t>
      </w:r>
      <w:hyperlink w:anchor="_ENREF_118" w:tooltip="Tinto, 2006-2007 #125" w:history="1">
        <w:r w:rsidR="00886D37" w:rsidRPr="00127044">
          <w:rPr>
            <w:rFonts w:ascii="Times New Roman" w:hAnsi="Times New Roman"/>
            <w:noProof/>
          </w:rPr>
          <w:t>p. 2</w:t>
        </w:r>
      </w:hyperlink>
      <w:r w:rsidR="00E16E2A" w:rsidRPr="00127044">
        <w:rPr>
          <w:rFonts w:ascii="Times New Roman" w:hAnsi="Times New Roman"/>
          <w:noProof/>
        </w:rPr>
        <w:t>)</w:t>
      </w:r>
      <w:r w:rsidR="00E6099C" w:rsidRPr="00127044">
        <w:rPr>
          <w:rFonts w:ascii="Times New Roman" w:hAnsi="Times New Roman"/>
        </w:rPr>
        <w:fldChar w:fldCharType="end"/>
      </w:r>
      <w:r w:rsidR="00197E67" w:rsidRPr="00127044">
        <w:rPr>
          <w:rFonts w:ascii="Times New Roman" w:hAnsi="Times New Roman"/>
        </w:rPr>
        <w:t>.</w:t>
      </w:r>
      <w:r w:rsidR="00E16E2A" w:rsidRPr="00127044">
        <w:rPr>
          <w:rFonts w:ascii="Times New Roman" w:hAnsi="Times New Roman"/>
        </w:rPr>
        <w:t xml:space="preserve"> </w:t>
      </w:r>
      <w:r w:rsidRPr="00127044">
        <w:rPr>
          <w:rFonts w:ascii="Times New Roman" w:hAnsi="Times New Roman"/>
        </w:rPr>
        <w:t xml:space="preserve">He then </w:t>
      </w:r>
      <w:r w:rsidR="0077290F" w:rsidRPr="00127044">
        <w:rPr>
          <w:rFonts w:ascii="Times New Roman" w:hAnsi="Times New Roman"/>
        </w:rPr>
        <w:t>tracked</w:t>
      </w:r>
      <w:r w:rsidRPr="00127044">
        <w:rPr>
          <w:rFonts w:ascii="Times New Roman" w:hAnsi="Times New Roman"/>
        </w:rPr>
        <w:t xml:space="preserve"> </w:t>
      </w:r>
      <w:r w:rsidR="0077290F" w:rsidRPr="00127044">
        <w:rPr>
          <w:rFonts w:ascii="Times New Roman" w:hAnsi="Times New Roman"/>
        </w:rPr>
        <w:t xml:space="preserve">the addition of the environment as an influential factor and his own role in developing a longitudinal model that emphasized the student’s integration into the environment. Much subsequent work built upon his model and his idea of integration in what he terms the “age of involvement”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 ExcludeYear="1"&gt;&lt;Author&gt;Tinto&lt;/Author&gt;&lt;Year&gt;2006-2007&lt;/Year&gt;&lt;RecNum&gt;125&lt;/RecNum&gt;&lt;Pages&gt;3&lt;/Pages&gt;&lt;record&gt;&lt;rec-number&gt;125&lt;/rec-number&gt;&lt;foreign-keys&gt;&lt;key app="EN" db-id="trdvwvf9m00zd4es0eavtr0g5zf90pzwzsw5"&gt;125&lt;/key&gt;&lt;/foreign-keys&gt;&lt;ref-type name="Journal Article"&gt;17&lt;/ref-type&gt;&lt;contributors&gt;&lt;authors&gt;&lt;author&gt;Tinto, Vincent&lt;/author&gt;&lt;/authors&gt;&lt;/contributors&gt;&lt;titles&gt;&lt;title&gt;RESEARCH AND PRACTICE OF STUDENT RETENTION: WHAT NEXT?&lt;/title&gt;&lt;secondary-title&gt;Journal of College Student Retention: Research, Theory &amp;amp; Practice&lt;/secondary-title&gt;&lt;/titles&gt;&lt;periodical&gt;&lt;full-title&gt;Journal of College Student Retention: Research, Theory &amp;amp; Practice&lt;/full-title&gt;&lt;/periodical&gt;&lt;pages&gt;1-19&lt;/pages&gt;&lt;volume&gt;8&lt;/volume&gt;&lt;number&gt;1&lt;/number&gt;&lt;keywords&gt;&lt;keyword&gt;DROPOUTS -- Prevention&lt;/keyword&gt;&lt;keyword&gt;RESEARCH&lt;/keyword&gt;&lt;keyword&gt;EDUCATION&lt;/keyword&gt;&lt;keyword&gt;STUDENTS&lt;/keyword&gt;&lt;keyword&gt;POOR children&lt;/keyword&gt;&lt;/keywords&gt;&lt;dates&gt;&lt;year&gt;2006-2007&lt;/year&gt;&lt;/dates&gt;&lt;isbn&gt;15210251&lt;/isbn&gt;&lt;urls&gt;&lt;related-urls&gt;&lt;url&gt;http://libproxy.unm.edu/login?url=http://search.ebscohost.com/login.aspx?direct=true&amp;amp;db=ehh&amp;amp;AN=21329321&amp;amp;site=ehost-live&amp;amp;scope=site&lt;/url&gt;&lt;/related-urls&gt;&lt;/urls&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884FC2" w:rsidRPr="00127044">
        <w:rPr>
          <w:rFonts w:ascii="Times New Roman" w:hAnsi="Times New Roman"/>
          <w:noProof/>
        </w:rPr>
        <w:t>(</w:t>
      </w:r>
      <w:hyperlink w:anchor="_ENREF_118" w:tooltip="Tinto, 2006-2007 #125" w:history="1">
        <w:r w:rsidR="00886D37" w:rsidRPr="00127044">
          <w:rPr>
            <w:rFonts w:ascii="Times New Roman" w:hAnsi="Times New Roman"/>
            <w:noProof/>
          </w:rPr>
          <w:t>p. 3</w:t>
        </w:r>
      </w:hyperlink>
      <w:r w:rsidR="00884FC2" w:rsidRPr="00127044">
        <w:rPr>
          <w:rFonts w:ascii="Times New Roman" w:hAnsi="Times New Roman"/>
          <w:noProof/>
        </w:rPr>
        <w:t>)</w:t>
      </w:r>
      <w:r w:rsidR="00E6099C" w:rsidRPr="00127044">
        <w:rPr>
          <w:rFonts w:ascii="Times New Roman" w:hAnsi="Times New Roman"/>
        </w:rPr>
        <w:fldChar w:fldCharType="end"/>
      </w:r>
      <w:r w:rsidR="00884FC2" w:rsidRPr="00127044">
        <w:rPr>
          <w:rFonts w:ascii="Times New Roman" w:hAnsi="Times New Roman"/>
        </w:rPr>
        <w:t xml:space="preserve"> </w:t>
      </w:r>
      <w:r w:rsidR="0077290F" w:rsidRPr="00127044">
        <w:rPr>
          <w:rFonts w:ascii="Times New Roman" w:hAnsi="Times New Roman"/>
        </w:rPr>
        <w:t>with studies focusing on the importance of involving the student in the life of the college, especially in t</w:t>
      </w:r>
      <w:r w:rsidR="00BA1A1B" w:rsidRPr="00127044">
        <w:rPr>
          <w:rFonts w:ascii="Times New Roman" w:hAnsi="Times New Roman"/>
        </w:rPr>
        <w:t>he first year. He then described</w:t>
      </w:r>
      <w:r w:rsidR="0077290F" w:rsidRPr="00127044">
        <w:rPr>
          <w:rFonts w:ascii="Times New Roman" w:hAnsi="Times New Roman"/>
        </w:rPr>
        <w:t xml:space="preserve"> the maturing of the field of retention research with a fine</w:t>
      </w:r>
      <w:r w:rsidR="006F425A" w:rsidRPr="00127044">
        <w:rPr>
          <w:rFonts w:ascii="Times New Roman" w:hAnsi="Times New Roman"/>
        </w:rPr>
        <w:t>-</w:t>
      </w:r>
      <w:r w:rsidR="0077290F" w:rsidRPr="00127044">
        <w:rPr>
          <w:rFonts w:ascii="Times New Roman" w:hAnsi="Times New Roman"/>
        </w:rPr>
        <w:t>toothed focus on different types of institutions and students from different backgrounds.</w:t>
      </w:r>
    </w:p>
    <w:p w:rsidR="00CB3A73" w:rsidRPr="00127044" w:rsidRDefault="00CB3A73" w:rsidP="00CB3A73">
      <w:pPr>
        <w:spacing w:line="480" w:lineRule="auto"/>
        <w:ind w:firstLine="720"/>
        <w:rPr>
          <w:rFonts w:ascii="Times New Roman" w:hAnsi="Times New Roman"/>
        </w:rPr>
      </w:pPr>
      <w:r w:rsidRPr="00127044">
        <w:rPr>
          <w:rFonts w:ascii="Times New Roman" w:hAnsi="Times New Roman"/>
        </w:rPr>
        <w:t>Building upon the work of Pascarella and Terenzini</w:t>
      </w:r>
      <w:r w:rsidR="008E0D28" w:rsidRPr="00127044">
        <w:rPr>
          <w:rFonts w:ascii="Times New Roman" w:hAnsi="Times New Roman"/>
        </w:rPr>
        <w:t xml:space="preserve"> </w:t>
      </w:r>
      <w:r w:rsidR="00CA68D2" w:rsidRPr="00127044">
        <w:rPr>
          <w:rFonts w:ascii="Times New Roman" w:hAnsi="Times New Roman"/>
        </w:rPr>
        <w:t>(1991, 2005)</w:t>
      </w:r>
      <w:r w:rsidRPr="00127044">
        <w:rPr>
          <w:rFonts w:ascii="Times New Roman" w:hAnsi="Times New Roman"/>
        </w:rPr>
        <w:t>, a prior review he had written</w:t>
      </w:r>
      <w:r w:rsidR="00CA68D2"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&lt;EndNote&gt;&lt;Cite&gt;&lt;Author&gt;Reason&lt;/Author&gt;&lt;Year&gt;2003&lt;/Year&gt;&lt;RecNum&gt;468&lt;/RecNum&gt;&lt;DisplayText&gt;(Reason, 2003)&lt;/DisplayText&gt;&lt;record&gt;&lt;rec-number&gt;468&lt;/rec-number&gt;&lt;foreign-keys&gt;&lt;key app="EN" db-id="trdvwvf9m00zd4es0eavtr0g5zf90pzwzsw5"&gt;468&lt;/key&gt;&lt;/foreign-keys&gt;&lt;ref-type name="Journal Article"&gt;17&lt;/ref-type&gt;&lt;contributors&gt;&lt;authors&gt;&lt;author&gt;Reason, Robert D.&lt;/author&gt;&lt;/authors&gt;&lt;/contributors&gt;&lt;titles&gt;&lt;title&gt;Student variables that predict retention: Recent research and new developments&lt;/title&gt;&lt;secondary-title&gt;NASPA Journal&lt;/secondary-title&gt;&lt;/titles&gt;&lt;periodical&gt;&lt;full-title&gt;NASPA Journal&lt;/full-title&gt;&lt;/periodical&gt;&lt;pages&gt;172-191&lt;/pages&gt;&lt;volume&gt;40&lt;/volume&gt;&lt;number&gt;4&lt;/number&gt;&lt;dates&gt;&lt;year&gt;2003&lt;/year&gt;&lt;/dates&gt;&lt;publisher&gt;NASPA-Student Affairs Administrators in Higher Education. 1875 Connecticut Avenue NW Suite 418, Washington, DC 20009. Tel: 202-265-7500; Fax: 202-797-1157; Web site: http://www. naspa. org/pubs/index. cfm&lt;/publisher&gt;&lt;urls&gt;&lt;/urls&gt;&lt;electronic-resource-num&gt;10.2202/1949-6605.1286&lt;/electronic-resource-num&gt;&lt;/record&gt;&lt;/Cite&gt;&lt;/EndNote&gt;</w:instrText>
      </w:r>
      <w:r w:rsidR="00E6099C" w:rsidRPr="00127044">
        <w:rPr>
          <w:rFonts w:ascii="Times New Roman" w:hAnsi="Times New Roman"/>
        </w:rPr>
        <w:fldChar w:fldCharType="separate"/>
      </w:r>
      <w:r w:rsidR="00CA68D2" w:rsidRPr="00127044">
        <w:rPr>
          <w:rFonts w:ascii="Times New Roman" w:hAnsi="Times New Roman"/>
          <w:noProof/>
        </w:rPr>
        <w:t>(</w:t>
      </w:r>
      <w:hyperlink w:anchor="_ENREF_101" w:tooltip="Reason, 2003 #468" w:history="1">
        <w:r w:rsidR="00886D37" w:rsidRPr="00127044">
          <w:rPr>
            <w:rFonts w:ascii="Times New Roman" w:hAnsi="Times New Roman"/>
            <w:noProof/>
          </w:rPr>
          <w:t>Reason, 2003</w:t>
        </w:r>
      </w:hyperlink>
      <w:r w:rsidR="00CA68D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and </w:t>
      </w:r>
      <w:r w:rsidR="00B112E8" w:rsidRPr="00127044">
        <w:rPr>
          <w:rFonts w:ascii="Times New Roman" w:hAnsi="Times New Roman"/>
        </w:rPr>
        <w:t xml:space="preserve">the </w:t>
      </w:r>
      <w:r w:rsidRPr="00127044">
        <w:rPr>
          <w:rFonts w:ascii="Times New Roman" w:hAnsi="Times New Roman"/>
        </w:rPr>
        <w:t xml:space="preserve">review written by Tinto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ExcludeAuth="1"&gt;&lt;Author&gt;Tinto&lt;/Author&gt;&lt;Year&gt;2006-2007&lt;/Year&gt;&lt;RecNum&gt;125&lt;/RecNum&gt;&lt;record&gt;&lt;rec-number&gt;125&lt;/rec-number&gt;&lt;foreign-keys&gt;&lt;key app="EN" db-id="trdvwvf9m00zd4es0eavtr0g5zf90pzwzsw5"&gt;125&lt;/key&gt;&lt;/foreign-keys&gt;&lt;ref-type name="Journal Article"&gt;17&lt;/ref-type&gt;&lt;contributors&gt;&lt;authors&gt;&lt;author&gt;Tinto, Vincent&lt;/author&gt;&lt;/authors&gt;&lt;/contributors&gt;&lt;titles&gt;&lt;title&gt;RESEARCH AND PRACTICE OF STUDENT RETENTION: WHAT NEXT?&lt;/title&gt;&lt;secondary-title&gt;Journal of College Student Retention: Research, Theory &amp;amp; Practice&lt;/secondary-title&gt;&lt;/titles&gt;&lt;periodical&gt;&lt;full-title&gt;Journal of College Student Retention: Research, Theory &amp;amp; Practice&lt;/full-title&gt;&lt;/periodical&gt;&lt;pages&gt;1-19&lt;/pages&gt;&lt;volume&gt;8&lt;/volume&gt;&lt;number&gt;1&lt;/number&gt;&lt;keywords&gt;&lt;keyword&gt;DROPOUTS -- Prevention&lt;/keyword&gt;&lt;keyword&gt;RESEARCH&lt;/keyword&gt;&lt;keyword&gt;EDUCATION&lt;/keyword&gt;&lt;keyword&gt;STUDENTS&lt;/keyword&gt;&lt;keyword&gt;POOR children&lt;/keyword&gt;&lt;/keywords&gt;&lt;dates&gt;&lt;year&gt;2006-2007&lt;/year&gt;&lt;/dates&gt;&lt;isbn&gt;15210251&lt;/isbn&gt;&lt;urls&gt;&lt;related-urls&gt;&lt;url&gt;http://libproxy.unm.edu/login?url=http://search.ebscohost.com/login.aspx?direct=true&amp;amp;db=ehh&amp;amp;AN=21329321&amp;amp;site=ehost-live&amp;amp;scope=site&lt;/url&gt;&lt;/related-urls&gt;&lt;/urls&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CA68D2" w:rsidRPr="00127044">
        <w:rPr>
          <w:rFonts w:ascii="Times New Roman" w:hAnsi="Times New Roman"/>
          <w:noProof/>
        </w:rPr>
        <w:t>(</w:t>
      </w:r>
      <w:hyperlink w:anchor="_ENREF_118" w:tooltip="Tinto, 2006-2007 #125" w:history="1">
        <w:r w:rsidR="00886D37" w:rsidRPr="00127044">
          <w:rPr>
            <w:rFonts w:ascii="Times New Roman" w:hAnsi="Times New Roman"/>
            <w:noProof/>
          </w:rPr>
          <w:t>2006-2007</w:t>
        </w:r>
      </w:hyperlink>
      <w:r w:rsidR="00CA68D2" w:rsidRPr="00127044">
        <w:rPr>
          <w:rFonts w:ascii="Times New Roman" w:hAnsi="Times New Roman"/>
          <w:noProof/>
        </w:rPr>
        <w:t>)</w:t>
      </w:r>
      <w:r w:rsidR="00E6099C" w:rsidRPr="00127044">
        <w:rPr>
          <w:rFonts w:ascii="Times New Roman" w:hAnsi="Times New Roman"/>
        </w:rPr>
        <w:fldChar w:fldCharType="end"/>
      </w:r>
      <w:r w:rsidR="00B112E8" w:rsidRPr="00127044">
        <w:rPr>
          <w:rFonts w:ascii="Times New Roman" w:hAnsi="Times New Roman"/>
        </w:rPr>
        <w:t xml:space="preserve">, </w:t>
      </w:r>
      <w:r w:rsidRPr="00127044">
        <w:rPr>
          <w:rFonts w:ascii="Times New Roman" w:hAnsi="Times New Roman"/>
        </w:rPr>
        <w:t>Reason</w:t>
      </w:r>
      <w:r w:rsidR="00CA68D2"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ExcludeAuth="1"&gt;&lt;Author&gt;Reason&lt;/Author&gt;&lt;Year&gt;2009&lt;/Year&gt;&lt;RecNum&gt;426&lt;/RecNum&gt;&lt;record&gt;&lt;rec-number&gt;426&lt;/rec-number&gt;&lt;foreign-keys&gt;&lt;key app="EN" db-id="trdvwvf9m00zd4es0eavtr0g5zf90pzwzsw5"&gt;426&lt;/key&gt;&lt;/foreign-keys&gt;&lt;ref-type name="Journal Article"&gt;17&lt;/ref-type&gt;&lt;contributors&gt;&lt;authors&gt;&lt;author&gt;Reason, Robert D.&lt;/author&gt;&lt;/authors&gt;&lt;/contributors&gt;&lt;titles&gt;&lt;title&gt;An Examination of Persistence Research Through the Lens of a Comprehensive Conceptual Framework&lt;/title&gt;&lt;secondary-title&gt;Journal of College Student Development&lt;/secondary-title&gt;&lt;/titles&gt;&lt;periodical&gt;&lt;full-title&gt;Journal of College Student Development&lt;/full-title&gt;&lt;/periodical&gt;&lt;pages&gt;659-682&lt;/pages&gt;&lt;volume&gt;50&lt;/volume&gt;&lt;number&gt;6&lt;/number&gt;&lt;keywords&gt;&lt;keyword&gt;EDUCATION -- Research&lt;/keyword&gt;&lt;keyword&gt;PERSISTENCE&lt;/keyword&gt;&lt;keyword&gt;COLLEGE students -- Attitudes&lt;/keyword&gt;&lt;keyword&gt;COLLEGE environment&lt;/keyword&gt;&lt;keyword&gt;PEER pressure&lt;/keyword&gt;&lt;/keywords&gt;&lt;dates&gt;&lt;year&gt;2009&lt;/year&gt;&lt;/dates&gt;&lt;isbn&gt;08975264&lt;/isbn&gt;&lt;urls&gt;&lt;related-urls&gt;&lt;url&gt;http://libproxy.unm.edu/login?url=http://search.ebscohost.com/login.aspx?direct=true&amp;amp;db=ehh&amp;amp;AN=47142314&amp;amp;site=ehost-live&amp;amp;scope=site&lt;/url&gt;&lt;/related-urls&gt;&lt;/urls&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CA68D2" w:rsidRPr="00127044">
        <w:rPr>
          <w:rFonts w:ascii="Times New Roman" w:hAnsi="Times New Roman"/>
          <w:noProof/>
        </w:rPr>
        <w:t>(</w:t>
      </w:r>
      <w:hyperlink w:anchor="_ENREF_102" w:tooltip="Reason, 2009 #426" w:history="1">
        <w:r w:rsidR="00886D37" w:rsidRPr="00127044">
          <w:rPr>
            <w:rFonts w:ascii="Times New Roman" w:hAnsi="Times New Roman"/>
            <w:noProof/>
          </w:rPr>
          <w:t>2009</w:t>
        </w:r>
      </w:hyperlink>
      <w:r w:rsidR="00CA68D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thoroughly reviewed the literature on student persistence in higher education. Using a framework he created with Terenzini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&lt;EndNote&gt;&lt;Cite&gt;&lt;Author&gt;Terenzini&lt;/Author&gt;&lt;Year&gt;2005&lt;/Year&gt;&lt;RecNum&gt;427&lt;/RecNum&gt;&lt;record&gt;&lt;rec-number&gt;427&lt;/rec-number&gt;&lt;foreign-keys&gt;&lt;key app="EN" db-id="trdvwvf9m00zd4es0eavtr0g5zf90pzwzsw5"&gt;427&lt;/key&gt;&lt;/foreign-keys&gt;&lt;ref-type name="Conference Paper"&gt;47&lt;/ref-type&gt;&lt;contributors&gt;&lt;authors&gt;&lt;author&gt;Terenzini, PT&lt;/author&gt;&lt;author&gt;Reason, RD&lt;/author&gt;&lt;/authors&gt;&lt;/contributors&gt;&lt;titles&gt;&lt;title&gt;Parsing the first year of college: A conceptual framework for studying college impacts&lt;/title&gt;&lt;secondary-title&gt;Annual Conference of the Association for the Study of Higher Education&lt;/secondary-title&gt;&lt;/titles&gt;&lt;dates&gt;&lt;year&gt;2005&lt;/year&gt;&lt;/dates&gt;&lt;pub-location&gt;Philadelphia, PA.&lt;/pub-location&gt;&lt;urls&gt;&lt;/urls&gt;&lt;/record&gt;&lt;/Cite&gt;&lt;/EndNote&gt;</w:instrText>
      </w:r>
      <w:r w:rsidR="00E6099C" w:rsidRPr="00127044">
        <w:rPr>
          <w:rFonts w:ascii="Times New Roman" w:hAnsi="Times New Roman"/>
        </w:rPr>
        <w:fldChar w:fldCharType="separate"/>
      </w:r>
      <w:r w:rsidRPr="00127044">
        <w:rPr>
          <w:rFonts w:ascii="Times New Roman" w:hAnsi="Times New Roman"/>
          <w:noProof/>
        </w:rPr>
        <w:t>(</w:t>
      </w:r>
      <w:hyperlink w:anchor="_ENREF_114" w:tooltip="Terenzini, 2005 #427" w:history="1">
        <w:r w:rsidR="00886D37" w:rsidRPr="00127044">
          <w:rPr>
            <w:rFonts w:ascii="Times New Roman" w:hAnsi="Times New Roman"/>
            <w:noProof/>
          </w:rPr>
          <w:t>Terenzini &amp; Reason, 2005</w:t>
        </w:r>
      </w:hyperlink>
      <w:r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he examined research published in the areas of student precollege characteristics and experiences, the organizational context, and the peer environment that includes individual student experiences in and out of class.</w:t>
      </w:r>
    </w:p>
    <w:p w:rsidR="004D75FA" w:rsidRPr="00127044" w:rsidRDefault="004D75FA" w:rsidP="00CB3A73">
      <w:pPr>
        <w:spacing w:line="480" w:lineRule="auto"/>
        <w:ind w:firstLine="720"/>
        <w:rPr>
          <w:rFonts w:ascii="Times New Roman" w:hAnsi="Times New Roman"/>
        </w:rPr>
      </w:pPr>
      <w:r w:rsidRPr="00127044">
        <w:rPr>
          <w:rFonts w:ascii="Times New Roman" w:hAnsi="Times New Roman"/>
        </w:rPr>
        <w:t>These reviews of the literature reveal (1) persistence is a much</w:t>
      </w:r>
      <w:r w:rsidR="006F425A" w:rsidRPr="00127044">
        <w:rPr>
          <w:rFonts w:ascii="Times New Roman" w:hAnsi="Times New Roman"/>
        </w:rPr>
        <w:t>-</w:t>
      </w:r>
      <w:r w:rsidRPr="00127044">
        <w:rPr>
          <w:rFonts w:ascii="Times New Roman" w:hAnsi="Times New Roman"/>
        </w:rPr>
        <w:t>studied phenomenon in higher education and (2) very few of the studies they cite involve the library’s impact on persistence.</w:t>
      </w:r>
    </w:p>
    <w:p w:rsidR="00763E5F" w:rsidRPr="00127044" w:rsidRDefault="00763E5F" w:rsidP="00CB3A73">
      <w:pPr>
        <w:spacing w:line="480" w:lineRule="auto"/>
        <w:ind w:firstLine="720"/>
        <w:rPr>
          <w:rFonts w:ascii="Times New Roman" w:hAnsi="Times New Roman"/>
        </w:rPr>
      </w:pPr>
    </w:p>
    <w:p w:rsidR="00763E5F" w:rsidRPr="00127044" w:rsidRDefault="00763E5F" w:rsidP="00CB3A73">
      <w:pPr>
        <w:spacing w:line="480" w:lineRule="auto"/>
        <w:ind w:firstLine="720"/>
        <w:rPr>
          <w:rFonts w:ascii="Times New Roman" w:hAnsi="Times New Roman"/>
        </w:rPr>
      </w:pPr>
    </w:p>
    <w:p w:rsidR="004D75FA" w:rsidRPr="00127044" w:rsidRDefault="004D75FA" w:rsidP="00763C35">
      <w:pPr>
        <w:pStyle w:val="Heading2fordissertation"/>
      </w:pPr>
      <w:bookmarkStart w:id="95" w:name="_Toc357082355"/>
      <w:r w:rsidRPr="00127044">
        <w:lastRenderedPageBreak/>
        <w:t>Persistence Theories and Models</w:t>
      </w:r>
      <w:bookmarkEnd w:id="95"/>
    </w:p>
    <w:p w:rsidR="0069522A" w:rsidRPr="00127044" w:rsidRDefault="000E09A3" w:rsidP="0069522A">
      <w:pPr>
        <w:spacing w:line="480" w:lineRule="auto"/>
        <w:ind w:firstLine="720"/>
        <w:rPr>
          <w:rFonts w:ascii="Times New Roman" w:hAnsi="Times New Roman"/>
        </w:rPr>
      </w:pPr>
      <w:r w:rsidRPr="00127044">
        <w:rPr>
          <w:rFonts w:ascii="Times New Roman" w:hAnsi="Times New Roman"/>
        </w:rPr>
        <w:t xml:space="preserve">Persistence models tend to emerge from the work of Tinto, Astin, and Bean. </w:t>
      </w:r>
      <w:r w:rsidR="0069522A" w:rsidRPr="00127044">
        <w:rPr>
          <w:rFonts w:ascii="Times New Roman" w:hAnsi="Times New Roman"/>
        </w:rPr>
        <w:t>Tinto’s model, first develop</w:t>
      </w:r>
      <w:r w:rsidR="00197E67" w:rsidRPr="00127044">
        <w:rPr>
          <w:rFonts w:ascii="Times New Roman" w:hAnsi="Times New Roman"/>
        </w:rPr>
        <w:t>ed</w:t>
      </w:r>
      <w:r w:rsidR="0069522A" w:rsidRPr="00127044">
        <w:rPr>
          <w:rFonts w:ascii="Times New Roman" w:hAnsi="Times New Roman"/>
        </w:rPr>
        <w:t xml:space="preserve"> in 1975 and revised in 1987 and 1993, has now become a standard </w:t>
      </w:r>
      <w:r w:rsidR="00E6099C" w:rsidRPr="00127044">
        <w:rPr>
          <w:rFonts w:ascii="Times New Roman" w:hAnsi="Times New Roman"/>
        </w:rPr>
        <w:fldChar w:fldCharType="begin">
          <w:fldData xml:space="preserve">PEVuZE5vdGU+PENpdGU+PEF1dGhvcj5UaW50bzwvQXV0aG9yPjxZZWFyPjE5OTM8L1llYXI+PFJl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PEVuZE5vdGU+PENpdGU+PEF1dGhvcj5UaW50bzwvQXV0aG9yPjxZZWFyPjE5OTM8L1llYXI+PFJl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69522A" w:rsidRPr="00127044">
        <w:rPr>
          <w:rFonts w:ascii="Times New Roman" w:hAnsi="Times New Roman"/>
          <w:noProof/>
        </w:rPr>
        <w:t>(</w:t>
      </w:r>
      <w:hyperlink w:anchor="_ENREF_115" w:tooltip="Tinto, 1975 #431" w:history="1">
        <w:r w:rsidR="00886D37" w:rsidRPr="00127044">
          <w:rPr>
            <w:rFonts w:ascii="Times New Roman" w:hAnsi="Times New Roman"/>
            <w:noProof/>
          </w:rPr>
          <w:t>Tinto, 1975</w:t>
        </w:r>
      </w:hyperlink>
      <w:r w:rsidR="0069522A" w:rsidRPr="00127044">
        <w:rPr>
          <w:rFonts w:ascii="Times New Roman" w:hAnsi="Times New Roman"/>
          <w:noProof/>
        </w:rPr>
        <w:t xml:space="preserve">, </w:t>
      </w:r>
      <w:hyperlink w:anchor="_ENREF_116" w:tooltip="Tinto, 1987 #14" w:history="1">
        <w:r w:rsidR="00886D37" w:rsidRPr="00127044">
          <w:rPr>
            <w:rFonts w:ascii="Times New Roman" w:hAnsi="Times New Roman"/>
            <w:noProof/>
          </w:rPr>
          <w:t>1987</w:t>
        </w:r>
      </w:hyperlink>
      <w:r w:rsidR="0069522A" w:rsidRPr="00127044">
        <w:rPr>
          <w:rFonts w:ascii="Times New Roman" w:hAnsi="Times New Roman"/>
          <w:noProof/>
        </w:rPr>
        <w:t xml:space="preserve">, </w:t>
      </w:r>
      <w:hyperlink w:anchor="_ENREF_117" w:tooltip="Tinto, 1993 #13" w:history="1">
        <w:r w:rsidR="00886D37" w:rsidRPr="00127044">
          <w:rPr>
            <w:rFonts w:ascii="Times New Roman" w:hAnsi="Times New Roman"/>
            <w:noProof/>
          </w:rPr>
          <w:t>1993</w:t>
        </w:r>
      </w:hyperlink>
      <w:r w:rsidR="0069522A" w:rsidRPr="00127044">
        <w:rPr>
          <w:rFonts w:ascii="Times New Roman" w:hAnsi="Times New Roman"/>
          <w:noProof/>
        </w:rPr>
        <w:t>)</w:t>
      </w:r>
      <w:r w:rsidR="00E6099C" w:rsidRPr="00127044">
        <w:rPr>
          <w:rFonts w:ascii="Times New Roman" w:hAnsi="Times New Roman"/>
        </w:rPr>
        <w:fldChar w:fldCharType="end"/>
      </w:r>
      <w:r w:rsidR="0069522A" w:rsidRPr="00127044">
        <w:rPr>
          <w:rFonts w:ascii="Times New Roman" w:hAnsi="Times New Roman"/>
        </w:rPr>
        <w:t>. Tinto developed a model of student departure based on anthropological theories of rites of passage and Durkheim’s sociological theories of suicide. His model</w:t>
      </w:r>
      <w:r w:rsidR="00D402DC"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&lt;EndNote&gt;&lt;Cite&gt;&lt;Author&gt;Tinto&lt;/Author&gt;&lt;Year&gt;1993&lt;/Year&gt;&lt;RecNum&gt;13&lt;/RecNum&gt;&lt;Pages&gt;114&lt;/Pages&gt;&lt;record&gt;&lt;rec-number&gt;13&lt;/rec-number&gt;&lt;foreign-keys&gt;&lt;key app="EN" db-id="trdvwvf9m00zd4es0eavtr0g5zf90pzwzsw5"&gt;13&lt;/key&gt;&lt;/foreign-keys&gt;&lt;ref-type name="Book"&gt;6&lt;/ref-type&gt;&lt;contributors&gt;&lt;authors&gt;&lt;author&gt;Tinto, Vincent&lt;/author&gt;&lt;/authors&gt;&lt;/contributors&gt;&lt;titles&gt;&lt;title&gt;Leaving college: rethinking the causes and cures of student attrition&lt;/title&gt;&lt;/titles&gt;&lt;pages&gt;xv, 296 p.&lt;/pages&gt;&lt;edition&gt;2nd&lt;/edition&gt;&lt;keywords&gt;&lt;keyword&gt;College dropouts United States.&lt;/keyword&gt;&lt;keyword&gt;College attendance United States.&lt;/keyword&gt;&lt;/keywords&gt;&lt;dates&gt;&lt;year&gt;1993&lt;/year&gt;&lt;/dates&gt;&lt;pub-location&gt;Chicago; London&lt;/pub-location&gt;&lt;publisher&gt;University of Chicago Press&lt;/publisher&gt;&lt;isbn&gt;0226804496&lt;/isbn&gt;&lt;call-num&gt;NM Tech Skeen Library LC148.15 .T56 1993 CHECK SHELVES&amp;#xD;NNMC Espanola LC148.15 .T56 1993 CHECK SHELVES&amp;#xD;ZIM 2nd Floor LC148.15 .T56 1993 DUE 12-22-09&amp;#xD;SFCC Gen Coll LC148.15 .T56 1993 CHECK SHELVES&amp;#xD;UNM Valencia LC148.15 T56 1993 CHECK SHELVES&amp;#xD;ENMPO General LC148.15 .T56 1993 CHECK SHELVES&amp;#xD;NMHU-LV General Collection LC148.15 .T56 1993 CHECK SHELVES&lt;/call-num&gt;&lt;urls&gt;&lt;/urls&gt;&lt;/record&gt;&lt;/Cite&gt;&lt;/EndNote&gt;</w:instrText>
      </w:r>
      <w:r w:rsidR="00E6099C" w:rsidRPr="00127044">
        <w:rPr>
          <w:rFonts w:ascii="Times New Roman" w:hAnsi="Times New Roman"/>
        </w:rPr>
        <w:fldChar w:fldCharType="separate"/>
      </w:r>
      <w:r w:rsidR="00D402DC" w:rsidRPr="00127044">
        <w:rPr>
          <w:rFonts w:ascii="Times New Roman" w:hAnsi="Times New Roman"/>
          <w:noProof/>
        </w:rPr>
        <w:t>(</w:t>
      </w:r>
      <w:hyperlink w:anchor="_ENREF_117" w:tooltip="Tinto, 1993 #13" w:history="1">
        <w:r w:rsidR="00886D37" w:rsidRPr="00127044">
          <w:rPr>
            <w:rFonts w:ascii="Times New Roman" w:hAnsi="Times New Roman"/>
            <w:noProof/>
          </w:rPr>
          <w:t>Tinto, 1993, p. 114</w:t>
        </w:r>
      </w:hyperlink>
      <w:r w:rsidR="00D402DC" w:rsidRPr="00127044">
        <w:rPr>
          <w:rFonts w:ascii="Times New Roman" w:hAnsi="Times New Roman"/>
          <w:noProof/>
        </w:rPr>
        <w:t>)</w:t>
      </w:r>
      <w:r w:rsidR="00E6099C" w:rsidRPr="00127044">
        <w:rPr>
          <w:rFonts w:ascii="Times New Roman" w:hAnsi="Times New Roman"/>
        </w:rPr>
        <w:fldChar w:fldCharType="end"/>
      </w:r>
      <w:r w:rsidR="0069522A" w:rsidRPr="00127044">
        <w:rPr>
          <w:rFonts w:ascii="Times New Roman" w:hAnsi="Times New Roman"/>
        </w:rPr>
        <w:t xml:space="preserve"> is longitudinal and includes pre-entry attributes, goals/commitm</w:t>
      </w:r>
      <w:r w:rsidR="00EE759C" w:rsidRPr="00127044">
        <w:rPr>
          <w:rFonts w:ascii="Times New Roman" w:hAnsi="Times New Roman"/>
        </w:rPr>
        <w:t>ents, and formal and informal</w:t>
      </w:r>
      <w:r w:rsidR="0069522A" w:rsidRPr="00127044">
        <w:rPr>
          <w:rFonts w:ascii="Times New Roman" w:hAnsi="Times New Roman"/>
        </w:rPr>
        <w:t xml:space="preserve"> academic and social institutional experiences that lead to both academic and social integration</w:t>
      </w:r>
      <w:r w:rsidR="00197E67" w:rsidRPr="00127044">
        <w:rPr>
          <w:rFonts w:ascii="Times New Roman" w:hAnsi="Times New Roman"/>
        </w:rPr>
        <w:t>,</w:t>
      </w:r>
      <w:r w:rsidR="0069522A" w:rsidRPr="00127044">
        <w:rPr>
          <w:rFonts w:ascii="Times New Roman" w:hAnsi="Times New Roman"/>
        </w:rPr>
        <w:t xml:space="preserve"> which impact a student’s decision to depart. </w:t>
      </w:r>
    </w:p>
    <w:p w:rsidR="00D402DC" w:rsidRPr="00127044" w:rsidRDefault="00026B09" w:rsidP="00D402DC">
      <w:pPr>
        <w:spacing w:line="480" w:lineRule="auto"/>
        <w:ind w:firstLine="720"/>
        <w:rPr>
          <w:rFonts w:ascii="Times New Roman" w:hAnsi="Times New Roman"/>
        </w:rPr>
      </w:pPr>
      <w:r w:rsidRPr="00127044">
        <w:rPr>
          <w:rFonts w:ascii="Times New Roman" w:hAnsi="Times New Roman"/>
        </w:rPr>
        <w:t>Astin</w:t>
      </w:r>
      <w:r w:rsidR="002B7FB2" w:rsidRPr="00127044">
        <w:rPr>
          <w:rFonts w:ascii="Times New Roman" w:hAnsi="Times New Roman"/>
        </w:rPr>
        <w:t xml:space="preserve"> </w:t>
      </w:r>
      <w:r w:rsidR="00763C35" w:rsidRPr="00127044">
        <w:rPr>
          <w:rFonts w:ascii="Times New Roman" w:hAnsi="Times New Roman"/>
        </w:rPr>
        <w:t xml:space="preserve">(1977, 2001) </w:t>
      </w:r>
      <w:r w:rsidR="00D402DC" w:rsidRPr="00127044">
        <w:rPr>
          <w:rFonts w:ascii="Times New Roman" w:hAnsi="Times New Roman"/>
        </w:rPr>
        <w:t>develop</w:t>
      </w:r>
      <w:r w:rsidR="00C60D5C" w:rsidRPr="00127044">
        <w:rPr>
          <w:rFonts w:ascii="Times New Roman" w:hAnsi="Times New Roman"/>
        </w:rPr>
        <w:t xml:space="preserve">ed the widely used I-E-O model – which is spelled out as </w:t>
      </w:r>
      <w:r w:rsidR="00D402DC" w:rsidRPr="00127044">
        <w:rPr>
          <w:rFonts w:ascii="Times New Roman" w:hAnsi="Times New Roman"/>
        </w:rPr>
        <w:t xml:space="preserve">Inputs </w:t>
      </w:r>
      <w:r w:rsidR="00D402DC" w:rsidRPr="00127044">
        <w:rPr>
          <w:rFonts w:ascii="Times New Roman" w:hAnsi="Times New Roman"/>
        </w:rPr>
        <w:sym w:font="Wingdings" w:char="F0E0"/>
      </w:r>
      <w:r w:rsidR="00D402DC" w:rsidRPr="00127044">
        <w:rPr>
          <w:rFonts w:ascii="Times New Roman" w:hAnsi="Times New Roman"/>
        </w:rPr>
        <w:t xml:space="preserve"> Environment </w:t>
      </w:r>
      <w:r w:rsidR="00D402DC" w:rsidRPr="00127044">
        <w:rPr>
          <w:rFonts w:ascii="Times New Roman" w:hAnsi="Times New Roman"/>
        </w:rPr>
        <w:sym w:font="Wingdings" w:char="F0E0"/>
      </w:r>
      <w:r w:rsidR="00C60D5C" w:rsidRPr="00127044">
        <w:rPr>
          <w:rFonts w:ascii="Times New Roman" w:hAnsi="Times New Roman"/>
        </w:rPr>
        <w:t xml:space="preserve"> Outcome – </w:t>
      </w:r>
      <w:r w:rsidR="00D402DC" w:rsidRPr="00127044">
        <w:rPr>
          <w:rFonts w:ascii="Times New Roman" w:hAnsi="Times New Roman"/>
        </w:rPr>
        <w:t>as a conceptual framework.</w:t>
      </w:r>
    </w:p>
    <w:p w:rsidR="00D402DC" w:rsidRPr="00127044" w:rsidRDefault="00D402DC" w:rsidP="00E64841">
      <w:pPr>
        <w:spacing w:line="480" w:lineRule="auto"/>
        <w:ind w:left="720"/>
        <w:rPr>
          <w:rFonts w:ascii="Times New Roman" w:hAnsi="Times New Roman"/>
        </w:rPr>
      </w:pPr>
      <w:r w:rsidRPr="00127044">
        <w:rPr>
          <w:rFonts w:ascii="Times New Roman" w:hAnsi="Times New Roman"/>
          <w:i/>
        </w:rPr>
        <w:t>Inputs</w:t>
      </w:r>
      <w:r w:rsidRPr="00127044">
        <w:rPr>
          <w:rFonts w:ascii="Times New Roman" w:hAnsi="Times New Roman"/>
        </w:rPr>
        <w:t xml:space="preserve"> refer to the characteristics of the student at the time of initial entry into the institution; </w:t>
      </w:r>
      <w:r w:rsidRPr="00127044">
        <w:rPr>
          <w:rFonts w:ascii="Times New Roman" w:hAnsi="Times New Roman"/>
          <w:i/>
        </w:rPr>
        <w:t>environmental</w:t>
      </w:r>
      <w:r w:rsidRPr="00127044">
        <w:rPr>
          <w:rFonts w:ascii="Times New Roman" w:hAnsi="Times New Roman"/>
        </w:rPr>
        <w:t xml:space="preserve"> refers to the programs, policies, faculties, peers, and educational experiences to which the student is exposed; and </w:t>
      </w:r>
      <w:r w:rsidRPr="00127044">
        <w:rPr>
          <w:rFonts w:ascii="Times New Roman" w:hAnsi="Times New Roman"/>
          <w:i/>
        </w:rPr>
        <w:t>outcomes</w:t>
      </w:r>
      <w:r w:rsidRPr="00127044">
        <w:rPr>
          <w:rFonts w:ascii="Times New Roman" w:hAnsi="Times New Roman"/>
        </w:rPr>
        <w:t xml:space="preserve"> refers to the student’s characteristics </w:t>
      </w:r>
      <w:r w:rsidRPr="00127044">
        <w:rPr>
          <w:rFonts w:ascii="Times New Roman" w:hAnsi="Times New Roman"/>
          <w:i/>
        </w:rPr>
        <w:t>after</w:t>
      </w:r>
      <w:r w:rsidRPr="00127044">
        <w:rPr>
          <w:rFonts w:ascii="Times New Roman" w:hAnsi="Times New Roman"/>
        </w:rPr>
        <w:t xml:space="preserve"> exposure to the environment.</w:t>
      </w:r>
      <w:r w:rsidR="00763C35" w:rsidRPr="00127044">
        <w:rPr>
          <w:rFonts w:ascii="Times New Roman" w:hAnsi="Times New Roman"/>
        </w:rPr>
        <w:t xml:space="preserve"> </w:t>
      </w:r>
      <w:r w:rsidR="00E6099C" w:rsidRPr="00127044">
        <w:rPr>
          <w:rFonts w:ascii="Times New Roman" w:hAnsi="Times New Roman"/>
        </w:rPr>
        <w:fldChar w:fldCharType="begin"/>
      </w:r>
      <w:r w:rsidR="00763C35" w:rsidRPr="00127044">
        <w:rPr>
          <w:rFonts w:ascii="Times New Roman" w:hAnsi="Times New Roman"/>
        </w:rPr>
        <w:instrText xml:space="preserve"> ADDIN EN.CITE &lt;EndNote&gt;&lt;Cite&gt;&lt;Author&gt;Astin&lt;/Author&gt;&lt;Year&gt;1993&lt;/Year&gt;&lt;RecNum&gt;2&lt;/RecNum&gt;&lt;Pages&gt;7&lt;/Pages&gt;&lt;record&gt;&lt;rec-number&gt;2&lt;/rec-number&gt;&lt;foreign-keys&gt;&lt;key app='EN' db-id='5a5rwstrptfsfjefrprx9z9le9f9axxt529p'&gt;2&lt;/key&gt;&lt;/foreign-keys&gt;&lt;ref-type name='Book'&gt;6&lt;/ref-type&gt;&lt;contributors&gt;&lt;authors&gt;&lt;author&gt;Astin, Alexander W.&lt;/author&gt;&lt;/authors&gt;&lt;/contributors&gt;&lt;titles&gt;&lt;title&gt;What matters in college?: four critical years revisited&lt;/title&gt;&lt;secondary-title&gt;The Jossey-Bass higher and adult education series.&lt;/secondary-title&gt;&lt;/titles&gt;&lt;pages&gt;xxi, 482 p.&lt;/pages&gt;&lt;edition&gt;1st&lt;/edition&gt;&lt;keywords&gt;&lt;keyword&gt;College students United States.&lt;/keyword&gt;&lt;keyword&gt;College students United States Attitudes.&lt;/keyword&gt;&lt;keyword&gt;Education, Higher United States Evaluation.&lt;/keyword&gt;&lt;keyword&gt;Education, Higher Social aspects United States Evaluation.&lt;/keyword&gt;&lt;keyword&gt;College environment United States Evaluation.&lt;/keyword&gt;&lt;keyword&gt;Academic achievement United States.&lt;/keyword&gt;&lt;keyword&gt;Educational surveys United States.&lt;/keyword&gt;&lt;/keywords&gt;&lt;dates&gt;&lt;year&gt;1993&lt;/year&gt;&lt;/dates&gt;&lt;pub-location&gt;San Francisco&lt;/pub-location&gt;&lt;publisher&gt;Jossey-Bass&lt;/publisher&gt;&lt;isbn&gt;1555424929 (alk. paper)&lt;/isbn&gt;&lt;call-num&gt;ZIM 2nd Floor LA229 A7948 1993 CHECK SHELVES&amp;#xD;UNM Valencia LA229 A7948 1993 CHECK SHELVES&amp;#xD;SFCC Gen Coll LA229 .A7948 1993 CHECK SHELVES&amp;#xD;ENMPO General LA229 .A7948 1993 CHECK SHELVES&amp;#xD;NMHU-LV General Collection LA229 .A7948 1993 CHECK SHELVES&lt;/call-num&gt;&lt;urls&gt;&lt;/urls&gt;&lt;/record&gt;&lt;/Cite&gt;&lt;/EndNote&gt;</w:instrText>
      </w:r>
      <w:r w:rsidR="00E6099C" w:rsidRPr="00127044">
        <w:rPr>
          <w:rFonts w:ascii="Times New Roman" w:hAnsi="Times New Roman"/>
        </w:rPr>
        <w:fldChar w:fldCharType="separate"/>
      </w:r>
      <w:r w:rsidR="00763C35" w:rsidRPr="00127044">
        <w:rPr>
          <w:rFonts w:ascii="Times New Roman" w:hAnsi="Times New Roman"/>
          <w:noProof/>
        </w:rPr>
        <w:t>(</w:t>
      </w:r>
      <w:hyperlink w:anchor="_ENREF_17" w:tooltip="Astin, 1993 #2" w:history="1">
        <w:r w:rsidR="00886D37" w:rsidRPr="00127044">
          <w:rPr>
            <w:rFonts w:ascii="Times New Roman" w:hAnsi="Times New Roman"/>
            <w:noProof/>
          </w:rPr>
          <w:t>Astin, 1993, p. 7</w:t>
        </w:r>
      </w:hyperlink>
      <w:r w:rsidR="00763C35" w:rsidRPr="00127044">
        <w:rPr>
          <w:rFonts w:ascii="Times New Roman" w:hAnsi="Times New Roman"/>
          <w:noProof/>
        </w:rPr>
        <w:t>)</w:t>
      </w:r>
      <w:r w:rsidR="00E6099C" w:rsidRPr="00127044">
        <w:rPr>
          <w:rFonts w:ascii="Times New Roman" w:hAnsi="Times New Roman"/>
        </w:rPr>
        <w:fldChar w:fldCharType="end"/>
      </w:r>
    </w:p>
    <w:p w:rsidR="00C57B36" w:rsidRPr="00127044" w:rsidRDefault="00026B09" w:rsidP="00026B09">
      <w:pPr>
        <w:spacing w:line="480" w:lineRule="auto"/>
        <w:rPr>
          <w:rFonts w:ascii="Times New Roman" w:hAnsi="Times New Roman"/>
        </w:rPr>
      </w:pPr>
      <w:r w:rsidRPr="00127044">
        <w:rPr>
          <w:rFonts w:ascii="Times New Roman" w:hAnsi="Times New Roman"/>
        </w:rPr>
        <w:t xml:space="preserve">Astin’s </w:t>
      </w:r>
      <w:r w:rsidR="00E6099C" w:rsidRPr="00127044">
        <w:rPr>
          <w:rFonts w:ascii="Times New Roman" w:hAnsi="Times New Roman"/>
        </w:rPr>
        <w:fldChar w:fldCharType="begin">
          <w:fldData xml:space="preserve">PEVuZE5vdGU+PENpdGUgRXhjbHVkZUF1dGg9IjEiPjxBdXRob3I+QXN0aW48L0F1dGhvcj48WWVh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</w:fldData>
        </w:fldChar>
      </w:r>
      <w:r w:rsidR="00535269"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PEVuZE5vdGU+PENpdGUgRXhjbHVkZUF1dGg9IjEiPjxBdXRob3I+QXN0aW48L0F1dGhvcj48WWVh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</w:fldData>
        </w:fldChar>
      </w:r>
      <w:r w:rsidR="00535269"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527939" w:rsidRPr="00127044">
        <w:rPr>
          <w:rFonts w:ascii="Times New Roman" w:hAnsi="Times New Roman"/>
          <w:noProof/>
        </w:rPr>
        <w:t>(</w:t>
      </w:r>
      <w:hyperlink w:anchor="_ENREF_18" w:tooltip="Astin, 2001 #10" w:history="1">
        <w:r w:rsidR="00886D37" w:rsidRPr="00127044">
          <w:rPr>
            <w:rFonts w:ascii="Times New Roman" w:hAnsi="Times New Roman"/>
            <w:noProof/>
          </w:rPr>
          <w:t>2001</w:t>
        </w:r>
      </w:hyperlink>
      <w:r w:rsidR="00527939" w:rsidRPr="00127044">
        <w:rPr>
          <w:rFonts w:ascii="Times New Roman" w:hAnsi="Times New Roman"/>
          <w:noProof/>
        </w:rPr>
        <w:t>)</w:t>
      </w:r>
      <w:r w:rsidR="00E6099C" w:rsidRPr="00127044">
        <w:rPr>
          <w:rFonts w:ascii="Times New Roman" w:hAnsi="Times New Roman"/>
        </w:rPr>
        <w:fldChar w:fldCharType="end"/>
      </w:r>
      <w:r w:rsidR="00527939" w:rsidRPr="00127044">
        <w:rPr>
          <w:rFonts w:ascii="Times New Roman" w:hAnsi="Times New Roman"/>
        </w:rPr>
        <w:t xml:space="preserve"> </w:t>
      </w:r>
      <w:r w:rsidRPr="00127044">
        <w:rPr>
          <w:rFonts w:ascii="Times New Roman" w:hAnsi="Times New Roman"/>
        </w:rPr>
        <w:t>work is based on “135 college environmental measures and 57 “student involvement” measures”</w:t>
      </w:r>
      <w:r w:rsidR="0014230A"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PEVuZE5vdGU+PENpdGUgRXhjbHVkZUF1dGg9IjEiIEV4Y2x1ZGVZZWFyPSIxIj48QXV0aG9yPkFz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</w:fldData>
        </w:fldChar>
      </w:r>
      <w:r w:rsidR="00535269"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PEVuZE5vdGU+PENpdGUgRXhjbHVkZUF1dGg9IjEiIEV4Y2x1ZGVZZWFyPSIxIj48QXV0aG9yPkFz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</w:fldData>
        </w:fldChar>
      </w:r>
      <w:r w:rsidR="00535269"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527939" w:rsidRPr="00127044">
        <w:rPr>
          <w:rFonts w:ascii="Times New Roman" w:hAnsi="Times New Roman"/>
          <w:noProof/>
        </w:rPr>
        <w:t>(</w:t>
      </w:r>
      <w:hyperlink w:anchor="_ENREF_18" w:tooltip="Astin, 2001 #10" w:history="1">
        <w:r w:rsidR="00886D37" w:rsidRPr="00127044">
          <w:rPr>
            <w:rFonts w:ascii="Times New Roman" w:hAnsi="Times New Roman"/>
            <w:noProof/>
          </w:rPr>
          <w:t>p. xii</w:t>
        </w:r>
      </w:hyperlink>
      <w:r w:rsidR="00527939"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that have been demonstrated to influence </w:t>
      </w:r>
      <w:r w:rsidR="0014230A" w:rsidRPr="00127044">
        <w:rPr>
          <w:rFonts w:ascii="Times New Roman" w:hAnsi="Times New Roman"/>
        </w:rPr>
        <w:t xml:space="preserve">the student college experience. </w:t>
      </w:r>
    </w:p>
    <w:p w:rsidR="00AD38F2" w:rsidRPr="00127044" w:rsidRDefault="00677CC8" w:rsidP="0021623C">
      <w:pPr>
        <w:spacing w:line="480" w:lineRule="auto"/>
        <w:ind w:firstLine="720"/>
        <w:rPr>
          <w:rFonts w:ascii="Times New Roman" w:hAnsi="Times New Roman"/>
        </w:rPr>
      </w:pPr>
      <w:r w:rsidRPr="00127044">
        <w:rPr>
          <w:rFonts w:ascii="Times New Roman" w:hAnsi="Times New Roman"/>
        </w:rPr>
        <w:t>Bean</w:t>
      </w:r>
      <w:r w:rsidR="004620F3" w:rsidRPr="00127044">
        <w:rPr>
          <w:rFonts w:ascii="Times New Roman" w:hAnsi="Times New Roman"/>
        </w:rPr>
        <w:t xml:space="preserve"> and Metzner</w:t>
      </w:r>
      <w:r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ExcludeAuth="1"&gt;&lt;Author&gt;Bean&lt;/Author&gt;&lt;Year&gt;1985&lt;/Year&gt;&lt;RecNum&gt;98&lt;/RecNum&gt;&lt;Pages&gt;491&lt;/Pages&gt;&lt;DisplayText&gt;(1985, p. 491)&lt;/DisplayText&gt;&lt;record&gt;&lt;rec-number&gt;98&lt;/rec-number&gt;&lt;foreign-keys&gt;&lt;key app="EN" db-id="trdvwvf9m00zd4es0eavtr0g5zf90pzwzsw5"&gt;98&lt;/key&gt;&lt;/foreign-keys&gt;&lt;ref-type name="Journal Article"&gt;17&lt;/ref-type&gt;&lt;contributors&gt;&lt;authors&gt;&lt;author&gt;Bean, John P.&lt;/author&gt;&lt;author&gt;Metzner, BS&lt;/author&gt;&lt;/authors&gt;&lt;/contributors&gt;&lt;titles&gt;&lt;title&gt;A conceptual model of nontraditional undergraduate student attrition&lt;/title&gt;&lt;secondary-title&gt;Review of Educational Research&lt;/secondary-title&gt;&lt;/titles&gt;&lt;periodical&gt;&lt;full-title&gt;Review of educational Research&lt;/full-title&gt;&lt;/periodical&gt;&lt;pages&gt;485-540&lt;/pages&gt;&lt;volume&gt;55&lt;/volume&gt;&lt;number&gt;4&lt;/number&gt;&lt;dates&gt;&lt;year&gt;1985&lt;/year&gt;&lt;/dates&gt;&lt;urls&gt;&lt;/urls&gt;&lt;electronic-resource-num&gt;10.3102/00346543055004485&lt;/electronic-resource-num&gt;&lt;/record&gt;&lt;/Cite&gt;&lt;/EndNote&gt;</w:instrText>
      </w:r>
      <w:r w:rsidR="00E6099C" w:rsidRPr="00127044">
        <w:rPr>
          <w:rFonts w:ascii="Times New Roman" w:hAnsi="Times New Roman"/>
        </w:rPr>
        <w:fldChar w:fldCharType="separate"/>
      </w:r>
      <w:r w:rsidR="004620F3" w:rsidRPr="00127044">
        <w:rPr>
          <w:rFonts w:ascii="Times New Roman" w:hAnsi="Times New Roman"/>
          <w:noProof/>
        </w:rPr>
        <w:t>(</w:t>
      </w:r>
      <w:hyperlink w:anchor="_ENREF_21" w:tooltip="Bean, 1985 #98" w:history="1">
        <w:r w:rsidR="00886D37" w:rsidRPr="00127044">
          <w:rPr>
            <w:rFonts w:ascii="Times New Roman" w:hAnsi="Times New Roman"/>
            <w:noProof/>
          </w:rPr>
          <w:t>1985, p. 491</w:t>
        </w:r>
      </w:hyperlink>
      <w:r w:rsidR="004620F3"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developed a model for student attrition that incorporated student background, academic and environmental variables, academic and psychosocial outcomes, and the intent to leave </w:t>
      </w:r>
      <w:r w:rsidR="00A35B46" w:rsidRPr="00127044">
        <w:rPr>
          <w:rFonts w:ascii="Times New Roman" w:hAnsi="Times New Roman"/>
        </w:rPr>
        <w:t>as factors that influenced student dropout rates.</w:t>
      </w:r>
    </w:p>
    <w:p w:rsidR="004B03F7" w:rsidRPr="00127044" w:rsidRDefault="0021623C" w:rsidP="0021623C">
      <w:pPr>
        <w:spacing w:line="480" w:lineRule="auto"/>
        <w:ind w:firstLine="720"/>
        <w:rPr>
          <w:rFonts w:ascii="Times New Roman" w:hAnsi="Times New Roman"/>
        </w:rPr>
      </w:pPr>
      <w:r w:rsidRPr="00127044">
        <w:rPr>
          <w:rFonts w:ascii="Times New Roman" w:hAnsi="Times New Roman"/>
        </w:rPr>
        <w:lastRenderedPageBreak/>
        <w:t xml:space="preserve">Cabrera, Nora, and </w:t>
      </w:r>
      <w:r w:rsidR="008847D6" w:rsidRPr="00127044">
        <w:rPr>
          <w:rFonts w:ascii="Times New Roman" w:hAnsi="Times New Roman"/>
        </w:rPr>
        <w:t>Castañeda</w:t>
      </w:r>
      <w:r w:rsidR="009E6D19"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9E6D19"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9E6D19" w:rsidRPr="00127044">
        <w:rPr>
          <w:rFonts w:ascii="Times New Roman" w:hAnsi="Times New Roman"/>
          <w:noProof/>
        </w:rPr>
        <w:t>)</w:t>
      </w:r>
      <w:r w:rsidR="00E6099C" w:rsidRPr="00127044">
        <w:rPr>
          <w:rFonts w:ascii="Times New Roman" w:hAnsi="Times New Roman"/>
        </w:rPr>
        <w:fldChar w:fldCharType="end"/>
      </w:r>
      <w:r w:rsidR="009E6D19" w:rsidRPr="00127044">
        <w:rPr>
          <w:rFonts w:ascii="Times New Roman" w:hAnsi="Times New Roman"/>
        </w:rPr>
        <w:t xml:space="preserve"> </w:t>
      </w:r>
      <w:r w:rsidRPr="00127044">
        <w:rPr>
          <w:rFonts w:ascii="Times New Roman" w:hAnsi="Times New Roman"/>
        </w:rPr>
        <w:t>concluded that two retention theories provided validated models: Tinto</w:t>
      </w:r>
      <w:r w:rsidR="00F60D87" w:rsidRPr="00127044">
        <w:rPr>
          <w:rFonts w:ascii="Times New Roman" w:hAnsi="Times New Roman"/>
        </w:rPr>
        <w:t>’s</w:t>
      </w:r>
      <w:r w:rsidRPr="00127044">
        <w:rPr>
          <w:rFonts w:ascii="Times New Roman" w:hAnsi="Times New Roman"/>
        </w:rPr>
        <w:t xml:space="preserve"> (citing the 1987 edition) </w:t>
      </w:r>
      <w:r w:rsidRPr="00127044">
        <w:rPr>
          <w:rFonts w:ascii="Times New Roman" w:hAnsi="Times New Roman"/>
          <w:i/>
        </w:rPr>
        <w:t>Student Inte</w:t>
      </w:r>
      <w:r w:rsidR="00EE505C" w:rsidRPr="00127044">
        <w:rPr>
          <w:rFonts w:ascii="Times New Roman" w:hAnsi="Times New Roman"/>
          <w:i/>
        </w:rPr>
        <w:t>gration Model</w:t>
      </w:r>
      <w:r w:rsidR="00EE505C" w:rsidRPr="00127044">
        <w:rPr>
          <w:rFonts w:ascii="Times New Roman" w:hAnsi="Times New Roman"/>
        </w:rPr>
        <w:t xml:space="preserve"> and the Bean</w:t>
      </w:r>
      <w:r w:rsidR="009E6D19" w:rsidRPr="00127044">
        <w:rPr>
          <w:rFonts w:ascii="Times New Roman" w:hAnsi="Times New Roman"/>
        </w:rPr>
        <w:t xml:space="preserve"> and Metzner</w:t>
      </w:r>
      <w:r w:rsidR="002B7FB2"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ExcludeAuth="1"&gt;&lt;Author&gt;Bean&lt;/Author&gt;&lt;Year&gt;1985&lt;/Year&gt;&lt;RecNum&gt;98&lt;/RecNum&gt;&lt;DisplayText&gt;(1985)&lt;/DisplayText&gt;&lt;record&gt;&lt;rec-number&gt;98&lt;/rec-number&gt;&lt;foreign-keys&gt;&lt;key app="EN" db-id="trdvwvf9m00zd4es0eavtr0g5zf90pzwzsw5"&gt;98&lt;/key&gt;&lt;/foreign-keys&gt;&lt;ref-type name="Journal Article"&gt;17&lt;/ref-type&gt;&lt;contributors&gt;&lt;authors&gt;&lt;author&gt;Bean, John P.&lt;/author&gt;&lt;author&gt;Metzner, BS&lt;/author&gt;&lt;/authors&gt;&lt;/contributors&gt;&lt;titles&gt;&lt;title&gt;A conceptual model of nontraditional undergraduate student attrition&lt;/title&gt;&lt;secondary-title&gt;Review of Educational Research&lt;/secondary-title&gt;&lt;/titles&gt;&lt;periodical&gt;&lt;full-title&gt;Review of educational Research&lt;/full-title&gt;&lt;/periodical&gt;&lt;pages&gt;485-540&lt;/pages&gt;&lt;volume&gt;55&lt;/volume&gt;&lt;number&gt;4&lt;/number&gt;&lt;dates&gt;&lt;year&gt;1985&lt;/year&gt;&lt;/dates&gt;&lt;urls&gt;&lt;/urls&gt;&lt;electronic-resource-num&gt;10.3102/00346543055004485&lt;/electronic-resource-num&gt;&lt;/record&gt;&lt;/Cite&gt;&lt;/EndNote&gt;</w:instrText>
      </w:r>
      <w:r w:rsidR="00E6099C" w:rsidRPr="00127044">
        <w:rPr>
          <w:rFonts w:ascii="Times New Roman" w:hAnsi="Times New Roman"/>
        </w:rPr>
        <w:fldChar w:fldCharType="separate"/>
      </w:r>
      <w:r w:rsidR="009E6D19" w:rsidRPr="00127044">
        <w:rPr>
          <w:rFonts w:ascii="Times New Roman" w:hAnsi="Times New Roman"/>
          <w:noProof/>
        </w:rPr>
        <w:t>(</w:t>
      </w:r>
      <w:hyperlink w:anchor="_ENREF_21" w:tooltip="Bean, 1985 #98" w:history="1">
        <w:r w:rsidR="00886D37" w:rsidRPr="00127044">
          <w:rPr>
            <w:rFonts w:ascii="Times New Roman" w:hAnsi="Times New Roman"/>
            <w:noProof/>
          </w:rPr>
          <w:t>1985</w:t>
        </w:r>
      </w:hyperlink>
      <w:r w:rsidR="009E6D19" w:rsidRPr="00127044">
        <w:rPr>
          <w:rFonts w:ascii="Times New Roman" w:hAnsi="Times New Roman"/>
          <w:noProof/>
        </w:rPr>
        <w:t>)</w:t>
      </w:r>
      <w:r w:rsidR="00E6099C" w:rsidRPr="00127044">
        <w:rPr>
          <w:rFonts w:ascii="Times New Roman" w:hAnsi="Times New Roman"/>
        </w:rPr>
        <w:fldChar w:fldCharType="end"/>
      </w:r>
      <w:r w:rsidR="009E6D19" w:rsidRPr="00127044">
        <w:rPr>
          <w:rFonts w:ascii="Times New Roman" w:hAnsi="Times New Roman"/>
        </w:rPr>
        <w:t xml:space="preserve"> </w:t>
      </w:r>
      <w:r w:rsidRPr="00127044">
        <w:rPr>
          <w:rFonts w:ascii="Times New Roman" w:hAnsi="Times New Roman"/>
          <w:i/>
        </w:rPr>
        <w:t>Student Attrition Model</w:t>
      </w:r>
      <w:r w:rsidRPr="00127044">
        <w:rPr>
          <w:rFonts w:ascii="Times New Roman" w:hAnsi="Times New Roman"/>
        </w:rPr>
        <w:t>. In this article, they merge</w:t>
      </w:r>
      <w:r w:rsidR="008F2740" w:rsidRPr="00127044">
        <w:rPr>
          <w:rFonts w:ascii="Times New Roman" w:hAnsi="Times New Roman"/>
        </w:rPr>
        <w:t>d</w:t>
      </w:r>
      <w:r w:rsidRPr="00127044">
        <w:rPr>
          <w:rFonts w:ascii="Times New Roman" w:hAnsi="Times New Roman"/>
        </w:rPr>
        <w:t xml:space="preserve"> the two models in order to better understand student persistence in college. They used structural equation modeling to determine that the integrated model provides a better understanding of persistence. Particularly strong individual, institutional, and environmental indicators in a community college include intent to persist, GPA, institutional commitment, encouragement from friends and family (and these last three factors all influence the factor of intent to persist). </w:t>
      </w:r>
    </w:p>
    <w:p w:rsidR="00076EED" w:rsidRPr="00127044" w:rsidRDefault="00076EED" w:rsidP="00076EED">
      <w:pPr>
        <w:pStyle w:val="Heading1"/>
        <w:jc w:val="left"/>
        <w:rPr>
          <w:b/>
        </w:rPr>
      </w:pPr>
      <w:bookmarkStart w:id="96" w:name="_Toc278136439"/>
      <w:r w:rsidRPr="00127044">
        <w:rPr>
          <w:b/>
        </w:rPr>
        <w:t>The Model</w:t>
      </w:r>
      <w:bookmarkEnd w:id="96"/>
    </w:p>
    <w:p w:rsidR="00713370" w:rsidRPr="00127044" w:rsidRDefault="0021623C" w:rsidP="00BF1A03">
      <w:pPr>
        <w:spacing w:line="480" w:lineRule="auto"/>
        <w:ind w:firstLine="720"/>
        <w:rPr>
          <w:rFonts w:ascii="Times New Roman" w:hAnsi="Times New Roman"/>
        </w:rPr>
      </w:pPr>
      <w:r w:rsidRPr="00127044">
        <w:rPr>
          <w:rFonts w:ascii="Times New Roman" w:hAnsi="Times New Roman"/>
        </w:rPr>
        <w:t xml:space="preserve">The </w:t>
      </w:r>
      <w:r w:rsidR="00076EED" w:rsidRPr="00127044">
        <w:rPr>
          <w:rFonts w:ascii="Times New Roman" w:hAnsi="Times New Roman"/>
        </w:rPr>
        <w:t xml:space="preserve">Cabrera, Nora, and </w:t>
      </w:r>
      <w:r w:rsidR="008847D6" w:rsidRPr="00127044">
        <w:rPr>
          <w:rFonts w:ascii="Times New Roman" w:hAnsi="Times New Roman"/>
        </w:rPr>
        <w:t>Castañeda</w:t>
      </w:r>
      <w:r w:rsidR="00076EED"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9E6D19"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9E6D19" w:rsidRPr="00127044">
        <w:rPr>
          <w:rFonts w:ascii="Times New Roman" w:hAnsi="Times New Roman"/>
          <w:noProof/>
        </w:rPr>
        <w:t>)</w:t>
      </w:r>
      <w:r w:rsidR="00E6099C" w:rsidRPr="00127044">
        <w:rPr>
          <w:rFonts w:ascii="Times New Roman" w:hAnsi="Times New Roman"/>
        </w:rPr>
        <w:fldChar w:fldCharType="end"/>
      </w:r>
      <w:r w:rsidR="00076EED" w:rsidRPr="00127044">
        <w:rPr>
          <w:rFonts w:ascii="Times New Roman" w:hAnsi="Times New Roman"/>
        </w:rPr>
        <w:t xml:space="preserve"> </w:t>
      </w:r>
      <w:r w:rsidRPr="00127044">
        <w:rPr>
          <w:rFonts w:ascii="Times New Roman" w:hAnsi="Times New Roman"/>
        </w:rPr>
        <w:t xml:space="preserve">model seems to be the most cited and most used in subsequent studies. </w:t>
      </w:r>
      <w:r w:rsidR="00A35B46" w:rsidRPr="00127044">
        <w:rPr>
          <w:rFonts w:ascii="Times New Roman" w:hAnsi="Times New Roman"/>
        </w:rPr>
        <w:t>I adopt</w:t>
      </w:r>
      <w:r w:rsidR="006F425A" w:rsidRPr="00127044">
        <w:rPr>
          <w:rFonts w:ascii="Times New Roman" w:hAnsi="Times New Roman"/>
        </w:rPr>
        <w:t>ed</w:t>
      </w:r>
      <w:r w:rsidR="00A35B46" w:rsidRPr="00127044">
        <w:rPr>
          <w:rFonts w:ascii="Times New Roman" w:hAnsi="Times New Roman"/>
        </w:rPr>
        <w:t xml:space="preserve"> and adapt</w:t>
      </w:r>
      <w:r w:rsidR="006F425A" w:rsidRPr="00127044">
        <w:rPr>
          <w:rFonts w:ascii="Times New Roman" w:hAnsi="Times New Roman"/>
        </w:rPr>
        <w:t>ed</w:t>
      </w:r>
      <w:r w:rsidR="00A35B46" w:rsidRPr="00127044">
        <w:rPr>
          <w:rFonts w:ascii="Times New Roman" w:hAnsi="Times New Roman"/>
        </w:rPr>
        <w:t xml:space="preserve"> the </w:t>
      </w:r>
      <w:r w:rsidR="00CC45E8"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CC45E8"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CC45E8" w:rsidRPr="00127044">
        <w:rPr>
          <w:rFonts w:ascii="Times New Roman" w:hAnsi="Times New Roman"/>
          <w:noProof/>
        </w:rPr>
        <w:t>)</w:t>
      </w:r>
      <w:r w:rsidR="00E6099C" w:rsidRPr="00127044">
        <w:rPr>
          <w:rFonts w:ascii="Times New Roman" w:hAnsi="Times New Roman"/>
        </w:rPr>
        <w:fldChar w:fldCharType="end"/>
      </w:r>
      <w:r w:rsidR="00CC45E8" w:rsidRPr="00127044">
        <w:rPr>
          <w:rFonts w:ascii="Times New Roman" w:hAnsi="Times New Roman"/>
        </w:rPr>
        <w:t xml:space="preserve"> </w:t>
      </w:r>
      <w:r w:rsidR="00A35B46" w:rsidRPr="00127044">
        <w:rPr>
          <w:rFonts w:ascii="Times New Roman" w:hAnsi="Times New Roman"/>
        </w:rPr>
        <w:t xml:space="preserve">model by fitting in library </w:t>
      </w:r>
      <w:r w:rsidR="005722BB" w:rsidRPr="00127044">
        <w:rPr>
          <w:rFonts w:ascii="Times New Roman" w:hAnsi="Times New Roman"/>
        </w:rPr>
        <w:t xml:space="preserve">indicators. </w:t>
      </w:r>
      <w:r w:rsidR="00076EED" w:rsidRPr="00127044">
        <w:rPr>
          <w:rFonts w:ascii="Times New Roman" w:hAnsi="Times New Roman"/>
        </w:rPr>
        <w:t>Model 1 illustrates the</w:t>
      </w:r>
      <w:r w:rsidR="00CC45E8" w:rsidRPr="00127044">
        <w:rPr>
          <w:rFonts w:ascii="Times New Roman" w:hAnsi="Times New Roman"/>
        </w:rPr>
        <w:t>ir</w:t>
      </w:r>
      <w:r w:rsidR="00076EED" w:rsidRPr="00127044">
        <w:rPr>
          <w:rFonts w:ascii="Times New Roman" w:hAnsi="Times New Roman"/>
        </w:rPr>
        <w:t xml:space="preserve"> model with the addition of the library construct</w:t>
      </w:r>
      <w:r w:rsidR="00B837E3" w:rsidRPr="00127044">
        <w:rPr>
          <w:rFonts w:ascii="Times New Roman" w:hAnsi="Times New Roman"/>
        </w:rPr>
        <w:t xml:space="preserve"> (see Figure 4</w:t>
      </w:r>
      <w:r w:rsidR="00A70E63" w:rsidRPr="00127044">
        <w:rPr>
          <w:rFonts w:ascii="Times New Roman" w:hAnsi="Times New Roman"/>
        </w:rPr>
        <w:t>)</w:t>
      </w:r>
      <w:r w:rsidR="00076EED" w:rsidRPr="00127044">
        <w:rPr>
          <w:rFonts w:ascii="Times New Roman" w:hAnsi="Times New Roman"/>
        </w:rPr>
        <w:t xml:space="preserve">. </w:t>
      </w:r>
      <w:r w:rsidR="0024676A" w:rsidRPr="00127044">
        <w:rPr>
          <w:rFonts w:ascii="Times New Roman" w:hAnsi="Times New Roman"/>
        </w:rPr>
        <w:t xml:space="preserve">Numerous studies show a relationship between the academic library and persistence </w:t>
      </w:r>
      <w:r w:rsidR="00E6099C" w:rsidRPr="00127044">
        <w:rPr>
          <w:rFonts w:ascii="Times New Roman" w:hAnsi="Times New Roman"/>
        </w:rPr>
        <w:fldChar w:fldCharType="begin">
          <w:fldData xml:space="preserve">PEVuZE5vdGU+PENpdGU+PEF1dGhvcj5LcmFtZXI8L0F1dGhvcj48WWVhcj4xOTY4PC9ZZWFyPjxS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PEVuZE5vdGU+PENpdGU+PEF1dGhvcj5LcmFtZXI8L0F1dGhvcj48WWVhcj4xOTY4PC9ZZWFyPjxS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9E6D19" w:rsidRPr="00127044">
        <w:rPr>
          <w:rFonts w:ascii="Times New Roman" w:hAnsi="Times New Roman"/>
          <w:noProof/>
        </w:rPr>
        <w:t>(</w:t>
      </w:r>
      <w:hyperlink w:anchor="_ENREF_40" w:tooltip="Emmons, 2011 #463" w:history="1">
        <w:r w:rsidR="00886D37" w:rsidRPr="00127044">
          <w:rPr>
            <w:rFonts w:ascii="Times New Roman" w:hAnsi="Times New Roman"/>
            <w:noProof/>
          </w:rPr>
          <w:t>Emmons &amp; Wilkinson, 2011</w:t>
        </w:r>
      </w:hyperlink>
      <w:r w:rsidR="009E6D19" w:rsidRPr="00127044">
        <w:rPr>
          <w:rFonts w:ascii="Times New Roman" w:hAnsi="Times New Roman"/>
          <w:noProof/>
        </w:rPr>
        <w:t xml:space="preserve">; </w:t>
      </w:r>
      <w:hyperlink w:anchor="_ENREF_51" w:tooltip="Hamrick, 2004 #404" w:history="1">
        <w:r w:rsidR="00886D37" w:rsidRPr="00127044">
          <w:rPr>
            <w:rFonts w:ascii="Times New Roman" w:hAnsi="Times New Roman"/>
            <w:noProof/>
          </w:rPr>
          <w:t>Hamrick, et al., 2004</w:t>
        </w:r>
      </w:hyperlink>
      <w:r w:rsidR="009E6D19" w:rsidRPr="00127044">
        <w:rPr>
          <w:rFonts w:ascii="Times New Roman" w:hAnsi="Times New Roman"/>
          <w:noProof/>
        </w:rPr>
        <w:t xml:space="preserve">; </w:t>
      </w:r>
      <w:hyperlink w:anchor="_ENREF_65" w:tooltip="Kramer, 1968 #398" w:history="1">
        <w:r w:rsidR="00886D37" w:rsidRPr="00127044">
          <w:rPr>
            <w:rFonts w:ascii="Times New Roman" w:hAnsi="Times New Roman"/>
            <w:noProof/>
          </w:rPr>
          <w:t>Kramer &amp; Kramer, 1968</w:t>
        </w:r>
      </w:hyperlink>
      <w:r w:rsidR="009E6D19" w:rsidRPr="00127044">
        <w:rPr>
          <w:rFonts w:ascii="Times New Roman" w:hAnsi="Times New Roman"/>
          <w:noProof/>
        </w:rPr>
        <w:t xml:space="preserve">; </w:t>
      </w:r>
      <w:hyperlink w:anchor="_ENREF_77" w:tooltip="Mallinckrodt, 2009 #147" w:history="1">
        <w:r w:rsidR="00886D37" w:rsidRPr="00127044">
          <w:rPr>
            <w:rFonts w:ascii="Times New Roman" w:hAnsi="Times New Roman"/>
            <w:noProof/>
          </w:rPr>
          <w:t>Mallinckrodt &amp; Sedlacek, 2009</w:t>
        </w:r>
      </w:hyperlink>
      <w:r w:rsidR="009E6D19" w:rsidRPr="00127044">
        <w:rPr>
          <w:rFonts w:ascii="Times New Roman" w:hAnsi="Times New Roman"/>
          <w:noProof/>
        </w:rPr>
        <w:t xml:space="preserve">; </w:t>
      </w:r>
      <w:hyperlink w:anchor="_ENREF_80" w:tooltip="Mezick, 2007 #55" w:history="1">
        <w:r w:rsidR="00886D37" w:rsidRPr="00127044">
          <w:rPr>
            <w:rFonts w:ascii="Times New Roman" w:hAnsi="Times New Roman"/>
            <w:noProof/>
          </w:rPr>
          <w:t>Mezick, 2007</w:t>
        </w:r>
      </w:hyperlink>
      <w:r w:rsidR="009E6D19" w:rsidRPr="00127044">
        <w:rPr>
          <w:rFonts w:ascii="Times New Roman" w:hAnsi="Times New Roman"/>
          <w:noProof/>
        </w:rPr>
        <w:t>)</w:t>
      </w:r>
      <w:r w:rsidR="00E6099C" w:rsidRPr="00127044">
        <w:rPr>
          <w:rFonts w:ascii="Times New Roman" w:hAnsi="Times New Roman"/>
        </w:rPr>
        <w:fldChar w:fldCharType="end"/>
      </w:r>
      <w:r w:rsidR="0024676A" w:rsidRPr="00127044">
        <w:rPr>
          <w:rFonts w:ascii="Times New Roman" w:hAnsi="Times New Roman"/>
        </w:rPr>
        <w:t xml:space="preserve">. But as the relationship is most likely indirect, </w:t>
      </w:r>
      <w:r w:rsidR="00076EED" w:rsidRPr="00127044">
        <w:rPr>
          <w:rFonts w:ascii="Times New Roman" w:hAnsi="Times New Roman"/>
        </w:rPr>
        <w:t>I hypothesize</w:t>
      </w:r>
      <w:r w:rsidR="006F425A" w:rsidRPr="00127044">
        <w:rPr>
          <w:rFonts w:ascii="Times New Roman" w:hAnsi="Times New Roman"/>
        </w:rPr>
        <w:t>d</w:t>
      </w:r>
      <w:r w:rsidR="00076EED" w:rsidRPr="00127044">
        <w:rPr>
          <w:rFonts w:ascii="Times New Roman" w:hAnsi="Times New Roman"/>
        </w:rPr>
        <w:t xml:space="preserve"> </w:t>
      </w:r>
      <w:r w:rsidR="00025115" w:rsidRPr="00127044">
        <w:rPr>
          <w:rFonts w:ascii="Times New Roman" w:hAnsi="Times New Roman"/>
        </w:rPr>
        <w:t>direct</w:t>
      </w:r>
      <w:r w:rsidR="00076EED" w:rsidRPr="00127044">
        <w:rPr>
          <w:rFonts w:ascii="Times New Roman" w:hAnsi="Times New Roman"/>
        </w:rPr>
        <w:t xml:space="preserve"> relationship</w:t>
      </w:r>
      <w:r w:rsidR="00025115" w:rsidRPr="00127044">
        <w:rPr>
          <w:rFonts w:ascii="Times New Roman" w:hAnsi="Times New Roman"/>
        </w:rPr>
        <w:t>s</w:t>
      </w:r>
      <w:r w:rsidR="00076EED" w:rsidRPr="00127044">
        <w:rPr>
          <w:rFonts w:ascii="Times New Roman" w:hAnsi="Times New Roman"/>
        </w:rPr>
        <w:t xml:space="preserve"> between the library and both academic performance </w:t>
      </w:r>
      <w:r w:rsidR="00E6099C" w:rsidRPr="00127044">
        <w:rPr>
          <w:rFonts w:ascii="Times New Roman" w:hAnsi="Times New Roman"/>
        </w:rPr>
        <w:fldChar w:fldCharType="begin">
          <w:fldData xml:space="preserve">PEVuZE5vdGU+PENpdGU+PEF1dGhvcj5EaWNrZW5zb248L0F1dGhvcj48WWVhcj4yMDA2PC9ZZWFy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PEVuZE5vdGU+PENpdGU+PEF1dGhvcj5EaWNrZW5zb248L0F1dGhvcj48WWVhcj4yMDA2PC9ZZWFy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EF01E9" w:rsidRPr="00127044">
        <w:rPr>
          <w:rFonts w:ascii="Times New Roman" w:hAnsi="Times New Roman"/>
          <w:noProof/>
        </w:rPr>
        <w:t>(</w:t>
      </w:r>
      <w:hyperlink w:anchor="_ENREF_25" w:tooltip="Bolt, 1986 #396" w:history="1">
        <w:r w:rsidR="00886D37" w:rsidRPr="00127044">
          <w:rPr>
            <w:rFonts w:ascii="Times New Roman" w:hAnsi="Times New Roman"/>
            <w:noProof/>
          </w:rPr>
          <w:t>Bolt, 1986</w:t>
        </w:r>
      </w:hyperlink>
      <w:r w:rsidR="00EF01E9" w:rsidRPr="00127044">
        <w:rPr>
          <w:rFonts w:ascii="Times New Roman" w:hAnsi="Times New Roman"/>
          <w:noProof/>
        </w:rPr>
        <w:t xml:space="preserve">; </w:t>
      </w:r>
      <w:hyperlink w:anchor="_ENREF_37" w:tooltip="Dickenson, 2006 #394" w:history="1">
        <w:r w:rsidR="00886D37" w:rsidRPr="00127044">
          <w:rPr>
            <w:rFonts w:ascii="Times New Roman" w:hAnsi="Times New Roman"/>
            <w:noProof/>
          </w:rPr>
          <w:t>Dickenson, 2006</w:t>
        </w:r>
      </w:hyperlink>
      <w:r w:rsidR="00EF01E9" w:rsidRPr="00127044">
        <w:rPr>
          <w:rFonts w:ascii="Times New Roman" w:hAnsi="Times New Roman"/>
          <w:noProof/>
        </w:rPr>
        <w:t xml:space="preserve">; </w:t>
      </w:r>
      <w:hyperlink w:anchor="_ENREF_43" w:tooltip="Ferguson, 2000 #397" w:history="1">
        <w:r w:rsidR="00886D37" w:rsidRPr="00127044">
          <w:rPr>
            <w:rFonts w:ascii="Times New Roman" w:hAnsi="Times New Roman"/>
            <w:noProof/>
          </w:rPr>
          <w:t>Ferguson, 2000</w:t>
        </w:r>
      </w:hyperlink>
      <w:r w:rsidR="00EF01E9" w:rsidRPr="00127044">
        <w:rPr>
          <w:rFonts w:ascii="Times New Roman" w:hAnsi="Times New Roman"/>
          <w:noProof/>
        </w:rPr>
        <w:t xml:space="preserve">; </w:t>
      </w:r>
      <w:hyperlink w:anchor="_ENREF_57" w:tooltip="Julien, 2004 #136" w:history="1">
        <w:r w:rsidR="00886D37" w:rsidRPr="00127044">
          <w:rPr>
            <w:rFonts w:ascii="Times New Roman" w:hAnsi="Times New Roman"/>
            <w:noProof/>
          </w:rPr>
          <w:t>Julien &amp; Boon, 2004</w:t>
        </w:r>
      </w:hyperlink>
      <w:r w:rsidR="00EF01E9" w:rsidRPr="00127044">
        <w:rPr>
          <w:rFonts w:ascii="Times New Roman" w:hAnsi="Times New Roman"/>
          <w:noProof/>
        </w:rPr>
        <w:t xml:space="preserve">; </w:t>
      </w:r>
      <w:hyperlink w:anchor="_ENREF_63" w:tooltip="Knapp, 1966 #360" w:history="1">
        <w:r w:rsidR="00886D37" w:rsidRPr="00127044">
          <w:rPr>
            <w:rFonts w:ascii="Times New Roman" w:hAnsi="Times New Roman"/>
            <w:noProof/>
          </w:rPr>
          <w:t>Knapp, 1966</w:t>
        </w:r>
      </w:hyperlink>
      <w:r w:rsidR="00EF01E9" w:rsidRPr="00127044">
        <w:rPr>
          <w:rFonts w:ascii="Times New Roman" w:hAnsi="Times New Roman"/>
          <w:noProof/>
        </w:rPr>
        <w:t xml:space="preserve">; </w:t>
      </w:r>
      <w:hyperlink w:anchor="_ENREF_121" w:tooltip="Whitmire, 1998 #45" w:history="1">
        <w:r w:rsidR="00886D37" w:rsidRPr="00127044">
          <w:rPr>
            <w:rFonts w:ascii="Times New Roman" w:hAnsi="Times New Roman"/>
            <w:noProof/>
          </w:rPr>
          <w:t>Whitmire, 1998</w:t>
        </w:r>
      </w:hyperlink>
      <w:r w:rsidR="00EF01E9" w:rsidRPr="00127044">
        <w:rPr>
          <w:rFonts w:ascii="Times New Roman" w:hAnsi="Times New Roman"/>
          <w:noProof/>
        </w:rPr>
        <w:t xml:space="preserve">, </w:t>
      </w:r>
      <w:hyperlink w:anchor="_ENREF_122" w:tooltip="Whitmire, 2002 #41" w:history="1">
        <w:r w:rsidR="00886D37" w:rsidRPr="00127044">
          <w:rPr>
            <w:rFonts w:ascii="Times New Roman" w:hAnsi="Times New Roman"/>
            <w:noProof/>
          </w:rPr>
          <w:t>2002</w:t>
        </w:r>
      </w:hyperlink>
      <w:r w:rsidR="00EF01E9" w:rsidRPr="00127044">
        <w:rPr>
          <w:rFonts w:ascii="Times New Roman" w:hAnsi="Times New Roman"/>
          <w:noProof/>
        </w:rPr>
        <w:t xml:space="preserve">; </w:t>
      </w:r>
      <w:hyperlink w:anchor="_ENREF_124" w:tooltip="Zhong, 2007 #395" w:history="1">
        <w:r w:rsidR="00886D37" w:rsidRPr="00127044">
          <w:rPr>
            <w:rFonts w:ascii="Times New Roman" w:hAnsi="Times New Roman"/>
            <w:noProof/>
          </w:rPr>
          <w:t>Zhong &amp; Alexander, 2007</w:t>
        </w:r>
      </w:hyperlink>
      <w:r w:rsidR="00EF01E9" w:rsidRPr="00127044">
        <w:rPr>
          <w:rFonts w:ascii="Times New Roman" w:hAnsi="Times New Roman"/>
          <w:noProof/>
        </w:rPr>
        <w:t>)</w:t>
      </w:r>
      <w:r w:rsidR="00E6099C" w:rsidRPr="00127044">
        <w:rPr>
          <w:rFonts w:ascii="Times New Roman" w:hAnsi="Times New Roman"/>
        </w:rPr>
        <w:fldChar w:fldCharType="end"/>
      </w:r>
      <w:r w:rsidR="00EF01E9" w:rsidRPr="00127044">
        <w:rPr>
          <w:rFonts w:ascii="Times New Roman" w:hAnsi="Times New Roman"/>
        </w:rPr>
        <w:t xml:space="preserve"> </w:t>
      </w:r>
      <w:r w:rsidR="00076EED" w:rsidRPr="00127044">
        <w:rPr>
          <w:rFonts w:ascii="Times New Roman" w:hAnsi="Times New Roman"/>
        </w:rPr>
        <w:t xml:space="preserve">and academic </w:t>
      </w:r>
      <w:r w:rsidR="003355ED" w:rsidRPr="00127044">
        <w:rPr>
          <w:rFonts w:ascii="Times New Roman" w:hAnsi="Times New Roman"/>
        </w:rPr>
        <w:t xml:space="preserve">integration </w:t>
      </w:r>
      <w:r w:rsidR="00E6099C" w:rsidRPr="00127044">
        <w:rPr>
          <w:rFonts w:ascii="Times New Roman" w:hAnsi="Times New Roman"/>
          <w:szCs w:val="24"/>
        </w:rPr>
        <w:fldChar w:fldCharType="begin">
          <w:fldData xml:space="preserve">PEVuZE5vdGU+PENpdGU+PEF1dGhvcj5LdWg8L0F1dGhvcj48WWVhcj4yMDA3PC9ZZWFyPjxSZWNO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==
</w:fldData>
        </w:fldChar>
      </w:r>
      <w:r w:rsidR="00E64841" w:rsidRPr="00127044">
        <w:rPr>
          <w:rFonts w:ascii="Times New Roman" w:hAnsi="Times New Roman"/>
          <w:szCs w:val="24"/>
        </w:rPr>
        <w:instrText xml:space="preserve"> ADDIN EN.CITE </w:instrText>
      </w:r>
      <w:r w:rsidR="00E64841" w:rsidRPr="00127044">
        <w:rPr>
          <w:rFonts w:ascii="Times New Roman" w:hAnsi="Times New Roman"/>
          <w:szCs w:val="24"/>
        </w:rPr>
        <w:fldChar w:fldCharType="begin">
          <w:fldData xml:space="preserve">PEVuZE5vdGU+PENpdGU+PEF1dGhvcj5LdWg8L0F1dGhvcj48WWVhcj4yMDA3PC9ZZWFyPjxSZWNO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==
</w:fldData>
        </w:fldChar>
      </w:r>
      <w:r w:rsidR="00E64841" w:rsidRPr="00127044">
        <w:rPr>
          <w:rFonts w:ascii="Times New Roman" w:hAnsi="Times New Roman"/>
          <w:szCs w:val="24"/>
        </w:rPr>
        <w:instrText xml:space="preserve"> ADDIN EN.CITE.DATA </w:instrText>
      </w:r>
      <w:r w:rsidR="00E64841" w:rsidRPr="00127044">
        <w:rPr>
          <w:rFonts w:ascii="Times New Roman" w:hAnsi="Times New Roman"/>
          <w:szCs w:val="24"/>
        </w:rPr>
      </w:r>
      <w:r w:rsidR="00E64841"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00E64841" w:rsidRPr="00127044">
        <w:rPr>
          <w:rFonts w:ascii="Times New Roman" w:hAnsi="Times New Roman"/>
          <w:noProof/>
          <w:szCs w:val="24"/>
        </w:rPr>
        <w:t>(</w:t>
      </w:r>
      <w:hyperlink w:anchor="_ENREF_50" w:tooltip="Gratch-Lindauer, 2008 #44" w:history="1">
        <w:r w:rsidR="00886D37" w:rsidRPr="00127044">
          <w:rPr>
            <w:rFonts w:ascii="Times New Roman" w:hAnsi="Times New Roman"/>
            <w:noProof/>
            <w:szCs w:val="24"/>
          </w:rPr>
          <w:t>Gratch-Lindauer, 2008</w:t>
        </w:r>
      </w:hyperlink>
      <w:r w:rsidR="00E64841" w:rsidRPr="00127044">
        <w:rPr>
          <w:rFonts w:ascii="Times New Roman" w:hAnsi="Times New Roman"/>
          <w:noProof/>
          <w:szCs w:val="24"/>
        </w:rPr>
        <w:t xml:space="preserve">; </w:t>
      </w:r>
      <w:hyperlink w:anchor="_ENREF_68" w:tooltip="Kuh, 2007 #75" w:history="1">
        <w:r w:rsidR="00886D37" w:rsidRPr="00127044">
          <w:rPr>
            <w:rFonts w:ascii="Times New Roman" w:hAnsi="Times New Roman"/>
            <w:noProof/>
            <w:sz w:val="22"/>
            <w:szCs w:val="24"/>
          </w:rPr>
          <w:t>Kuh</w:t>
        </w:r>
        <w:r w:rsidR="00886D37" w:rsidRPr="00127044">
          <w:rPr>
            <w:rFonts w:ascii="Times New Roman" w:hAnsi="Times New Roman"/>
            <w:noProof/>
            <w:szCs w:val="24"/>
          </w:rPr>
          <w:t>, et al., 2007a</w:t>
        </w:r>
      </w:hyperlink>
      <w:r w:rsidR="00E64841" w:rsidRPr="00127044">
        <w:rPr>
          <w:rFonts w:ascii="Times New Roman" w:hAnsi="Times New Roman"/>
          <w:noProof/>
          <w:szCs w:val="24"/>
        </w:rPr>
        <w:t xml:space="preserve">; </w:t>
      </w:r>
      <w:hyperlink w:anchor="_ENREF_70" w:tooltip="Kuh, 2003 #150" w:history="1">
        <w:r w:rsidR="00886D37" w:rsidRPr="00127044">
          <w:rPr>
            <w:rFonts w:ascii="Times New Roman" w:hAnsi="Times New Roman"/>
            <w:noProof/>
            <w:szCs w:val="24"/>
          </w:rPr>
          <w:t>Kuh &amp; Gonyea, 2003</w:t>
        </w:r>
      </w:hyperlink>
      <w:r w:rsidR="00E64841" w:rsidRPr="00127044">
        <w:rPr>
          <w:rFonts w:ascii="Times New Roman" w:hAnsi="Times New Roman"/>
          <w:noProof/>
          <w:szCs w:val="24"/>
        </w:rPr>
        <w:t xml:space="preserve">; </w:t>
      </w:r>
      <w:hyperlink w:anchor="_ENREF_78" w:tooltip="Mark, 2003 #145" w:history="1">
        <w:r w:rsidR="00886D37" w:rsidRPr="00127044">
          <w:rPr>
            <w:rFonts w:ascii="Times New Roman" w:hAnsi="Times New Roman"/>
            <w:noProof/>
            <w:szCs w:val="24"/>
          </w:rPr>
          <w:t>Mark &amp; Boruff-Jones, 2003</w:t>
        </w:r>
      </w:hyperlink>
      <w:r w:rsidR="00E64841" w:rsidRPr="00127044">
        <w:rPr>
          <w:rFonts w:ascii="Times New Roman" w:hAnsi="Times New Roman"/>
          <w:noProof/>
          <w:szCs w:val="24"/>
        </w:rPr>
        <w:t xml:space="preserve">; </w:t>
      </w:r>
      <w:hyperlink w:anchor="_ENREF_85" w:tooltip="Nelson-Laird, 2005 #417" w:history="1">
        <w:r w:rsidR="00886D37" w:rsidRPr="00127044">
          <w:rPr>
            <w:rFonts w:ascii="Times New Roman" w:hAnsi="Times New Roman"/>
            <w:noProof/>
            <w:szCs w:val="24"/>
          </w:rPr>
          <w:t>Nelson-Laird &amp; Kuh, 2005</w:t>
        </w:r>
      </w:hyperlink>
      <w:r w:rsidR="00E64841" w:rsidRPr="00127044">
        <w:rPr>
          <w:rFonts w:ascii="Times New Roman" w:hAnsi="Times New Roman"/>
          <w:noProof/>
          <w:szCs w:val="24"/>
        </w:rPr>
        <w:t xml:space="preserve">; </w:t>
      </w:r>
      <w:hyperlink w:anchor="_ENREF_103" w:tooltip="Rushing, 2002 #60" w:history="1">
        <w:r w:rsidR="00886D37" w:rsidRPr="00127044">
          <w:rPr>
            <w:rFonts w:ascii="Times New Roman" w:hAnsi="Times New Roman"/>
            <w:noProof/>
            <w:szCs w:val="24"/>
          </w:rPr>
          <w:t>Rushing &amp; Poole, 2002</w:t>
        </w:r>
      </w:hyperlink>
      <w:r w:rsidR="00E64841" w:rsidRPr="00127044">
        <w:rPr>
          <w:rFonts w:ascii="Times New Roman" w:hAnsi="Times New Roman"/>
          <w:noProof/>
          <w:szCs w:val="24"/>
        </w:rPr>
        <w:t xml:space="preserve">; </w:t>
      </w:r>
      <w:hyperlink w:anchor="_ENREF_123" w:tooltip="Wilder, 1990 #400" w:history="1">
        <w:r w:rsidR="00886D37" w:rsidRPr="00127044">
          <w:rPr>
            <w:rFonts w:ascii="Times New Roman" w:hAnsi="Times New Roman"/>
            <w:noProof/>
            <w:szCs w:val="24"/>
          </w:rPr>
          <w:t>Wilder, 1990</w:t>
        </w:r>
      </w:hyperlink>
      <w:r w:rsidR="00E64841" w:rsidRPr="00127044">
        <w:rPr>
          <w:rFonts w:ascii="Times New Roman" w:hAnsi="Times New Roman"/>
          <w:noProof/>
          <w:szCs w:val="24"/>
        </w:rPr>
        <w:t>)</w:t>
      </w:r>
      <w:r w:rsidR="00E6099C" w:rsidRPr="00127044">
        <w:rPr>
          <w:rFonts w:ascii="Times New Roman" w:hAnsi="Times New Roman"/>
          <w:szCs w:val="24"/>
        </w:rPr>
        <w:fldChar w:fldCharType="end"/>
      </w:r>
      <w:r w:rsidR="00076EED" w:rsidRPr="00127044">
        <w:rPr>
          <w:rFonts w:ascii="Times New Roman" w:hAnsi="Times New Roman"/>
          <w:szCs w:val="24"/>
        </w:rPr>
        <w:t>.</w:t>
      </w:r>
      <w:r w:rsidR="00EF01E9" w:rsidRPr="00127044">
        <w:rPr>
          <w:rFonts w:ascii="Times New Roman" w:hAnsi="Times New Roman"/>
        </w:rPr>
        <w:t xml:space="preserve"> </w:t>
      </w:r>
    </w:p>
    <w:p w:rsidR="00DE2062" w:rsidRPr="00127044" w:rsidRDefault="00A2045E" w:rsidP="00DE2062">
      <w:pPr>
        <w:spacing w:line="480" w:lineRule="auto"/>
        <w:rPr>
          <w:rFonts w:ascii="Times New Roman" w:hAnsi="Times New Roman"/>
        </w:rPr>
      </w:pPr>
      <w:r w:rsidRPr="00127044">
        <w:rPr>
          <w:rFonts w:ascii="Times New Roman" w:hAnsi="Times New Roman"/>
          <w:noProof/>
        </w:rPr>
        <w:lastRenderedPageBreak/>
        <w:drawing>
          <wp:inline distT="0" distB="0" distL="0" distR="0" wp14:anchorId="4F175CC1" wp14:editId="4E4E49DB">
            <wp:extent cx="5492750" cy="2596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099" b="14042"/>
                    <a:stretch/>
                  </pic:blipFill>
                  <pic:spPr bwMode="auto">
                    <a:xfrm>
                      <a:off x="0" y="0"/>
                      <a:ext cx="5498625" cy="2599350"/>
                    </a:xfrm>
                    <a:prstGeom prst="rect">
                      <a:avLst/>
                    </a:prstGeom>
                    <a:ln>
                      <a:noFill/>
                    </a:ln>
                    <a:extLst>
                      <a:ext uri="{53640926-AAD7-44D8-BBD7-CCE9431645EC}">
                        <a14:shadowObscured xmlns:a14="http://schemas.microsoft.com/office/drawing/2010/main"/>
                      </a:ext>
                    </a:extLst>
                  </pic:spPr>
                </pic:pic>
              </a:graphicData>
            </a:graphic>
          </wp:inline>
        </w:drawing>
      </w:r>
    </w:p>
    <w:p w:rsidR="00DE2062" w:rsidRPr="00127044" w:rsidRDefault="00DE2062" w:rsidP="00650B7D">
      <w:pPr>
        <w:pStyle w:val="FigureCaption"/>
      </w:pPr>
      <w:bookmarkStart w:id="97" w:name="_Toc321814770"/>
      <w:r w:rsidRPr="00127044">
        <w:rPr>
          <w:i/>
        </w:rPr>
        <w:t>Figure 4</w:t>
      </w:r>
      <w:r w:rsidR="00554556" w:rsidRPr="00127044">
        <w:t>: Model</w:t>
      </w:r>
      <w:r w:rsidRPr="00127044">
        <w:t xml:space="preserve"> 1 - Cabrera, Nora, and Castañeda model (1993) with addition of LIBRARY construct based on Tinto’s student integration model (1987, 1993) and Bean &amp; Metzner’s student attrition model (1985) </w:t>
      </w:r>
      <w:r w:rsidR="00A2045E" w:rsidRPr="00127044">
        <w:t>Blue</w:t>
      </w:r>
      <w:r w:rsidRPr="00127044">
        <w:t xml:space="preserve"> indicates the parts of the model impacted by the LIBRARY construct.</w:t>
      </w:r>
      <w:bookmarkEnd w:id="97"/>
    </w:p>
    <w:p w:rsidR="00C43A7A" w:rsidRPr="00127044" w:rsidRDefault="00CE2F95" w:rsidP="00225A98">
      <w:pPr>
        <w:spacing w:line="480" w:lineRule="auto"/>
        <w:ind w:firstLine="720"/>
        <w:rPr>
          <w:rFonts w:ascii="Times New Roman" w:hAnsi="Times New Roman"/>
        </w:rPr>
      </w:pPr>
      <w:r w:rsidRPr="00127044">
        <w:rPr>
          <w:rFonts w:ascii="Times New Roman" w:hAnsi="Times New Roman"/>
        </w:rPr>
        <w:t>Because I have not found any literature that shows the library has more than a negligible impact upon attitudes or social integration, I test</w:t>
      </w:r>
      <w:r w:rsidR="007E26CD" w:rsidRPr="00127044">
        <w:rPr>
          <w:rFonts w:ascii="Times New Roman" w:hAnsi="Times New Roman"/>
        </w:rPr>
        <w:t>ed</w:t>
      </w:r>
      <w:r w:rsidRPr="00127044">
        <w:rPr>
          <w:rFonts w:ascii="Times New Roman" w:hAnsi="Times New Roman"/>
        </w:rPr>
        <w:t xml:space="preserve"> a subset of the model as illustrated in Model 2 (see Figure 5)</w:t>
      </w:r>
      <w:r w:rsidR="007E26CD" w:rsidRPr="00127044">
        <w:rPr>
          <w:rFonts w:ascii="Times New Roman" w:hAnsi="Times New Roman"/>
        </w:rPr>
        <w:t xml:space="preserve">, fitting </w:t>
      </w:r>
      <w:r w:rsidRPr="00127044">
        <w:rPr>
          <w:rFonts w:ascii="Times New Roman" w:hAnsi="Times New Roman"/>
        </w:rPr>
        <w:t>the model using structural equation modeling.</w:t>
      </w:r>
    </w:p>
    <w:p w:rsidR="00C43A7A" w:rsidRPr="00127044" w:rsidRDefault="008A6339" w:rsidP="00C43A7A">
      <w:pPr>
        <w:rPr>
          <w:rFonts w:ascii="Times New Roman" w:hAnsi="Times New Roman"/>
        </w:rPr>
      </w:pPr>
      <w:r w:rsidRPr="00127044">
        <w:rPr>
          <w:rFonts w:ascii="Times New Roman" w:hAnsi="Times New Roman"/>
          <w:noProof/>
        </w:rPr>
        <w:drawing>
          <wp:inline distT="0" distB="0" distL="0" distR="0" wp14:anchorId="2C74260F" wp14:editId="7EE4DC92">
            <wp:extent cx="5937250" cy="1206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5916" b="30615"/>
                    <a:stretch/>
                  </pic:blipFill>
                  <pic:spPr bwMode="auto">
                    <a:xfrm>
                      <a:off x="0" y="0"/>
                      <a:ext cx="5943600" cy="1207790"/>
                    </a:xfrm>
                    <a:prstGeom prst="rect">
                      <a:avLst/>
                    </a:prstGeom>
                    <a:ln>
                      <a:noFill/>
                    </a:ln>
                    <a:extLst>
                      <a:ext uri="{53640926-AAD7-44D8-BBD7-CCE9431645EC}">
                        <a14:shadowObscured xmlns:a14="http://schemas.microsoft.com/office/drawing/2010/main"/>
                      </a:ext>
                    </a:extLst>
                  </pic:spPr>
                </pic:pic>
              </a:graphicData>
            </a:graphic>
          </wp:inline>
        </w:drawing>
      </w:r>
    </w:p>
    <w:p w:rsidR="00C43A7A" w:rsidRPr="00127044" w:rsidRDefault="00C43A7A" w:rsidP="00C43A7A">
      <w:pPr>
        <w:rPr>
          <w:rFonts w:ascii="Times New Roman" w:hAnsi="Times New Roman"/>
        </w:rPr>
      </w:pPr>
    </w:p>
    <w:p w:rsidR="00C43A7A" w:rsidRPr="00127044" w:rsidRDefault="00B837E3" w:rsidP="00650B7D">
      <w:pPr>
        <w:pStyle w:val="FigureCaption"/>
      </w:pPr>
      <w:bookmarkStart w:id="98" w:name="_Toc321814771"/>
      <w:r w:rsidRPr="00127044">
        <w:rPr>
          <w:i/>
        </w:rPr>
        <w:t>Figure 5</w:t>
      </w:r>
      <w:r w:rsidR="00C43A7A" w:rsidRPr="00127044">
        <w:rPr>
          <w:i/>
        </w:rPr>
        <w:t xml:space="preserve">: </w:t>
      </w:r>
      <w:r w:rsidR="00554556" w:rsidRPr="00127044">
        <w:t>Model</w:t>
      </w:r>
      <w:r w:rsidR="00C43A7A" w:rsidRPr="00127044">
        <w:t xml:space="preserve"> 2, A </w:t>
      </w:r>
      <w:r w:rsidR="00554556" w:rsidRPr="00127044">
        <w:t>subset of Model</w:t>
      </w:r>
      <w:r w:rsidR="00C43A7A" w:rsidRPr="00127044">
        <w:t xml:space="preserve"> 1</w:t>
      </w:r>
      <w:r w:rsidR="003E096F" w:rsidRPr="00127044">
        <w:t xml:space="preserve"> - </w:t>
      </w:r>
      <w:r w:rsidR="00C43A7A" w:rsidRPr="00127044">
        <w:t xml:space="preserve">Subset of Cabrera, Nora, and Castañeda model (1993) with addition of </w:t>
      </w:r>
      <w:r w:rsidR="00CE2F95" w:rsidRPr="00127044">
        <w:t>library</w:t>
      </w:r>
      <w:r w:rsidR="00C43A7A" w:rsidRPr="00127044">
        <w:t xml:space="preserve"> construct based on Tinto’s student integration model (1987, 1993) and Bean &amp; Metzner’s student attrition model (1985)</w:t>
      </w:r>
      <w:bookmarkEnd w:id="98"/>
    </w:p>
    <w:p w:rsidR="00FB59CD" w:rsidRPr="00127044" w:rsidRDefault="00FB59CD" w:rsidP="00FB59CD">
      <w:pPr>
        <w:pStyle w:val="Heading1"/>
        <w:jc w:val="left"/>
        <w:rPr>
          <w:b/>
        </w:rPr>
      </w:pPr>
    </w:p>
    <w:p w:rsidR="00C43A7A" w:rsidRPr="00127044" w:rsidRDefault="00C43A7A" w:rsidP="00C43A7A">
      <w:pPr>
        <w:pStyle w:val="BodyText"/>
        <w:ind w:firstLine="0"/>
        <w:rPr>
          <w:b/>
        </w:rPr>
      </w:pPr>
    </w:p>
    <w:p w:rsidR="00FB2C8A" w:rsidRPr="00127044" w:rsidRDefault="00FB2C8A" w:rsidP="008A6339">
      <w:pPr>
        <w:pStyle w:val="Heading1fordissertation"/>
        <w:jc w:val="left"/>
        <w:sectPr w:rsidR="00FB2C8A" w:rsidRPr="00127044" w:rsidSect="00FA0674">
          <w:headerReference w:type="default" r:id="rId30"/>
          <w:footerReference w:type="default" r:id="rId31"/>
          <w:headerReference w:type="first" r:id="rId32"/>
          <w:footerReference w:type="first" r:id="rId33"/>
          <w:pgSz w:w="11520" w:h="15120" w:code="1"/>
          <w:pgMar w:top="1080" w:right="1440" w:bottom="1080" w:left="1440" w:header="720" w:footer="720" w:gutter="0"/>
          <w:pgNumType w:start="1"/>
          <w:cols w:space="720"/>
          <w:docGrid w:linePitch="326"/>
        </w:sectPr>
      </w:pPr>
      <w:bookmarkStart w:id="99" w:name="_Toc278136440"/>
    </w:p>
    <w:p w:rsidR="0011431C" w:rsidRPr="00127044" w:rsidRDefault="00CE4622" w:rsidP="00C45E9C">
      <w:pPr>
        <w:pStyle w:val="Heading1fordissertation"/>
      </w:pPr>
      <w:bookmarkStart w:id="100" w:name="_Toc357082356"/>
      <w:r w:rsidRPr="00127044">
        <w:lastRenderedPageBreak/>
        <w:t>CHAPTER 3:</w:t>
      </w:r>
      <w:r w:rsidRPr="00127044">
        <w:br/>
      </w:r>
      <w:r w:rsidR="00C154AC" w:rsidRPr="00127044">
        <w:t>RESEARCH DESIGN</w:t>
      </w:r>
      <w:bookmarkEnd w:id="99"/>
      <w:bookmarkEnd w:id="100"/>
    </w:p>
    <w:p w:rsidR="0028263C" w:rsidRPr="00127044" w:rsidRDefault="00A811AB" w:rsidP="00683BDB">
      <w:pPr>
        <w:pStyle w:val="BodyText"/>
        <w:ind w:firstLine="720"/>
      </w:pPr>
      <w:r w:rsidRPr="00127044">
        <w:t xml:space="preserve">The purpose of my study </w:t>
      </w:r>
      <w:r w:rsidR="00E02A7A" w:rsidRPr="00127044">
        <w:t>was</w:t>
      </w:r>
      <w:r w:rsidRPr="00127044">
        <w:t xml:space="preserve"> to</w:t>
      </w:r>
      <w:r w:rsidR="00FA3B3A" w:rsidRPr="00127044">
        <w:t xml:space="preserve"> examine the relationship of the academic</w:t>
      </w:r>
      <w:r w:rsidRPr="00127044">
        <w:t xml:space="preserve"> library to student persistence</w:t>
      </w:r>
      <w:r w:rsidR="00451127" w:rsidRPr="00127044">
        <w:t xml:space="preserve">. I </w:t>
      </w:r>
      <w:r w:rsidR="006F425A" w:rsidRPr="00127044">
        <w:t>took</w:t>
      </w:r>
      <w:r w:rsidR="00451127" w:rsidRPr="00127044">
        <w:t xml:space="preserve"> two approaches: structural equation modeling and multiple linear </w:t>
      </w:r>
      <w:r w:rsidR="00D04B3F" w:rsidRPr="00127044">
        <w:t>regressions</w:t>
      </w:r>
      <w:r w:rsidR="00451127" w:rsidRPr="00127044">
        <w:t xml:space="preserve">. My primary approach </w:t>
      </w:r>
      <w:r w:rsidR="009E3ED9" w:rsidRPr="00127044">
        <w:t>was</w:t>
      </w:r>
      <w:r w:rsidR="00FA3B3A" w:rsidRPr="00127044">
        <w:t xml:space="preserve"> hypothesizing and statistically testing a </w:t>
      </w:r>
      <w:r w:rsidR="0014749A" w:rsidRPr="00127044">
        <w:t xml:space="preserve">structural equation </w:t>
      </w:r>
      <w:r w:rsidR="00E02A7A" w:rsidRPr="00127044">
        <w:t>model that posited</w:t>
      </w:r>
      <w:r w:rsidR="00FA3B3A" w:rsidRPr="00127044">
        <w:t xml:space="preserve"> indirect relationships between library resources and services </w:t>
      </w:r>
      <w:r w:rsidR="00A62AF3" w:rsidRPr="00127044">
        <w:t xml:space="preserve">to </w:t>
      </w:r>
      <w:r w:rsidR="00FA3B3A" w:rsidRPr="00127044">
        <w:t xml:space="preserve">student persistence. </w:t>
      </w:r>
      <w:r w:rsidR="0014749A" w:rsidRPr="00127044">
        <w:t xml:space="preserve">The model I </w:t>
      </w:r>
      <w:r w:rsidR="00F2279F" w:rsidRPr="00127044">
        <w:t xml:space="preserve">fashioned </w:t>
      </w:r>
      <w:r w:rsidRPr="00127044">
        <w:t>added</w:t>
      </w:r>
      <w:r w:rsidR="00991D5D" w:rsidRPr="00127044">
        <w:t xml:space="preserve"> a library </w:t>
      </w:r>
      <w:r w:rsidR="0028263C" w:rsidRPr="00127044">
        <w:t xml:space="preserve">construct to the </w:t>
      </w:r>
      <w:r w:rsidR="008847D6" w:rsidRPr="00127044">
        <w:t xml:space="preserve">persistence </w:t>
      </w:r>
      <w:r w:rsidR="0028263C" w:rsidRPr="00127044">
        <w:t xml:space="preserve">model developed by Cabrera, Nora, and </w:t>
      </w:r>
      <w:r w:rsidR="008847D6" w:rsidRPr="00127044">
        <w:t xml:space="preserve">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837766" w:rsidRPr="00127044">
        <w:rPr>
          <w:noProof/>
        </w:rPr>
        <w:t>(</w:t>
      </w:r>
      <w:hyperlink w:anchor="_ENREF_29" w:tooltip="Cabrera, 1993 #43" w:history="1">
        <w:r w:rsidR="00886D37" w:rsidRPr="00127044">
          <w:rPr>
            <w:noProof/>
          </w:rPr>
          <w:t>1993</w:t>
        </w:r>
      </w:hyperlink>
      <w:r w:rsidR="00837766" w:rsidRPr="00127044">
        <w:rPr>
          <w:noProof/>
        </w:rPr>
        <w:t>)</w:t>
      </w:r>
      <w:r w:rsidR="00E6099C" w:rsidRPr="00127044">
        <w:fldChar w:fldCharType="end"/>
      </w:r>
      <w:r w:rsidR="0028263C" w:rsidRPr="00127044">
        <w:t xml:space="preserve">. </w:t>
      </w:r>
      <w:r w:rsidR="00E02A7A" w:rsidRPr="00127044">
        <w:t>Their model validated and combined</w:t>
      </w:r>
      <w:r w:rsidR="00FA3B3A" w:rsidRPr="00127044">
        <w:t xml:space="preserve"> two of the three most cited models, which are Tinto’s student integration model</w:t>
      </w:r>
      <w:r w:rsidR="00AE6654" w:rsidRPr="00127044">
        <w:t xml:space="preserve"> </w:t>
      </w:r>
      <w:r w:rsidR="00E176B8" w:rsidRPr="00127044">
        <w:t>(</w:t>
      </w:r>
      <w:r w:rsidR="00AE6654" w:rsidRPr="00127044">
        <w:t>1987, 1993)</w:t>
      </w:r>
      <w:r w:rsidR="0017446B" w:rsidRPr="00127044">
        <w:t xml:space="preserve"> </w:t>
      </w:r>
      <w:r w:rsidR="00FA3B3A" w:rsidRPr="00127044">
        <w:t xml:space="preserve">and Bean &amp; Metzner’s </w:t>
      </w:r>
      <w:r w:rsidR="00E6099C" w:rsidRPr="00127044">
        <w:fldChar w:fldCharType="begin"/>
      </w:r>
      <w:r w:rsidR="00747ABA" w:rsidRPr="00127044">
        <w:instrText xml:space="preserve"> ADDIN EN.CITE &lt;EndNote&gt;&lt;Cite ExcludeAuth="1"&gt;&lt;Author&gt;Bean&lt;/Author&gt;&lt;Year&gt;1985&lt;/Year&gt;&lt;RecNum&gt;98&lt;/RecNum&gt;&lt;DisplayText&gt;(1985)&lt;/DisplayText&gt;&lt;record&gt;&lt;rec-number&gt;98&lt;/rec-number&gt;&lt;foreign-keys&gt;&lt;key app="EN" db-id="trdvwvf9m00zd4es0eavtr0g5zf90pzwzsw5"&gt;98&lt;/key&gt;&lt;/foreign-keys&gt;&lt;ref-type name="Journal Article"&gt;17&lt;/ref-type&gt;&lt;contributors&gt;&lt;authors&gt;&lt;author&gt;Bean, John P.&lt;/author&gt;&lt;author&gt;Metzner, BS&lt;/author&gt;&lt;/authors&gt;&lt;/contributors&gt;&lt;titles&gt;&lt;title&gt;A conceptual model of nontraditional undergraduate student attrition&lt;/title&gt;&lt;secondary-title&gt;Review of Educational Research&lt;/secondary-title&gt;&lt;/titles&gt;&lt;periodical&gt;&lt;full-title&gt;Review of educational Research&lt;/full-title&gt;&lt;/periodical&gt;&lt;pages&gt;485-540&lt;/pages&gt;&lt;volume&gt;55&lt;/volume&gt;&lt;number&gt;4&lt;/number&gt;&lt;dates&gt;&lt;year&gt;1985&lt;/year&gt;&lt;/dates&gt;&lt;urls&gt;&lt;/urls&gt;&lt;electronic-resource-num&gt;10.3102/00346543055004485&lt;/electronic-resource-num&gt;&lt;/record&gt;&lt;/Cite&gt;&lt;/EndNote&gt;</w:instrText>
      </w:r>
      <w:r w:rsidR="00E6099C" w:rsidRPr="00127044">
        <w:fldChar w:fldCharType="separate"/>
      </w:r>
      <w:r w:rsidR="00AE6654" w:rsidRPr="00127044">
        <w:rPr>
          <w:noProof/>
        </w:rPr>
        <w:t>(</w:t>
      </w:r>
      <w:hyperlink w:anchor="_ENREF_21" w:tooltip="Bean, 1985 #98" w:history="1">
        <w:r w:rsidR="00886D37" w:rsidRPr="00127044">
          <w:rPr>
            <w:noProof/>
          </w:rPr>
          <w:t>1985</w:t>
        </w:r>
      </w:hyperlink>
      <w:r w:rsidR="00AE6654" w:rsidRPr="00127044">
        <w:rPr>
          <w:noProof/>
        </w:rPr>
        <w:t>)</w:t>
      </w:r>
      <w:r w:rsidR="00E6099C" w:rsidRPr="00127044">
        <w:fldChar w:fldCharType="end"/>
      </w:r>
      <w:r w:rsidR="00AE6654" w:rsidRPr="00127044">
        <w:t xml:space="preserve"> </w:t>
      </w:r>
      <w:r w:rsidR="00FA3B3A" w:rsidRPr="00127044">
        <w:t>student attrition model</w:t>
      </w:r>
      <w:r w:rsidR="002B7FB2" w:rsidRPr="00127044">
        <w:t xml:space="preserve"> </w:t>
      </w:r>
      <w:r w:rsidR="0017446B" w:rsidRPr="00127044">
        <w:t xml:space="preserve">– the </w:t>
      </w:r>
      <w:r w:rsidR="00FA3B3A" w:rsidRPr="00127044">
        <w:t xml:space="preserve">third is Astin’s </w:t>
      </w:r>
      <w:r w:rsidR="00E6099C" w:rsidRPr="00127044">
        <w:fldChar w:fldCharType="begin">
          <w:fldData xml:space="preserve">PEVuZE5vdGU+PENpdGUgRXhjbHVkZUF1dGg9IjEiPjxBdXRob3I+QXN0aW48L0F1dGhvcj48WWVh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</w:fldData>
        </w:fldChar>
      </w:r>
      <w:r w:rsidR="00535269" w:rsidRPr="00127044">
        <w:instrText xml:space="preserve"> ADDIN EN.CITE </w:instrText>
      </w:r>
      <w:r w:rsidR="00E6099C" w:rsidRPr="00127044">
        <w:fldChar w:fldCharType="begin">
          <w:fldData xml:space="preserve">PEVuZE5vdGU+PENpdGUgRXhjbHVkZUF1dGg9IjEiPjxBdXRob3I+QXN0aW48L0F1dGhvcj48WWVh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</w:fldData>
        </w:fldChar>
      </w:r>
      <w:r w:rsidR="00535269" w:rsidRPr="00127044">
        <w:instrText xml:space="preserve"> ADDIN EN.CITE.DATA </w:instrText>
      </w:r>
      <w:r w:rsidR="00E6099C" w:rsidRPr="00127044">
        <w:fldChar w:fldCharType="end"/>
      </w:r>
      <w:r w:rsidR="00E6099C" w:rsidRPr="00127044">
        <w:fldChar w:fldCharType="separate"/>
      </w:r>
      <w:r w:rsidR="00E176B8" w:rsidRPr="00127044">
        <w:rPr>
          <w:noProof/>
        </w:rPr>
        <w:t>(</w:t>
      </w:r>
      <w:hyperlink w:anchor="_ENREF_16" w:tooltip="Astin, 1977 #434" w:history="1">
        <w:r w:rsidR="00886D37" w:rsidRPr="00127044">
          <w:rPr>
            <w:noProof/>
          </w:rPr>
          <w:t>1977</w:t>
        </w:r>
      </w:hyperlink>
      <w:r w:rsidR="00E176B8" w:rsidRPr="00127044">
        <w:rPr>
          <w:noProof/>
        </w:rPr>
        <w:t xml:space="preserve">, </w:t>
      </w:r>
      <w:hyperlink w:anchor="_ENREF_17" w:tooltip="Astin, 1993 #2" w:history="1">
        <w:r w:rsidR="00886D37" w:rsidRPr="00127044">
          <w:rPr>
            <w:noProof/>
          </w:rPr>
          <w:t>1993</w:t>
        </w:r>
      </w:hyperlink>
      <w:r w:rsidR="00E176B8" w:rsidRPr="00127044">
        <w:rPr>
          <w:noProof/>
        </w:rPr>
        <w:t>)</w:t>
      </w:r>
      <w:r w:rsidR="00E6099C" w:rsidRPr="00127044">
        <w:fldChar w:fldCharType="end"/>
      </w:r>
      <w:r w:rsidR="00E176B8" w:rsidRPr="00127044">
        <w:t xml:space="preserve"> </w:t>
      </w:r>
      <w:r w:rsidR="00FA3B3A" w:rsidRPr="00127044">
        <w:t xml:space="preserve">I-E-O model. The </w:t>
      </w:r>
      <w:r w:rsidR="00CC45E8" w:rsidRPr="00127044">
        <w:t xml:space="preserve">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CC45E8" w:rsidRPr="00127044">
        <w:rPr>
          <w:noProof/>
        </w:rPr>
        <w:t>(</w:t>
      </w:r>
      <w:hyperlink w:anchor="_ENREF_29" w:tooltip="Cabrera, 1993 #43" w:history="1">
        <w:r w:rsidR="00886D37" w:rsidRPr="00127044">
          <w:rPr>
            <w:noProof/>
          </w:rPr>
          <w:t>1993</w:t>
        </w:r>
      </w:hyperlink>
      <w:r w:rsidR="00CC45E8" w:rsidRPr="00127044">
        <w:rPr>
          <w:noProof/>
        </w:rPr>
        <w:t>)</w:t>
      </w:r>
      <w:r w:rsidR="00E6099C" w:rsidRPr="00127044">
        <w:fldChar w:fldCharType="end"/>
      </w:r>
      <w:r w:rsidR="00CC45E8" w:rsidRPr="00127044">
        <w:t xml:space="preserve"> </w:t>
      </w:r>
      <w:r w:rsidR="00FA3B3A" w:rsidRPr="00127044">
        <w:t>model has now also become among the most cited models. I use</w:t>
      </w:r>
      <w:r w:rsidR="00FB2C8A" w:rsidRPr="00127044">
        <w:t>d</w:t>
      </w:r>
      <w:r w:rsidR="00FA3B3A" w:rsidRPr="00127044">
        <w:t xml:space="preserve"> </w:t>
      </w:r>
      <w:r w:rsidR="003E2A57" w:rsidRPr="00127044">
        <w:t>Cabrera, Nora, and Castañeda’s</w:t>
      </w:r>
      <w:r w:rsidR="00FA3B3A" w:rsidRPr="00127044">
        <w:t xml:space="preserve"> structure and basic constructs, but I </w:t>
      </w:r>
      <w:r w:rsidR="00FB2C8A" w:rsidRPr="00127044">
        <w:t>used</w:t>
      </w:r>
      <w:r w:rsidR="00FA3B3A" w:rsidRPr="00127044">
        <w:t xml:space="preserve"> different indicators for two reasons: </w:t>
      </w:r>
      <w:r w:rsidR="00EF1493" w:rsidRPr="00127044">
        <w:t>(</w:t>
      </w:r>
      <w:r w:rsidR="00FA3B3A" w:rsidRPr="00127044">
        <w:t>1) I conduct</w:t>
      </w:r>
      <w:r w:rsidR="00FB2C8A" w:rsidRPr="00127044">
        <w:t>ed</w:t>
      </w:r>
      <w:r w:rsidR="00FA3B3A" w:rsidRPr="00127044">
        <w:t xml:space="preserve"> a multi-institution analysis, which </w:t>
      </w:r>
      <w:r w:rsidR="00EF1493" w:rsidRPr="00127044">
        <w:t>(</w:t>
      </w:r>
      <w:r w:rsidR="00FA3B3A" w:rsidRPr="00127044">
        <w:t>2) require</w:t>
      </w:r>
      <w:r w:rsidR="00FB2C8A" w:rsidRPr="00127044">
        <w:t>d</w:t>
      </w:r>
      <w:r w:rsidR="00FA3B3A" w:rsidRPr="00127044">
        <w:t xml:space="preserve"> me to use existing data instead of</w:t>
      </w:r>
      <w:r w:rsidR="00EF1493" w:rsidRPr="00127044">
        <w:t xml:space="preserve"> applying</w:t>
      </w:r>
      <w:r w:rsidR="00FA3B3A" w:rsidRPr="00127044">
        <w:t xml:space="preserve"> the</w:t>
      </w:r>
      <w:r w:rsidR="00EF1493" w:rsidRPr="00127044">
        <w:t xml:space="preserve"> local</w:t>
      </w:r>
      <w:r w:rsidR="00FA3B3A" w:rsidRPr="00127044">
        <w:t xml:space="preserve"> survey</w:t>
      </w:r>
      <w:r w:rsidR="00747ABA" w:rsidRPr="00127044">
        <w:t xml:space="preserve"> Cabrera, Nora, and Castañeda</w:t>
      </w:r>
      <w:r w:rsidR="00FA3B3A" w:rsidRPr="00127044">
        <w:t xml:space="preserve">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747ABA" w:rsidRPr="00127044">
        <w:rPr>
          <w:noProof/>
        </w:rPr>
        <w:t>(</w:t>
      </w:r>
      <w:hyperlink w:anchor="_ENREF_29" w:tooltip="Cabrera, 1993 #43" w:history="1">
        <w:r w:rsidR="00886D37" w:rsidRPr="00127044">
          <w:rPr>
            <w:noProof/>
          </w:rPr>
          <w:t>1993</w:t>
        </w:r>
      </w:hyperlink>
      <w:r w:rsidR="00747ABA" w:rsidRPr="00127044">
        <w:rPr>
          <w:noProof/>
        </w:rPr>
        <w:t>)</w:t>
      </w:r>
      <w:r w:rsidR="00E6099C" w:rsidRPr="00127044">
        <w:fldChar w:fldCharType="end"/>
      </w:r>
      <w:r w:rsidR="00747ABA" w:rsidRPr="00127044">
        <w:t xml:space="preserve"> </w:t>
      </w:r>
      <w:r w:rsidR="00FA3B3A" w:rsidRPr="00127044">
        <w:t>used at their institution.</w:t>
      </w:r>
      <w:r w:rsidR="00A62AF3" w:rsidRPr="00127044">
        <w:t xml:space="preserve"> </w:t>
      </w:r>
      <w:r w:rsidR="0028263C" w:rsidRPr="00127044">
        <w:t>Because the</w:t>
      </w:r>
      <w:r w:rsidR="000919DD" w:rsidRPr="00127044">
        <w:t>re have been few</w:t>
      </w:r>
      <w:r w:rsidR="0028263C" w:rsidRPr="00127044">
        <w:t xml:space="preserve"> </w:t>
      </w:r>
      <w:r w:rsidR="000919DD" w:rsidRPr="00127044">
        <w:t xml:space="preserve">if any studies demonstrating library </w:t>
      </w:r>
      <w:r w:rsidR="0028263C" w:rsidRPr="00127044">
        <w:t xml:space="preserve">impact upon attitudes or social integration, </w:t>
      </w:r>
      <w:r w:rsidR="00382B07" w:rsidRPr="00127044">
        <w:t>I fit</w:t>
      </w:r>
      <w:r w:rsidR="0028263C" w:rsidRPr="00127044">
        <w:t xml:space="preserve"> only the subset </w:t>
      </w:r>
      <w:r w:rsidR="006640A1" w:rsidRPr="00127044">
        <w:t>of</w:t>
      </w:r>
      <w:r w:rsidR="0028263C" w:rsidRPr="00127044">
        <w:t xml:space="preserve"> the</w:t>
      </w:r>
      <w:r w:rsidR="006640A1" w:rsidRPr="00127044">
        <w:t xml:space="preserve"> model as illustrated in </w:t>
      </w:r>
      <w:r w:rsidR="00B837E3" w:rsidRPr="00127044">
        <w:t>Figure 6</w:t>
      </w:r>
      <w:r w:rsidR="0028263C" w:rsidRPr="00127044">
        <w:t xml:space="preserve">. </w:t>
      </w:r>
    </w:p>
    <w:p w:rsidR="00502A42" w:rsidRPr="00127044" w:rsidRDefault="00502A42" w:rsidP="00502A42">
      <w:pPr>
        <w:rPr>
          <w:rFonts w:ascii="Times New Roman" w:hAnsi="Times New Roman"/>
        </w:rPr>
      </w:pPr>
      <w:r w:rsidRPr="00127044">
        <w:rPr>
          <w:rFonts w:ascii="Times New Roman" w:hAnsi="Times New Roman"/>
          <w:noProof/>
        </w:rPr>
        <w:drawing>
          <wp:inline distT="0" distB="0" distL="0" distR="0" wp14:anchorId="2CEEC60D" wp14:editId="5F30A1AF">
            <wp:extent cx="5937250" cy="1219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5387" b="30792"/>
                    <a:stretch/>
                  </pic:blipFill>
                  <pic:spPr bwMode="auto">
                    <a:xfrm>
                      <a:off x="0" y="0"/>
                      <a:ext cx="5937250" cy="1219200"/>
                    </a:xfrm>
                    <a:prstGeom prst="rect">
                      <a:avLst/>
                    </a:prstGeom>
                    <a:ln>
                      <a:noFill/>
                    </a:ln>
                    <a:extLst>
                      <a:ext uri="{53640926-AAD7-44D8-BBD7-CCE9431645EC}">
                        <a14:shadowObscured xmlns:a14="http://schemas.microsoft.com/office/drawing/2010/main"/>
                      </a:ext>
                    </a:extLst>
                  </pic:spPr>
                </pic:pic>
              </a:graphicData>
            </a:graphic>
          </wp:inline>
        </w:drawing>
      </w:r>
    </w:p>
    <w:p w:rsidR="00502A42" w:rsidRPr="00127044" w:rsidRDefault="00502A42" w:rsidP="00650B7D">
      <w:pPr>
        <w:pStyle w:val="FigureCaption"/>
      </w:pPr>
      <w:bookmarkStart w:id="101" w:name="_Toc321814772"/>
      <w:r w:rsidRPr="00127044">
        <w:rPr>
          <w:i/>
        </w:rPr>
        <w:t xml:space="preserve">Figure 6: </w:t>
      </w:r>
      <w:r w:rsidRPr="00127044">
        <w:t>M</w:t>
      </w:r>
      <w:r w:rsidR="00554556" w:rsidRPr="00127044">
        <w:t>odel</w:t>
      </w:r>
      <w:r w:rsidRPr="00127044">
        <w:t xml:space="preserve"> 2 - Subset of Cabrera, Nora, and Castañeda model (1993) with addition of LIBRARY construct based on Tinto’s student integration model (1987, 1993) and Bean &amp; Metzner’s student attrition model (1985)</w:t>
      </w:r>
      <w:bookmarkEnd w:id="101"/>
      <w:r w:rsidRPr="00127044">
        <w:t xml:space="preserve"> </w:t>
      </w:r>
    </w:p>
    <w:p w:rsidR="00A62AF3" w:rsidRPr="00127044" w:rsidRDefault="000268A4" w:rsidP="00683BDB">
      <w:pPr>
        <w:pStyle w:val="BodyText"/>
        <w:ind w:firstLine="720"/>
      </w:pPr>
      <w:bookmarkStart w:id="102" w:name="_Toc278136441"/>
      <w:r w:rsidRPr="00127044">
        <w:lastRenderedPageBreak/>
        <w:t>My model theorized</w:t>
      </w:r>
      <w:r w:rsidR="00A62AF3" w:rsidRPr="00127044">
        <w:t xml:space="preserve"> that library input and output measures </w:t>
      </w:r>
      <w:r w:rsidR="00E176B8" w:rsidRPr="00127044">
        <w:t xml:space="preserve">serve as indicators in a library construct that </w:t>
      </w:r>
      <w:r w:rsidR="00A62AF3" w:rsidRPr="00127044">
        <w:t xml:space="preserve">have a direct impact upon the constructs of academic integration and academic performance and an indirect impact upon persistence. </w:t>
      </w:r>
      <w:r w:rsidR="00FA3B3A" w:rsidRPr="00127044">
        <w:t xml:space="preserve">The purpose of my study </w:t>
      </w:r>
      <w:r w:rsidR="0027312D" w:rsidRPr="00127044">
        <w:t>was</w:t>
      </w:r>
      <w:r w:rsidR="00FA3B3A" w:rsidRPr="00127044">
        <w:t xml:space="preserve"> to test a model that includes the library as a construct</w:t>
      </w:r>
      <w:r w:rsidR="0014749A" w:rsidRPr="00127044">
        <w:t xml:space="preserve">, allowing me </w:t>
      </w:r>
      <w:r w:rsidR="00FA3B3A" w:rsidRPr="00127044">
        <w:t>to place the library in a model of student persistence.</w:t>
      </w:r>
      <w:r w:rsidR="00A62AF3" w:rsidRPr="00127044">
        <w:t xml:space="preserve"> </w:t>
      </w:r>
      <w:bookmarkEnd w:id="102"/>
    </w:p>
    <w:p w:rsidR="00F2279F" w:rsidRPr="00127044" w:rsidRDefault="006640A1" w:rsidP="00683BDB">
      <w:pPr>
        <w:pStyle w:val="BodyText"/>
        <w:ind w:firstLine="720"/>
      </w:pPr>
      <w:r w:rsidRPr="00127044">
        <w:t xml:space="preserve">The model developed by </w:t>
      </w:r>
      <w:r w:rsidR="00CC45E8" w:rsidRPr="00127044">
        <w:t xml:space="preserve">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CC45E8" w:rsidRPr="00127044">
        <w:rPr>
          <w:noProof/>
        </w:rPr>
        <w:t>(</w:t>
      </w:r>
      <w:hyperlink w:anchor="_ENREF_29" w:tooltip="Cabrera, 1993 #43" w:history="1">
        <w:r w:rsidR="00886D37" w:rsidRPr="00127044">
          <w:rPr>
            <w:noProof/>
          </w:rPr>
          <w:t>1993</w:t>
        </w:r>
      </w:hyperlink>
      <w:r w:rsidR="00CC45E8" w:rsidRPr="00127044">
        <w:rPr>
          <w:noProof/>
        </w:rPr>
        <w:t>)</w:t>
      </w:r>
      <w:r w:rsidR="00E6099C" w:rsidRPr="00127044">
        <w:fldChar w:fldCharType="end"/>
      </w:r>
      <w:r w:rsidRPr="00127044">
        <w:t xml:space="preserve"> was based on institutional data combined with a questionnaire given to individual students at single “large southern urban institution” (p. 129). </w:t>
      </w:r>
      <w:r w:rsidR="008847D6" w:rsidRPr="00127044">
        <w:t xml:space="preserve">The model </w:t>
      </w:r>
      <w:r w:rsidR="00373BFC" w:rsidRPr="00127044">
        <w:t xml:space="preserve">I </w:t>
      </w:r>
      <w:r w:rsidR="0072305A" w:rsidRPr="00127044">
        <w:t>hypothesize</w:t>
      </w:r>
      <w:r w:rsidR="00F2279F" w:rsidRPr="00127044">
        <w:t>d</w:t>
      </w:r>
      <w:r w:rsidR="008847D6" w:rsidRPr="00127044">
        <w:t xml:space="preserve"> for this</w:t>
      </w:r>
      <w:r w:rsidRPr="00127044">
        <w:t xml:space="preserve"> study </w:t>
      </w:r>
      <w:r w:rsidR="00070FA5" w:rsidRPr="00127044">
        <w:t>functioned</w:t>
      </w:r>
      <w:r w:rsidRPr="00127044">
        <w:t xml:space="preserve"> </w:t>
      </w:r>
      <w:r w:rsidR="008847D6" w:rsidRPr="00127044">
        <w:t xml:space="preserve">at the institutional level </w:t>
      </w:r>
      <w:r w:rsidRPr="00127044">
        <w:t xml:space="preserve">by using existing data from three national </w:t>
      </w:r>
      <w:r w:rsidR="0067109C" w:rsidRPr="00127044">
        <w:t>surveys</w:t>
      </w:r>
      <w:r w:rsidRPr="00127044">
        <w:t xml:space="preserve">: </w:t>
      </w:r>
      <w:r w:rsidR="009E249A" w:rsidRPr="00127044">
        <w:t xml:space="preserve">Integrated Postsecondary Education Data System (IPEDS) </w:t>
      </w:r>
      <w:r w:rsidR="00E6099C" w:rsidRPr="00127044">
        <w:fldChar w:fldCharType="begin"/>
      </w:r>
      <w:r w:rsidR="00535269" w:rsidRPr="00127044">
        <w:instrText xml:space="preserve"> ADDIN EN.CITE &lt;EndNote&gt;&lt;Cite&gt;&lt;Author&gt;National Center for Education Statistics&lt;/Author&gt;&lt;Year&gt;2006&lt;/Year&gt;&lt;RecNum&gt;439&lt;/RecNum&gt;&lt;record&gt;&lt;rec-number&gt;439&lt;/rec-number&gt;&lt;foreign-keys&gt;&lt;key app="EN" db-id="trdvwvf9m00zd4es0eavtr0g5zf90pzwzsw5"&gt;439&lt;/key&gt;&lt;/foreign-keys&gt;&lt;ref-type name="Web Page"&gt;12&lt;/ref-type&gt;&lt;contributors&gt;&lt;authors&gt;&lt;author&gt;National Center for Education Statistics,&lt;/author&gt;&lt;/authors&gt;&lt;/contributors&gt;&lt;titles&gt;&lt;title&gt;Integrated Postsecondary Education Data System: Data Center&lt;/title&gt;&lt;/titles&gt;&lt;dates&gt;&lt;year&gt;2006&lt;/year&gt;&lt;/dates&gt;&lt;publisher&gt;U.S. Department of Education: Institute of Education Sciences&lt;/publisher&gt;&lt;urls&gt;&lt;related-urls&gt;&lt;url&gt;http://nces.ed.gov/ipeds/datacenter/&lt;/url&gt;&lt;/related-urls&gt;&lt;/urls&gt;&lt;/record&gt;&lt;/Cite&gt;&lt;/EndNote&gt;</w:instrText>
      </w:r>
      <w:r w:rsidR="00E6099C" w:rsidRPr="00127044">
        <w:fldChar w:fldCharType="separate"/>
      </w:r>
      <w:r w:rsidR="009E249A" w:rsidRPr="00127044">
        <w:rPr>
          <w:noProof/>
        </w:rPr>
        <w:t>(</w:t>
      </w:r>
      <w:hyperlink w:anchor="_ENREF_81" w:tooltip="National Center for Education Statistics, 2006 #439" w:history="1">
        <w:r w:rsidR="00886D37" w:rsidRPr="00127044">
          <w:rPr>
            <w:noProof/>
          </w:rPr>
          <w:t>National Center for Education Statistics, 2006</w:t>
        </w:r>
      </w:hyperlink>
      <w:r w:rsidR="009E249A" w:rsidRPr="00127044">
        <w:rPr>
          <w:noProof/>
        </w:rPr>
        <w:t>)</w:t>
      </w:r>
      <w:r w:rsidR="00E6099C" w:rsidRPr="00127044">
        <w:fldChar w:fldCharType="end"/>
      </w:r>
      <w:r w:rsidR="009E249A" w:rsidRPr="00127044">
        <w:t xml:space="preserve">, </w:t>
      </w:r>
      <w:r w:rsidRPr="00127044">
        <w:t>A</w:t>
      </w:r>
      <w:r w:rsidR="00E00777" w:rsidRPr="00127044">
        <w:t xml:space="preserve">cademic </w:t>
      </w:r>
      <w:r w:rsidRPr="00127044">
        <w:t>L</w:t>
      </w:r>
      <w:r w:rsidR="00E00777" w:rsidRPr="00127044">
        <w:t xml:space="preserve">ibraries </w:t>
      </w:r>
      <w:r w:rsidRPr="00127044">
        <w:t>S</w:t>
      </w:r>
      <w:r w:rsidR="00E00777" w:rsidRPr="00127044">
        <w:t xml:space="preserve">urvey (ALS) </w:t>
      </w:r>
      <w:r w:rsidR="00E6099C" w:rsidRPr="00127044">
        <w:fldChar w:fldCharType="begin"/>
      </w:r>
      <w:r w:rsidR="00535269" w:rsidRPr="00127044">
        <w:instrText xml:space="preserve"> ADDIN EN.CITE &lt;EndNote&gt;&lt;Cite&gt;&lt;Author&gt;National Center for Education Statistics&lt;/Author&gt;&lt;Year&gt;2008&lt;/Year&gt;&lt;RecNum&gt;438&lt;/RecNum&gt;&lt;record&gt;&lt;rec-number&gt;438&lt;/rec-number&gt;&lt;foreign-keys&gt;&lt;key app="EN" db-id="trdvwvf9m00zd4es0eavtr0g5zf90pzwzsw5"&gt;438&lt;/key&gt;&lt;/foreign-keys&gt;&lt;ref-type name="Web Page"&gt;12&lt;/ref-type&gt;&lt;contributors&gt;&lt;authors&gt;&lt;author&gt;National Center for Education Statistics,&lt;/author&gt;&lt;/authors&gt;&lt;/contributors&gt;&lt;titles&gt;&lt;title&gt;Academic Libraries Survey: Academic Library Data Files, Public Use 2006&lt;/title&gt;&lt;secondary-title&gt;Library Statistics Program&lt;/secondary-title&gt;&lt;/titles&gt;&lt;dates&gt;&lt;year&gt;2008&lt;/year&gt;&lt;/dates&gt;&lt;urls&gt;&lt;related-urls&gt;&lt;url&gt;http://nces.ed.gov/surveys/libraries/&lt;/url&gt;&lt;/related-urls&gt;&lt;/urls&gt;&lt;/record&gt;&lt;/Cite&gt;&lt;/EndNote&gt;</w:instrText>
      </w:r>
      <w:r w:rsidR="00E6099C" w:rsidRPr="00127044">
        <w:fldChar w:fldCharType="separate"/>
      </w:r>
      <w:r w:rsidR="00195750" w:rsidRPr="00127044">
        <w:rPr>
          <w:noProof/>
        </w:rPr>
        <w:t>(</w:t>
      </w:r>
      <w:hyperlink w:anchor="_ENREF_82" w:tooltip="National Center for Education Statistics, 2008 #438" w:history="1">
        <w:r w:rsidR="00886D37" w:rsidRPr="00127044">
          <w:rPr>
            <w:noProof/>
          </w:rPr>
          <w:t>National Center for Education Statistics, 2008a</w:t>
        </w:r>
      </w:hyperlink>
      <w:r w:rsidR="00195750" w:rsidRPr="00127044">
        <w:rPr>
          <w:noProof/>
        </w:rPr>
        <w:t>)</w:t>
      </w:r>
      <w:r w:rsidR="00E6099C" w:rsidRPr="00127044">
        <w:fldChar w:fldCharType="end"/>
      </w:r>
      <w:r w:rsidR="00A70E63" w:rsidRPr="00127044">
        <w:t xml:space="preserve"> </w:t>
      </w:r>
      <w:r w:rsidRPr="00127044">
        <w:t xml:space="preserve">, and </w:t>
      </w:r>
      <w:r w:rsidR="00E00777" w:rsidRPr="00127044">
        <w:t xml:space="preserve">the National Survey of Student Engagement (NSSE) </w:t>
      </w:r>
      <w:r w:rsidR="00E6099C" w:rsidRPr="00127044">
        <w:fldChar w:fldCharType="begin"/>
      </w:r>
      <w:r w:rsidR="00535269" w:rsidRPr="00127044">
        <w:instrText xml:space="preserve"> ADDIN EN.CITE &lt;EndNote&gt;&lt;Cite&gt;&lt;Author&gt;National Survey of Student Engagement&lt;/Author&gt;&lt;Year&gt;2006&lt;/Year&gt;&lt;RecNum&gt;440&lt;/RecNum&gt;&lt;record&gt;&lt;rec-number&gt;440&lt;/rec-number&gt;&lt;foreign-keys&gt;&lt;key app="EN" db-id="trdvwvf9m00zd4es0eavtr0g5zf90pzwzsw5"&gt;440&lt;/key&gt;&lt;/foreign-keys&gt;&lt;ref-type name="Web Page"&gt;12&lt;/ref-type&gt;&lt;contributors&gt;&lt;authors&gt;&lt;author&gt;National Survey of Student Engagement,&lt;/author&gt;&lt;/authors&gt;&lt;/contributors&gt;&lt;titles&gt;&lt;title&gt;The College Student Report&lt;/title&gt;&lt;/titles&gt;&lt;dates&gt;&lt;year&gt;2006&lt;/year&gt;&lt;/dates&gt;&lt;pub-location&gt;Bloomington, IN&lt;/pub-location&gt;&lt;publisher&gt;Indiana University Center for Postsecondary Research&lt;/publisher&gt;&lt;urls&gt;&lt;related-urls&gt;&lt;url&gt;http://nsse.iub.edu/&lt;/url&gt;&lt;/related-urls&gt;&lt;/urls&gt;&lt;/record&gt;&lt;/Cite&gt;&lt;/EndNote&gt;</w:instrText>
      </w:r>
      <w:r w:rsidR="00E6099C" w:rsidRPr="00127044">
        <w:fldChar w:fldCharType="separate"/>
      </w:r>
      <w:r w:rsidR="00E00777" w:rsidRPr="00127044">
        <w:rPr>
          <w:noProof/>
        </w:rPr>
        <w:t>(</w:t>
      </w:r>
      <w:hyperlink w:anchor="_ENREF_84" w:tooltip="National Survey of Student Engagement, 2006 #440" w:history="1">
        <w:r w:rsidR="00886D37" w:rsidRPr="00127044">
          <w:rPr>
            <w:noProof/>
          </w:rPr>
          <w:t>National Survey of Student Engagement, 2006</w:t>
        </w:r>
      </w:hyperlink>
      <w:r w:rsidR="00E00777" w:rsidRPr="00127044">
        <w:rPr>
          <w:noProof/>
        </w:rPr>
        <w:t>)</w:t>
      </w:r>
      <w:r w:rsidR="00E6099C" w:rsidRPr="00127044">
        <w:fldChar w:fldCharType="end"/>
      </w:r>
      <w:r w:rsidR="00E00777" w:rsidRPr="00127044">
        <w:t xml:space="preserve">. </w:t>
      </w:r>
      <w:r w:rsidR="008847D6" w:rsidRPr="00127044">
        <w:t xml:space="preserve">The sample </w:t>
      </w:r>
      <w:r w:rsidR="00E02A7A" w:rsidRPr="00127044">
        <w:t>was</w:t>
      </w:r>
      <w:r w:rsidR="008847D6" w:rsidRPr="00127044">
        <w:t xml:space="preserve"> </w:t>
      </w:r>
      <w:r w:rsidR="00975C2D" w:rsidRPr="00127044">
        <w:t>a census in that it</w:t>
      </w:r>
      <w:r w:rsidR="0072305A" w:rsidRPr="00127044">
        <w:t xml:space="preserve"> </w:t>
      </w:r>
      <w:r w:rsidR="00BE7880" w:rsidRPr="00127044">
        <w:t>include</w:t>
      </w:r>
      <w:r w:rsidR="0045590E" w:rsidRPr="00127044">
        <w:t>d</w:t>
      </w:r>
      <w:r w:rsidR="00BE7880" w:rsidRPr="00127044">
        <w:t xml:space="preserve"> </w:t>
      </w:r>
      <w:r w:rsidR="00382B07" w:rsidRPr="00127044">
        <w:t>all NSSE participating institutions</w:t>
      </w:r>
      <w:r w:rsidR="008847D6" w:rsidRPr="00127044">
        <w:t xml:space="preserve"> </w:t>
      </w:r>
      <w:r w:rsidR="00382B07" w:rsidRPr="00127044">
        <w:t>that</w:t>
      </w:r>
      <w:r w:rsidR="008847D6" w:rsidRPr="00127044">
        <w:t xml:space="preserve"> also provided complete data to ALS and IPEDS. </w:t>
      </w:r>
    </w:p>
    <w:p w:rsidR="00765035" w:rsidRPr="00127044" w:rsidRDefault="00765035" w:rsidP="00E31DF4">
      <w:pPr>
        <w:pStyle w:val="Heading2fordissertation"/>
      </w:pPr>
      <w:bookmarkStart w:id="103" w:name="_Toc357082357"/>
      <w:r w:rsidRPr="00127044">
        <w:t>In</w:t>
      </w:r>
      <w:r w:rsidR="00EF1493" w:rsidRPr="00127044">
        <w:t>s</w:t>
      </w:r>
      <w:r w:rsidRPr="00127044">
        <w:t>truments</w:t>
      </w:r>
      <w:bookmarkEnd w:id="103"/>
    </w:p>
    <w:p w:rsidR="00B529F8" w:rsidRPr="00127044" w:rsidRDefault="00B529F8" w:rsidP="00A02D4C">
      <w:pPr>
        <w:pStyle w:val="Heading3fordissertation"/>
      </w:pPr>
      <w:bookmarkStart w:id="104" w:name="_Toc357082358"/>
      <w:r w:rsidRPr="00127044">
        <w:t>IPEDS: Integrated Postsecondary Education Data System</w:t>
      </w:r>
      <w:bookmarkEnd w:id="104"/>
    </w:p>
    <w:p w:rsidR="00C665B5" w:rsidRPr="00127044" w:rsidRDefault="002A6970" w:rsidP="00683BDB">
      <w:pPr>
        <w:pStyle w:val="BodyText"/>
        <w:ind w:firstLine="720"/>
      </w:pPr>
      <w:r w:rsidRPr="00127044">
        <w:t>I extracted y</w:t>
      </w:r>
      <w:r w:rsidR="00B529F8" w:rsidRPr="00127044">
        <w:t xml:space="preserve">ear-to-year retention and six-year graduation rates </w:t>
      </w:r>
      <w:r w:rsidR="00594A33" w:rsidRPr="00127044">
        <w:t xml:space="preserve">indicators </w:t>
      </w:r>
      <w:r w:rsidR="00B529F8" w:rsidRPr="00127044">
        <w:t>from the 2006 Integrated Postsecondary Education Data System</w:t>
      </w:r>
      <w:r w:rsidR="009C3B24" w:rsidRPr="00127044">
        <w:t xml:space="preserve"> (IPEDS)</w:t>
      </w:r>
      <w:r w:rsidR="002B7FB2" w:rsidRPr="00127044">
        <w:t xml:space="preserve"> </w:t>
      </w:r>
      <w:r w:rsidR="00E6099C" w:rsidRPr="00127044">
        <w:fldChar w:fldCharType="begin"/>
      </w:r>
      <w:r w:rsidR="00535269" w:rsidRPr="00127044">
        <w:instrText xml:space="preserve"> ADDIN EN.CITE &lt;EndNote&gt;&lt;Cite&gt;&lt;Author&gt;National Center for Education Statistics&lt;/Author&gt;&lt;Year&gt;2006&lt;/Year&gt;&lt;RecNum&gt;439&lt;/RecNum&gt;&lt;record&gt;&lt;rec-number&gt;439&lt;/rec-number&gt;&lt;foreign-keys&gt;&lt;key app="EN" db-id="trdvwvf9m00zd4es0eavtr0g5zf90pzwzsw5"&gt;439&lt;/key&gt;&lt;/foreign-keys&gt;&lt;ref-type name="Web Page"&gt;12&lt;/ref-type&gt;&lt;contributors&gt;&lt;authors&gt;&lt;author&gt;National Center for Education Statistics,&lt;/author&gt;&lt;/authors&gt;&lt;/contributors&gt;&lt;titles&gt;&lt;title&gt;Integrated Postsecondary Education Data System: Data Center&lt;/title&gt;&lt;/titles&gt;&lt;dates&gt;&lt;year&gt;2006&lt;/year&gt;&lt;/dates&gt;&lt;publisher&gt;U.S. Department of Education: Institute of Education Sciences&lt;/publisher&gt;&lt;urls&gt;&lt;related-urls&gt;&lt;url&gt;http://nces.ed.gov/ipeds/datacenter/&lt;/url&gt;&lt;/related-urls&gt;&lt;/urls&gt;&lt;/record&gt;&lt;/Cite&gt;&lt;/EndNote&gt;</w:instrText>
      </w:r>
      <w:r w:rsidR="00E6099C" w:rsidRPr="00127044">
        <w:fldChar w:fldCharType="separate"/>
      </w:r>
      <w:r w:rsidR="009C3B24" w:rsidRPr="00127044">
        <w:rPr>
          <w:noProof/>
        </w:rPr>
        <w:t>(</w:t>
      </w:r>
      <w:hyperlink w:anchor="_ENREF_81" w:tooltip="National Center for Education Statistics, 2006 #439" w:history="1">
        <w:r w:rsidR="00886D37" w:rsidRPr="00127044">
          <w:rPr>
            <w:noProof/>
          </w:rPr>
          <w:t>National Center for Education Statistics, 2006</w:t>
        </w:r>
      </w:hyperlink>
      <w:r w:rsidR="009C3B24" w:rsidRPr="00127044">
        <w:rPr>
          <w:noProof/>
        </w:rPr>
        <w:t>)</w:t>
      </w:r>
      <w:r w:rsidR="00E6099C" w:rsidRPr="00127044">
        <w:fldChar w:fldCharType="end"/>
      </w:r>
      <w:r w:rsidR="009C3B24" w:rsidRPr="00127044">
        <w:t>.</w:t>
      </w:r>
      <w:r w:rsidR="00B529F8" w:rsidRPr="00127044">
        <w:t xml:space="preserve"> </w:t>
      </w:r>
      <w:r w:rsidR="00C665B5" w:rsidRPr="00127044">
        <w:t>Beginning in 1986,</w:t>
      </w:r>
      <w:r w:rsidR="00B529F8" w:rsidRPr="00127044">
        <w:t xml:space="preserve"> </w:t>
      </w:r>
      <w:r w:rsidR="00C665B5" w:rsidRPr="00127044">
        <w:t>IPEDS began collecting college and university data covering “institutional characteristics, completions, employees by assigned position, salaries, fall staff, enrollment, student financial aid, finance, and graduation rates”</w:t>
      </w:r>
      <w:r w:rsidR="00082B42" w:rsidRPr="00127044">
        <w:t xml:space="preserve"> </w:t>
      </w:r>
      <w:r w:rsidR="00E6099C" w:rsidRPr="00127044">
        <w:fldChar w:fldCharType="begin"/>
      </w:r>
      <w:r w:rsidR="00535269" w:rsidRPr="00127044">
        <w:instrText xml:space="preserve"> ADDIN EN.CITE &lt;EndNote&gt;&lt;Cite ExcludeAuth="1" ExcludeYear="1"&gt;&lt;Author&gt;National Center for Education Statistics&lt;/Author&gt;&lt;Year&gt;2006&lt;/Year&gt;&lt;RecNum&gt;439&lt;/RecNum&gt;&lt;Pages&gt;iii&lt;/Pages&gt;&lt;record&gt;&lt;rec-number&gt;439&lt;/rec-number&gt;&lt;foreign-keys&gt;&lt;key app="EN" db-id="trdvwvf9m00zd4es0eavtr0g5zf90pzwzsw5"&gt;439&lt;/key&gt;&lt;/foreign-keys&gt;&lt;ref-type name="Web Page"&gt;12&lt;/ref-type&gt;&lt;contributors&gt;&lt;authors&gt;&lt;author&gt;National Center for Education Statistics,&lt;/author&gt;&lt;/authors&gt;&lt;/contributors&gt;&lt;titles&gt;&lt;title&gt;Integrated Postsecondary Education Data System: Data Center&lt;/title&gt;&lt;/titles&gt;&lt;dates&gt;&lt;year&gt;2006&lt;/year&gt;&lt;/dates&gt;&lt;publisher&gt;U.S. Department of Education: Institute of Education Sciences&lt;/publisher&gt;&lt;urls&gt;&lt;related-urls&gt;&lt;url&gt;http://nces.ed.gov/ipeds/datacenter/&lt;/url&gt;&lt;/related-urls&gt;&lt;/urls&gt;&lt;/record&gt;&lt;/Cite&gt;&lt;/EndNote&gt;</w:instrText>
      </w:r>
      <w:r w:rsidR="00E6099C" w:rsidRPr="00127044">
        <w:fldChar w:fldCharType="separate"/>
      </w:r>
      <w:r w:rsidR="00082B42" w:rsidRPr="00127044">
        <w:rPr>
          <w:noProof/>
        </w:rPr>
        <w:t>(</w:t>
      </w:r>
      <w:hyperlink w:anchor="_ENREF_81" w:tooltip="National Center for Education Statistics, 2006 #439" w:history="1">
        <w:r w:rsidR="00886D37" w:rsidRPr="00127044">
          <w:rPr>
            <w:noProof/>
          </w:rPr>
          <w:t>p. iii</w:t>
        </w:r>
      </w:hyperlink>
      <w:r w:rsidR="00082B42" w:rsidRPr="00127044">
        <w:rPr>
          <w:noProof/>
        </w:rPr>
        <w:t>)</w:t>
      </w:r>
      <w:r w:rsidR="00E6099C" w:rsidRPr="00127044">
        <w:fldChar w:fldCharType="end"/>
      </w:r>
      <w:r w:rsidR="00C665B5" w:rsidRPr="00127044">
        <w:t xml:space="preserve">. </w:t>
      </w:r>
    </w:p>
    <w:p w:rsidR="00B529F8" w:rsidRPr="00127044" w:rsidRDefault="00C665B5" w:rsidP="00683BDB">
      <w:pPr>
        <w:pStyle w:val="BodyText"/>
        <w:ind w:firstLine="720"/>
        <w:rPr>
          <w:b/>
        </w:rPr>
      </w:pPr>
      <w:r w:rsidRPr="00127044">
        <w:lastRenderedPageBreak/>
        <w:t xml:space="preserve"> In 200</w:t>
      </w:r>
      <w:r w:rsidR="002C43CE" w:rsidRPr="00127044">
        <w:t>2</w:t>
      </w:r>
      <w:r w:rsidRPr="00127044">
        <w:t>/200</w:t>
      </w:r>
      <w:r w:rsidR="002C43CE" w:rsidRPr="00127044">
        <w:t>3</w:t>
      </w:r>
      <w:r w:rsidRPr="00127044">
        <w:t>, IPEDS staff set out to evaluate the quality of the instrument</w:t>
      </w:r>
      <w:r w:rsidR="00FD3AE9" w:rsidRPr="00127044">
        <w:t>, which had collected data via the web for the first time that year</w:t>
      </w:r>
      <w:r w:rsidRPr="00127044">
        <w:t>.</w:t>
      </w:r>
      <w:r w:rsidR="002C43CE" w:rsidRPr="00127044">
        <w:t xml:space="preserve"> Their goal was to measure consistency</w:t>
      </w:r>
      <w:r w:rsidR="00FD3AE9" w:rsidRPr="00127044">
        <w:t>;</w:t>
      </w:r>
      <w:r w:rsidR="002C43CE" w:rsidRPr="00127044">
        <w:t xml:space="preserve"> they did not address accuracy or reliability. They found that the results of their study “tend to confirm the perception that IPEDS is the most comprehensive data system available for information related to postsecondary education”</w:t>
      </w:r>
      <w:r w:rsidR="000411B3" w:rsidRPr="00127044">
        <w:t xml:space="preserve"> </w:t>
      </w:r>
      <w:r w:rsidR="00E6099C" w:rsidRPr="00127044">
        <w:fldChar w:fldCharType="begin"/>
      </w:r>
      <w:r w:rsidR="00535269" w:rsidRPr="00127044">
        <w:instrText xml:space="preserve"> ADDIN EN.CITE &lt;EndNote&gt;&lt;Cite ExcludeAuth="1" ExcludeYear="1"&gt;&lt;Author&gt;National Center for Education Statistics&lt;/Author&gt;&lt;Year&gt;2006&lt;/Year&gt;&lt;RecNum&gt;439&lt;/RecNum&gt;&lt;Pages&gt;ix&lt;/Pages&gt;&lt;record&gt;&lt;rec-number&gt;439&lt;/rec-number&gt;&lt;foreign-keys&gt;&lt;key app="EN" db-id="trdvwvf9m00zd4es0eavtr0g5zf90pzwzsw5"&gt;439&lt;/key&gt;&lt;/foreign-keys&gt;&lt;ref-type name="Web Page"&gt;12&lt;/ref-type&gt;&lt;contributors&gt;&lt;authors&gt;&lt;author&gt;National Center for Education Statistics,&lt;/author&gt;&lt;/authors&gt;&lt;/contributors&gt;&lt;titles&gt;&lt;title&gt;Integrated Postsecondary Education Data System: Data Center&lt;/title&gt;&lt;/titles&gt;&lt;dates&gt;&lt;year&gt;2006&lt;/year&gt;&lt;/dates&gt;&lt;publisher&gt;U.S. Department of Education: Institute of Education Sciences&lt;/publisher&gt;&lt;urls&gt;&lt;related-urls&gt;&lt;url&gt;http://nces.ed.gov/ipeds/datacenter/&lt;/url&gt;&lt;/related-urls&gt;&lt;/urls&gt;&lt;/record&gt;&lt;/Cite&gt;&lt;/EndNote&gt;</w:instrText>
      </w:r>
      <w:r w:rsidR="00E6099C" w:rsidRPr="00127044">
        <w:fldChar w:fldCharType="separate"/>
      </w:r>
      <w:r w:rsidR="000411B3" w:rsidRPr="00127044">
        <w:rPr>
          <w:noProof/>
        </w:rPr>
        <w:t>(</w:t>
      </w:r>
      <w:hyperlink w:anchor="_ENREF_81" w:tooltip="National Center for Education Statistics, 2006 #439" w:history="1">
        <w:r w:rsidR="00886D37" w:rsidRPr="00127044">
          <w:rPr>
            <w:noProof/>
          </w:rPr>
          <w:t>p. ix</w:t>
        </w:r>
      </w:hyperlink>
      <w:r w:rsidR="000411B3" w:rsidRPr="00127044">
        <w:rPr>
          <w:noProof/>
        </w:rPr>
        <w:t>)</w:t>
      </w:r>
      <w:r w:rsidR="00E6099C" w:rsidRPr="00127044">
        <w:fldChar w:fldCharType="end"/>
      </w:r>
      <w:r w:rsidR="002C43CE" w:rsidRPr="00127044">
        <w:t>.</w:t>
      </w:r>
      <w:r w:rsidR="00492C55" w:rsidRPr="00127044">
        <w:t xml:space="preserve"> In his overview on the adequacy of a range of higher education data sources, Brint</w:t>
      </w:r>
      <w:r w:rsidR="00887963" w:rsidRPr="00127044">
        <w:t xml:space="preserve"> </w:t>
      </w:r>
      <w:r w:rsidR="00E6099C" w:rsidRPr="00127044">
        <w:fldChar w:fldCharType="begin"/>
      </w:r>
      <w:r w:rsidR="00747ABA" w:rsidRPr="00127044">
        <w:instrText xml:space="preserve"> ADDIN EN.CITE &lt;EndNote&gt;&lt;Cite ExcludeAuth="1"&gt;&lt;Author&gt;Brint&lt;/Author&gt;&lt;Year&gt;2002&lt;/Year&gt;&lt;RecNum&gt;446&lt;/RecNum&gt;&lt;DisplayText&gt;(2002)&lt;/DisplayText&gt;&lt;record&gt;&lt;rec-number&gt;446&lt;/rec-number&gt;&lt;foreign-keys&gt;&lt;key app="EN" db-id="trdvwvf9m00zd4es0eavtr0g5zf90pzwzsw5"&gt;446&lt;/key&gt;&lt;/foreign-keys&gt;&lt;ref-type name="Journal Article"&gt;17&lt;/ref-type&gt;&lt;contributors&gt;&lt;authors&gt;&lt;author&gt;Brint, Steven&lt;/author&gt;&lt;/authors&gt;&lt;/contributors&gt;&lt;titles&gt;&lt;title&gt;Data on Higher Education in the United States: Are the Existing Resources Adequate?&lt;/title&gt;&lt;secondary-title&gt;American Behavioral Scientist&lt;/secondary-title&gt;&lt;/titles&gt;&lt;periodical&gt;&lt;full-title&gt;American Behavioral Scientist&lt;/full-title&gt;&lt;/periodical&gt;&lt;pages&gt;1493-1522&lt;/pages&gt;&lt;volume&gt;45&lt;/volume&gt;&lt;number&gt;10&lt;/number&gt;&lt;keywords&gt;&lt;keyword&gt;EDUCATION, Higher&lt;/keyword&gt;&lt;keyword&gt;UNIVERSITIES &amp;amp; colleges&lt;/keyword&gt;&lt;keyword&gt;INFORMATION resources&lt;/keyword&gt;&lt;keyword&gt;DATABASES&lt;/keyword&gt;&lt;keyword&gt;UNITED States&lt;/keyword&gt;&lt;/keywords&gt;&lt;dates&gt;&lt;year&gt;2002&lt;/year&gt;&lt;/dates&gt;&lt;isbn&gt;00027642&lt;/isbn&gt;&lt;urls&gt;&lt;related-urls&gt;&lt;url&gt;http://libproxy.unm.edu/login?url=http://search.ebscohost.com/login.aspx?direct=true&amp;amp;db=a9h&amp;amp;AN=6806879&amp;amp;site=ehost-live&amp;amp;scope=site&lt;/url&gt;&lt;/related-urls&gt;&lt;/urls&gt;&lt;electronic-resource-num&gt;10.1177/0002764202045010004&lt;/electronic-resource-num&gt;&lt;remote-database-name&gt;a9h&lt;/remote-database-name&gt;&lt;remote-database-provider&gt;EBSCOhost&lt;/remote-database-provider&gt;&lt;/record&gt;&lt;/Cite&gt;&lt;/EndNote&gt;</w:instrText>
      </w:r>
      <w:r w:rsidR="00E6099C" w:rsidRPr="00127044">
        <w:fldChar w:fldCharType="separate"/>
      </w:r>
      <w:r w:rsidR="00887963" w:rsidRPr="00127044">
        <w:rPr>
          <w:noProof/>
        </w:rPr>
        <w:t>(</w:t>
      </w:r>
      <w:hyperlink w:anchor="_ENREF_27" w:tooltip="Brint, 2002 #446" w:history="1">
        <w:r w:rsidR="00886D37" w:rsidRPr="00127044">
          <w:rPr>
            <w:noProof/>
          </w:rPr>
          <w:t>2002</w:t>
        </w:r>
      </w:hyperlink>
      <w:r w:rsidR="00887963" w:rsidRPr="00127044">
        <w:rPr>
          <w:noProof/>
        </w:rPr>
        <w:t>)</w:t>
      </w:r>
      <w:r w:rsidR="00E6099C" w:rsidRPr="00127044">
        <w:fldChar w:fldCharType="end"/>
      </w:r>
      <w:r w:rsidR="00887963" w:rsidRPr="00127044">
        <w:t xml:space="preserve"> </w:t>
      </w:r>
      <w:r w:rsidR="00492C55" w:rsidRPr="00127044">
        <w:t>confirmed that the IPEDS data “are among the most comprehensive data on institutional characteristics and institutional activities” but that the “data, though good for the majority of institu</w:t>
      </w:r>
      <w:r w:rsidR="0073172A" w:rsidRPr="00127044">
        <w:t>tions, are not completely valid</w:t>
      </w:r>
      <w:r w:rsidR="00492C55" w:rsidRPr="00127044">
        <w:t xml:space="preserve">” </w:t>
      </w:r>
      <w:r w:rsidR="00E6099C" w:rsidRPr="00127044">
        <w:fldChar w:fldCharType="begin"/>
      </w:r>
      <w:r w:rsidR="00747ABA" w:rsidRPr="00127044">
        <w:instrText xml:space="preserve"> ADDIN EN.CITE &lt;EndNote&gt;&lt;Cite ExcludeAuth="1" ExcludeYear="1"&gt;&lt;Author&gt;Brint&lt;/Author&gt;&lt;Year&gt;2002&lt;/Year&gt;&lt;RecNum&gt;446&lt;/RecNum&gt;&lt;Pages&gt;1497&lt;/Pages&gt;&lt;DisplayText&gt;(p. 1497)&lt;/DisplayText&gt;&lt;record&gt;&lt;rec-number&gt;446&lt;/rec-number&gt;&lt;foreign-keys&gt;&lt;key app="EN" db-id="trdvwvf9m00zd4es0eavtr0g5zf90pzwzsw5"&gt;446&lt;/key&gt;&lt;/foreign-keys&gt;&lt;ref-type name="Journal Article"&gt;17&lt;/ref-type&gt;&lt;contributors&gt;&lt;authors&gt;&lt;author&gt;Brint, Steven&lt;/author&gt;&lt;/authors&gt;&lt;/contributors&gt;&lt;titles&gt;&lt;title&gt;Data on Higher Education in the United States: Are the Existing Resources Adequate?&lt;/title&gt;&lt;secondary-title&gt;American Behavioral Scientist&lt;/secondary-title&gt;&lt;/titles&gt;&lt;periodical&gt;&lt;full-title&gt;American Behavioral Scientist&lt;/full-title&gt;&lt;/periodical&gt;&lt;pages&gt;1493-1522&lt;/pages&gt;&lt;volume&gt;45&lt;/volume&gt;&lt;number&gt;10&lt;/number&gt;&lt;keywords&gt;&lt;keyword&gt;EDUCATION, Higher&lt;/keyword&gt;&lt;keyword&gt;UNIVERSITIES &amp;amp; colleges&lt;/keyword&gt;&lt;keyword&gt;INFORMATION resources&lt;/keyword&gt;&lt;keyword&gt;DATABASES&lt;/keyword&gt;&lt;keyword&gt;UNITED States&lt;/keyword&gt;&lt;/keywords&gt;&lt;dates&gt;&lt;year&gt;2002&lt;/year&gt;&lt;/dates&gt;&lt;isbn&gt;00027642&lt;/isbn&gt;&lt;urls&gt;&lt;related-urls&gt;&lt;url&gt;http://libproxy.unm.edu/login?url=http://search.ebscohost.com/login.aspx?direct=true&amp;amp;db=a9h&amp;amp;AN=6806879&amp;amp;site=ehost-live&amp;amp;scope=site&lt;/url&gt;&lt;/related-urls&gt;&lt;/urls&gt;&lt;electronic-resource-num&gt;10.1177/0002764202045010004&lt;/electronic-resource-num&gt;&lt;remote-database-name&gt;a9h&lt;/remote-database-name&gt;&lt;remote-database-provider&gt;EBSCOhost&lt;/remote-database-provider&gt;&lt;/record&gt;&lt;/Cite&gt;&lt;/EndNote&gt;</w:instrText>
      </w:r>
      <w:r w:rsidR="00E6099C" w:rsidRPr="00127044">
        <w:fldChar w:fldCharType="separate"/>
      </w:r>
      <w:r w:rsidR="00A9132F" w:rsidRPr="00127044">
        <w:rPr>
          <w:noProof/>
        </w:rPr>
        <w:t>(</w:t>
      </w:r>
      <w:hyperlink w:anchor="_ENREF_27" w:tooltip="Brint, 2002 #446" w:history="1">
        <w:r w:rsidR="00886D37" w:rsidRPr="00127044">
          <w:rPr>
            <w:noProof/>
          </w:rPr>
          <w:t>p. 1497</w:t>
        </w:r>
      </w:hyperlink>
      <w:r w:rsidR="00A9132F" w:rsidRPr="00127044">
        <w:rPr>
          <w:noProof/>
        </w:rPr>
        <w:t>)</w:t>
      </w:r>
      <w:r w:rsidR="00E6099C" w:rsidRPr="00127044">
        <w:fldChar w:fldCharType="end"/>
      </w:r>
      <w:r w:rsidR="00492C55" w:rsidRPr="00127044">
        <w:t xml:space="preserve">. </w:t>
      </w:r>
    </w:p>
    <w:p w:rsidR="00836A6E" w:rsidRPr="00127044" w:rsidRDefault="00836A6E" w:rsidP="00AD6739">
      <w:pPr>
        <w:pStyle w:val="Heading3fordissertation"/>
      </w:pPr>
      <w:bookmarkStart w:id="105" w:name="_Toc357082359"/>
      <w:r w:rsidRPr="00127044">
        <w:t>ALS</w:t>
      </w:r>
      <w:r w:rsidR="00B529F8" w:rsidRPr="00127044">
        <w:t>: Academic Libraries Survey</w:t>
      </w:r>
      <w:bookmarkEnd w:id="105"/>
    </w:p>
    <w:p w:rsidR="00836A6E" w:rsidRPr="00127044" w:rsidRDefault="002A6970" w:rsidP="00683BDB">
      <w:pPr>
        <w:pStyle w:val="BodyText"/>
        <w:ind w:firstLine="720"/>
      </w:pPr>
      <w:r w:rsidRPr="00127044">
        <w:t xml:space="preserve">I </w:t>
      </w:r>
      <w:r w:rsidR="00A02D4C" w:rsidRPr="00127044">
        <w:t>took</w:t>
      </w:r>
      <w:r w:rsidRPr="00127044">
        <w:t xml:space="preserve"> l</w:t>
      </w:r>
      <w:r w:rsidR="00B529F8" w:rsidRPr="00127044">
        <w:t xml:space="preserve">ibrary input and output </w:t>
      </w:r>
      <w:r w:rsidR="00594A33" w:rsidRPr="00127044">
        <w:t xml:space="preserve">indicators </w:t>
      </w:r>
      <w:r w:rsidR="00B529F8" w:rsidRPr="00127044">
        <w:t>from the 2006 Academic Libraries Survey (ALS)</w:t>
      </w:r>
      <w:r w:rsidR="00A77729" w:rsidRPr="00127044">
        <w:t xml:space="preserve"> </w:t>
      </w:r>
      <w:r w:rsidR="00E6099C" w:rsidRPr="00127044">
        <w:fldChar w:fldCharType="begin"/>
      </w:r>
      <w:r w:rsidR="00535269" w:rsidRPr="00127044">
        <w:instrText xml:space="preserve"> ADDIN EN.CITE &lt;EndNote&gt;&lt;Cite&gt;&lt;Author&gt;National Center for Education Statistics&lt;/Author&gt;&lt;Year&gt;2008&lt;/Year&gt;&lt;RecNum&gt;438&lt;/RecNum&gt;&lt;record&gt;&lt;rec-number&gt;438&lt;/rec-number&gt;&lt;foreign-keys&gt;&lt;key app="EN" db-id="trdvwvf9m00zd4es0eavtr0g5zf90pzwzsw5"&gt;438&lt;/key&gt;&lt;/foreign-keys&gt;&lt;ref-type name="Web Page"&gt;12&lt;/ref-type&gt;&lt;contributors&gt;&lt;authors&gt;&lt;author&gt;National Center for Education Statistics,&lt;/author&gt;&lt;/authors&gt;&lt;/contributors&gt;&lt;titles&gt;&lt;title&gt;Academic Libraries Survey: Academic Library Data Files, Public Use 2006&lt;/title&gt;&lt;secondary-title&gt;Library Statistics Program&lt;/secondary-title&gt;&lt;/titles&gt;&lt;dates&gt;&lt;year&gt;2008&lt;/year&gt;&lt;/dates&gt;&lt;urls&gt;&lt;related-urls&gt;&lt;url&gt;http://nces.ed.gov/surveys/libraries/&lt;/url&gt;&lt;/related-urls&gt;&lt;/urls&gt;&lt;/record&gt;&lt;/Cite&gt;&lt;/EndNote&gt;</w:instrText>
      </w:r>
      <w:r w:rsidR="00E6099C" w:rsidRPr="00127044">
        <w:fldChar w:fldCharType="separate"/>
      </w:r>
      <w:r w:rsidR="00A77729" w:rsidRPr="00127044">
        <w:rPr>
          <w:noProof/>
        </w:rPr>
        <w:t>(</w:t>
      </w:r>
      <w:hyperlink w:anchor="_ENREF_82" w:tooltip="National Center for Education Statistics, 2008 #438" w:history="1">
        <w:r w:rsidR="00886D37" w:rsidRPr="00127044">
          <w:rPr>
            <w:noProof/>
          </w:rPr>
          <w:t>National Center for Education Statistics, 2008a</w:t>
        </w:r>
      </w:hyperlink>
      <w:r w:rsidR="00A77729" w:rsidRPr="00127044">
        <w:rPr>
          <w:noProof/>
        </w:rPr>
        <w:t>)</w:t>
      </w:r>
      <w:r w:rsidR="00E6099C" w:rsidRPr="00127044">
        <w:fldChar w:fldCharType="end"/>
      </w:r>
      <w:r w:rsidR="00B529F8" w:rsidRPr="00127044">
        <w:t xml:space="preserve">. </w:t>
      </w:r>
      <w:r w:rsidR="00BF1825" w:rsidRPr="00127044">
        <w:t>S</w:t>
      </w:r>
      <w:r w:rsidR="00241924" w:rsidRPr="00127044">
        <w:t xml:space="preserve">ince </w:t>
      </w:r>
      <w:r w:rsidR="00BF1825" w:rsidRPr="00127044">
        <w:t>1966</w:t>
      </w:r>
      <w:r w:rsidR="00836A6E" w:rsidRPr="00127044">
        <w:t xml:space="preserve">, the </w:t>
      </w:r>
      <w:r w:rsidR="00EF7A26" w:rsidRPr="00127044">
        <w:t xml:space="preserve">U.S. Census Bureau has collected data on behalf of the </w:t>
      </w:r>
      <w:r w:rsidR="00836A6E" w:rsidRPr="00127044">
        <w:t>National Center for Education Statistics (NCES) from academic libraries</w:t>
      </w:r>
      <w:r w:rsidR="00241924" w:rsidRPr="00127044">
        <w:t xml:space="preserve"> on</w:t>
      </w:r>
      <w:r w:rsidR="00836A6E" w:rsidRPr="00127044">
        <w:t xml:space="preserve"> materials, staff, hours, and facilities. The </w:t>
      </w:r>
      <w:r w:rsidR="00BF1825" w:rsidRPr="00127044">
        <w:t xml:space="preserve">2006 </w:t>
      </w:r>
      <w:r w:rsidR="00836A6E" w:rsidRPr="00127044">
        <w:t>report includes “descriptive statistics for approximately 3,600 academic libraries”</w:t>
      </w:r>
      <w:r w:rsidR="00195750" w:rsidRPr="00127044">
        <w:t xml:space="preserve"> </w:t>
      </w:r>
      <w:r w:rsidR="00E6099C" w:rsidRPr="00127044">
        <w:fldChar w:fldCharType="begin"/>
      </w:r>
      <w:r w:rsidR="00535269" w:rsidRPr="00127044">
        <w:instrText xml:space="preserve"> ADDIN EN.CITE &lt;EndNote&gt;&lt;Cite&gt;&lt;Author&gt;National Center for Education Statistics&lt;/Author&gt;&lt;Year&gt;2008&lt;/Year&gt;&lt;RecNum&gt;441&lt;/RecNum&gt;&lt;Pages&gt;1&lt;/Pages&gt;&lt;record&gt;&lt;rec-number&gt;441&lt;/rec-number&gt;&lt;foreign-keys&gt;&lt;key app="EN" db-id="trdvwvf9m00zd4es0eavtr0g5zf90pzwzsw5"&gt;441&lt;/key&gt;&lt;/foreign-keys&gt;&lt;ref-type name="Report"&gt;27&lt;/ref-type&gt;&lt;contributors&gt;&lt;authors&gt;&lt;author&gt;National Center for Education Statistics,&lt;/author&gt;&lt;/authors&gt;&lt;/contributors&gt;&lt;titles&gt;&lt;title&gt;Documentation for the Academic Library Survey (ALS) data file fiscal year 2006&lt;/title&gt;&lt;/titles&gt;&lt;pages&gt;152&lt;/pages&gt;&lt;keywords&gt;&lt;keyword&gt;Academic libraries -- Statistics.&lt;/keyword&gt;&lt;keyword&gt;System Info: Mode of access: Internet from the NCES web site. Address as of 8/28/2006: http://nces.ed.gov/pubs2006/2006308.pdf&lt;/keyword&gt;&lt;keyword&gt;current access available via PURL.&lt;/keyword&gt;&lt;/keywords&gt;&lt;dates&gt;&lt;year&gt;2008&lt;/year&gt;&lt;/dates&gt;&lt;pub-location&gt;[Washington, D.C.] : United States Dept. of Education, National Center for Education Statistics&lt;/pub-location&gt;&lt;publisher&gt;National Center for Education Statistics.&lt;/publisher&gt;&lt;accession-num&gt;OCLC: 71196444&lt;/accession-num&gt;&lt;urls&gt;&lt;/urls&gt;&lt;remote-database-name&gt;WorldCat Documentation for the academic library survey (ALS) data file fiscal year 2002. National Center for Education Statistics. 2005 English Internet Resource Computer File 152 p. : digital, PDF file. [Washington, D.C.] : United States Dept. of Education, National Center for Education Statistics, Access: http://purl.access.gpo.gov/GPO/LPS73550&amp;#xD;WorldCat&lt;/remote-database-name&gt;&lt;remote-database-provider&gt;OCLC&lt;/remote-database-provider&gt;&lt;language&gt;English Access: http://purl.access.gpo.gov/GPO/LPS73550&lt;/language&gt;&lt;/record&gt;&lt;/Cite&gt;&lt;/EndNote&gt;</w:instrText>
      </w:r>
      <w:r w:rsidR="00E6099C" w:rsidRPr="00127044">
        <w:fldChar w:fldCharType="separate"/>
      </w:r>
      <w:r w:rsidR="00195750" w:rsidRPr="00127044">
        <w:rPr>
          <w:noProof/>
        </w:rPr>
        <w:t>(</w:t>
      </w:r>
      <w:hyperlink w:anchor="_ENREF_83" w:tooltip="National Center for Education Statistics, 2008 #441" w:history="1">
        <w:r w:rsidR="00886D37" w:rsidRPr="00127044">
          <w:rPr>
            <w:noProof/>
          </w:rPr>
          <w:t>National Center for Education Statistics, 2008b, p. 1</w:t>
        </w:r>
      </w:hyperlink>
      <w:r w:rsidR="00195750" w:rsidRPr="00127044">
        <w:rPr>
          <w:noProof/>
        </w:rPr>
        <w:t>)</w:t>
      </w:r>
      <w:r w:rsidR="00E6099C" w:rsidRPr="00127044">
        <w:fldChar w:fldCharType="end"/>
      </w:r>
      <w:r w:rsidR="00195750" w:rsidRPr="00127044">
        <w:t xml:space="preserve"> </w:t>
      </w:r>
      <w:r w:rsidR="00836A6E" w:rsidRPr="00127044">
        <w:t xml:space="preserve">from throughout the United States. </w:t>
      </w:r>
      <w:r w:rsidR="00BF1825" w:rsidRPr="00127044">
        <w:t>That year,</w:t>
      </w:r>
      <w:r w:rsidR="00241924" w:rsidRPr="00127044">
        <w:t xml:space="preserve"> </w:t>
      </w:r>
      <w:r w:rsidR="00836A6E" w:rsidRPr="00127044">
        <w:t>NCES surveyed all 3,617 academic libraries and had an overall response rate of 88.8%</w:t>
      </w:r>
      <w:r w:rsidR="00A77729" w:rsidRPr="00127044">
        <w:t xml:space="preserve"> </w:t>
      </w:r>
      <w:r w:rsidR="00E6099C" w:rsidRPr="00127044">
        <w:fldChar w:fldCharType="begin"/>
      </w:r>
      <w:r w:rsidR="00535269" w:rsidRPr="00127044">
        <w:instrText xml:space="preserve"> ADDIN EN.CITE &lt;EndNote&gt;&lt;Cite ExcludeAuth="1" ExcludeYear="1"&gt;&lt;Author&gt;National Center for Education Statistics&lt;/Author&gt;&lt;Year&gt;2008&lt;/Year&gt;&lt;RecNum&gt;441&lt;/RecNum&gt;&lt;Pages&gt;4&lt;/Pages&gt;&lt;record&gt;&lt;rec-number&gt;441&lt;/rec-number&gt;&lt;foreign-keys&gt;&lt;key app="EN" db-id="trdvwvf9m00zd4es0eavtr0g5zf90pzwzsw5"&gt;441&lt;/key&gt;&lt;/foreign-keys&gt;&lt;ref-type name="Report"&gt;27&lt;/ref-type&gt;&lt;contributors&gt;&lt;authors&gt;&lt;author&gt;National Center for Education Statistics,&lt;/author&gt;&lt;/authors&gt;&lt;/contributors&gt;&lt;titles&gt;&lt;title&gt;Documentation for the Academic Library Survey (ALS) data file fiscal year 2006&lt;/title&gt;&lt;/titles&gt;&lt;pages&gt;152&lt;/pages&gt;&lt;keywords&gt;&lt;keyword&gt;Academic libraries -- Statistics.&lt;/keyword&gt;&lt;keyword&gt;System Info: Mode of access: Internet from the NCES web site. Address as of 8/28/2006: http://nces.ed.gov/pubs2006/2006308.pdf&lt;/keyword&gt;&lt;keyword&gt;current access available via PURL.&lt;/keyword&gt;&lt;/keywords&gt;&lt;dates&gt;&lt;year&gt;2008&lt;/year&gt;&lt;/dates&gt;&lt;pub-location&gt;[Washington, D.C.] : United States Dept. of Education, National Center for Education Statistics&lt;/pub-location&gt;&lt;publisher&gt;National Center for Education Statistics.&lt;/publisher&gt;&lt;accession-num&gt;OCLC: 71196444&lt;/accession-num&gt;&lt;urls&gt;&lt;/urls&gt;&lt;remote-database-name&gt;WorldCat Documentation for the academic library survey (ALS) data file fiscal year 2002. National Center for Education Statistics. 2005 English Internet Resource Computer File 152 p. : digital, PDF file. [Washington, D.C.] : United States Dept. of Education, National Center for Education Statistics, Access: http://purl.access.gpo.gov/GPO/LPS73550&amp;#xD;WorldCat&lt;/remote-database-name&gt;&lt;remote-database-provider&gt;OCLC&lt;/remote-database-provider&gt;&lt;language&gt;English Access: http://purl.access.gpo.gov/GPO/LPS73550&lt;/language&gt;&lt;/record&gt;&lt;/Cite&gt;&lt;/EndNote&gt;</w:instrText>
      </w:r>
      <w:r w:rsidR="00E6099C" w:rsidRPr="00127044">
        <w:fldChar w:fldCharType="separate"/>
      </w:r>
      <w:r w:rsidR="00A77729" w:rsidRPr="00127044">
        <w:rPr>
          <w:noProof/>
        </w:rPr>
        <w:t>(</w:t>
      </w:r>
      <w:hyperlink w:anchor="_ENREF_83" w:tooltip="National Center for Education Statistics, 2008 #441" w:history="1">
        <w:r w:rsidR="00886D37" w:rsidRPr="00127044">
          <w:rPr>
            <w:noProof/>
          </w:rPr>
          <w:t>p. 4</w:t>
        </w:r>
      </w:hyperlink>
      <w:r w:rsidR="00A77729" w:rsidRPr="00127044">
        <w:rPr>
          <w:noProof/>
        </w:rPr>
        <w:t>)</w:t>
      </w:r>
      <w:r w:rsidR="00E6099C" w:rsidRPr="00127044">
        <w:fldChar w:fldCharType="end"/>
      </w:r>
      <w:r w:rsidR="00836A6E" w:rsidRPr="00127044">
        <w:t>. Missing data was fi</w:t>
      </w:r>
      <w:r w:rsidR="006107BC" w:rsidRPr="00127044">
        <w:t>lled in with prior year data adjusted if needed or imputed by the median cell distribution ratio.</w:t>
      </w:r>
      <w:r w:rsidR="000B1C6F" w:rsidRPr="00127044">
        <w:t xml:space="preserve"> </w:t>
      </w:r>
    </w:p>
    <w:p w:rsidR="000B1C6F" w:rsidRPr="00127044" w:rsidRDefault="009E249A" w:rsidP="00683BDB">
      <w:pPr>
        <w:pStyle w:val="BodyText"/>
        <w:ind w:firstLine="720"/>
      </w:pPr>
      <w:r w:rsidRPr="00127044">
        <w:t>I</w:t>
      </w:r>
      <w:r w:rsidR="000B1C6F" w:rsidRPr="00127044">
        <w:t xml:space="preserve">n 1999, </w:t>
      </w:r>
      <w:r w:rsidR="00241924" w:rsidRPr="00127044">
        <w:t xml:space="preserve">NCES closely examined the ALS survey in order to </w:t>
      </w:r>
      <w:r w:rsidR="00E8310F" w:rsidRPr="00127044">
        <w:t xml:space="preserve">determine the accuracy and reach of their coverage. They noted that their </w:t>
      </w:r>
      <w:r w:rsidR="000B1C6F" w:rsidRPr="00127044">
        <w:t>“</w:t>
      </w:r>
      <w:r w:rsidR="00E8310F" w:rsidRPr="00127044">
        <w:t>f</w:t>
      </w:r>
      <w:r w:rsidR="000B1C6F" w:rsidRPr="00127044">
        <w:t>indings suggest that the data collected represent a high quality product when compared to other surveys within the same field of study”</w:t>
      </w:r>
      <w:r w:rsidR="00D70261" w:rsidRPr="00127044">
        <w:t xml:space="preserve"> </w:t>
      </w:r>
      <w:r w:rsidR="00E6099C" w:rsidRPr="00127044">
        <w:fldChar w:fldCharType="begin"/>
      </w:r>
      <w:r w:rsidR="00535269" w:rsidRPr="00127044">
        <w:instrText xml:space="preserve"> ADDIN EN.CITE &lt;EndNote&gt;&lt;Cite&gt;&lt;Author&gt;National Center for Education Statistics&lt;/Author&gt;&lt;Year&gt;2008&lt;/Year&gt;&lt;RecNum&gt;441&lt;/RecNum&gt;&lt;Pages&gt;3&lt;/Pages&gt;&lt;record&gt;&lt;rec-number&gt;441&lt;/rec-number&gt;&lt;foreign-keys&gt;&lt;key app="EN" db-id="trdvwvf9m00zd4es0eavtr0g5zf90pzwzsw5"&gt;441&lt;/key&gt;&lt;/foreign-keys&gt;&lt;ref-type name="Report"&gt;27&lt;/ref-type&gt;&lt;contributors&gt;&lt;authors&gt;&lt;author&gt;National Center for Education Statistics,&lt;/author&gt;&lt;/authors&gt;&lt;/contributors&gt;&lt;titles&gt;&lt;title&gt;Documentation for the Academic Library Survey (ALS) data file fiscal year 2006&lt;/title&gt;&lt;/titles&gt;&lt;pages&gt;152&lt;/pages&gt;&lt;keywords&gt;&lt;keyword&gt;Academic libraries -- Statistics.&lt;/keyword&gt;&lt;keyword&gt;System Info: Mode of access: Internet from the NCES web site. Address as of 8/28/2006: http://nces.ed.gov/pubs2006/2006308.pdf&lt;/keyword&gt;&lt;keyword&gt;current access available via PURL.&lt;/keyword&gt;&lt;/keywords&gt;&lt;dates&gt;&lt;year&gt;2008&lt;/year&gt;&lt;/dates&gt;&lt;pub-location&gt;[Washington, D.C.] : United States Dept. of Education, National Center for Education Statistics&lt;/pub-location&gt;&lt;publisher&gt;National Center for Education Statistics.&lt;/publisher&gt;&lt;accession-num&gt;OCLC: 71196444&lt;/accession-num&gt;&lt;urls&gt;&lt;/urls&gt;&lt;remote-database-name&gt;WorldCat Documentation for the academic library survey (ALS) data file fiscal year 2002. National Center for Education Statistics. 2005 English Internet Resource Computer File 152 p. : digital, PDF file. [Washington, D.C.] : United States Dept. of Education, National Center for Education Statistics, Access: http://purl.access.gpo.gov/GPO/LPS73550&amp;#xD;WorldCat&lt;/remote-database-name&gt;&lt;remote-database-provider&gt;OCLC&lt;/remote-database-provider&gt;&lt;language&gt;English Access: http://purl.access.gpo.gov/GPO/LPS73550&lt;/language&gt;&lt;/record&gt;&lt;/Cite&gt;&lt;/EndNote&gt;</w:instrText>
      </w:r>
      <w:r w:rsidR="00E6099C" w:rsidRPr="00127044">
        <w:fldChar w:fldCharType="separate"/>
      </w:r>
      <w:r w:rsidR="00D70261" w:rsidRPr="00127044">
        <w:rPr>
          <w:noProof/>
        </w:rPr>
        <w:t>(</w:t>
      </w:r>
      <w:hyperlink w:anchor="_ENREF_83" w:tooltip="National Center for Education Statistics, 2008 #441" w:history="1">
        <w:r w:rsidR="00886D37" w:rsidRPr="00127044">
          <w:rPr>
            <w:noProof/>
          </w:rPr>
          <w:t>National Center for Education Statistics, 2008b, p. 3</w:t>
        </w:r>
      </w:hyperlink>
      <w:r w:rsidR="00D70261" w:rsidRPr="00127044">
        <w:rPr>
          <w:noProof/>
        </w:rPr>
        <w:t>)</w:t>
      </w:r>
      <w:r w:rsidR="00E6099C" w:rsidRPr="00127044">
        <w:fldChar w:fldCharType="end"/>
      </w:r>
      <w:r w:rsidR="00D70261" w:rsidRPr="00127044">
        <w:t xml:space="preserve"> </w:t>
      </w:r>
      <w:r w:rsidR="00241924" w:rsidRPr="00127044">
        <w:t xml:space="preserve">and </w:t>
      </w:r>
      <w:r w:rsidR="00E8310F" w:rsidRPr="00127044">
        <w:t xml:space="preserve">that their </w:t>
      </w:r>
      <w:r w:rsidR="00E8310F" w:rsidRPr="00127044">
        <w:lastRenderedPageBreak/>
        <w:t xml:space="preserve">survey </w:t>
      </w:r>
      <w:r w:rsidR="00241924" w:rsidRPr="00127044">
        <w:t>“is the most comprehensive data source for academic libraries data o</w:t>
      </w:r>
      <w:r w:rsidR="00FF68E9" w:rsidRPr="00127044">
        <w:t>f its kind in the United States</w:t>
      </w:r>
      <w:r w:rsidR="00241924" w:rsidRPr="00127044">
        <w:t>”</w:t>
      </w:r>
      <w:r w:rsidR="00D70261" w:rsidRPr="00127044">
        <w:t xml:space="preserve"> </w:t>
      </w:r>
      <w:r w:rsidR="00E6099C" w:rsidRPr="00127044">
        <w:fldChar w:fldCharType="begin"/>
      </w:r>
      <w:r w:rsidR="00535269" w:rsidRPr="00127044">
        <w:instrText xml:space="preserve"> ADDIN EN.CITE &lt;EndNote&gt;&lt;Cite ExcludeAuth="1" ExcludeYear="1"&gt;&lt;Author&gt;National Center for Education Statistics&lt;/Author&gt;&lt;Year&gt;2008&lt;/Year&gt;&lt;RecNum&gt;441&lt;/RecNum&gt;&lt;Pages&gt;3&lt;/Pages&gt;&lt;record&gt;&lt;rec-number&gt;441&lt;/rec-number&gt;&lt;foreign-keys&gt;&lt;key app="EN" db-id="trdvwvf9m00zd4es0eavtr0g5zf90pzwzsw5"&gt;441&lt;/key&gt;&lt;/foreign-keys&gt;&lt;ref-type name="Report"&gt;27&lt;/ref-type&gt;&lt;contributors&gt;&lt;authors&gt;&lt;author&gt;National Center for Education Statistics,&lt;/author&gt;&lt;/authors&gt;&lt;/contributors&gt;&lt;titles&gt;&lt;title&gt;Documentation for the Academic Library Survey (ALS) data file fiscal year 2006&lt;/title&gt;&lt;/titles&gt;&lt;pages&gt;152&lt;/pages&gt;&lt;keywords&gt;&lt;keyword&gt;Academic libraries -- Statistics.&lt;/keyword&gt;&lt;keyword&gt;System Info: Mode of access: Internet from the NCES web site. Address as of 8/28/2006: http://nces.ed.gov/pubs2006/2006308.pdf&lt;/keyword&gt;&lt;keyword&gt;current access available via PURL.&lt;/keyword&gt;&lt;/keywords&gt;&lt;dates&gt;&lt;year&gt;2008&lt;/year&gt;&lt;/dates&gt;&lt;pub-location&gt;[Washington, D.C.] : United States Dept. of Education, National Center for Education Statistics&lt;/pub-location&gt;&lt;publisher&gt;National Center for Education Statistics.&lt;/publisher&gt;&lt;accession-num&gt;OCLC: 71196444&lt;/accession-num&gt;&lt;urls&gt;&lt;/urls&gt;&lt;remote-database-name&gt;WorldCat Documentation for the academic library survey (ALS) data file fiscal year 2002. National Center for Education Statistics. 2005 English Internet Resource Computer File 152 p. : digital, PDF file. [Washington, D.C.] : United States Dept. of Education, National Center for Education Statistics, Access: http://purl.access.gpo.gov/GPO/LPS73550&amp;#xD;WorldCat&lt;/remote-database-name&gt;&lt;remote-database-provider&gt;OCLC&lt;/remote-database-provider&gt;&lt;language&gt;English Access: http://purl.access.gpo.gov/GPO/LPS73550&lt;/language&gt;&lt;/record&gt;&lt;/Cite&gt;&lt;/EndNote&gt;</w:instrText>
      </w:r>
      <w:r w:rsidR="00E6099C" w:rsidRPr="00127044">
        <w:fldChar w:fldCharType="separate"/>
      </w:r>
      <w:r w:rsidR="00D70261" w:rsidRPr="00127044">
        <w:rPr>
          <w:noProof/>
        </w:rPr>
        <w:t>(</w:t>
      </w:r>
      <w:hyperlink w:anchor="_ENREF_83" w:tooltip="National Center for Education Statistics, 2008 #441" w:history="1">
        <w:r w:rsidR="00886D37" w:rsidRPr="00127044">
          <w:rPr>
            <w:noProof/>
          </w:rPr>
          <w:t>p. 3</w:t>
        </w:r>
      </w:hyperlink>
      <w:r w:rsidR="00D70261" w:rsidRPr="00127044">
        <w:rPr>
          <w:noProof/>
        </w:rPr>
        <w:t>)</w:t>
      </w:r>
      <w:r w:rsidR="00E6099C" w:rsidRPr="00127044">
        <w:fldChar w:fldCharType="end"/>
      </w:r>
      <w:r w:rsidR="00FF68E9" w:rsidRPr="00127044">
        <w:t>.</w:t>
      </w:r>
      <w:r w:rsidR="00BF1825" w:rsidRPr="00127044">
        <w:t xml:space="preserve"> The NCES </w:t>
      </w:r>
      <w:r w:rsidR="00195750" w:rsidRPr="00127044">
        <w:t>did not address the</w:t>
      </w:r>
      <w:r w:rsidR="00BF1825" w:rsidRPr="00127044">
        <w:t xml:space="preserve"> validity or reliability</w:t>
      </w:r>
      <w:r w:rsidR="00195750" w:rsidRPr="00127044">
        <w:t xml:space="preserve"> of the instrument</w:t>
      </w:r>
      <w:r w:rsidR="00BF1825" w:rsidRPr="00127044">
        <w:t xml:space="preserve">. </w:t>
      </w:r>
      <w:r w:rsidR="00492C55" w:rsidRPr="00127044">
        <w:t>Brint</w:t>
      </w:r>
      <w:r w:rsidR="00D70261" w:rsidRPr="00127044">
        <w:t xml:space="preserve"> </w:t>
      </w:r>
      <w:r w:rsidR="00E6099C" w:rsidRPr="00127044">
        <w:fldChar w:fldCharType="begin"/>
      </w:r>
      <w:r w:rsidR="00747ABA" w:rsidRPr="00127044">
        <w:instrText xml:space="preserve"> ADDIN EN.CITE &lt;EndNote&gt;&lt;Cite ExcludeAuth="1"&gt;&lt;Author&gt;Brint&lt;/Author&gt;&lt;Year&gt;2002&lt;/Year&gt;&lt;RecNum&gt;446&lt;/RecNum&gt;&lt;DisplayText&gt;(2002)&lt;/DisplayText&gt;&lt;record&gt;&lt;rec-number&gt;446&lt;/rec-number&gt;&lt;foreign-keys&gt;&lt;key app="EN" db-id="trdvwvf9m00zd4es0eavtr0g5zf90pzwzsw5"&gt;446&lt;/key&gt;&lt;/foreign-keys&gt;&lt;ref-type name="Journal Article"&gt;17&lt;/ref-type&gt;&lt;contributors&gt;&lt;authors&gt;&lt;author&gt;Brint, Steven&lt;/author&gt;&lt;/authors&gt;&lt;/contributors&gt;&lt;titles&gt;&lt;title&gt;Data on Higher Education in the United States: Are the Existing Resources Adequate?&lt;/title&gt;&lt;secondary-title&gt;American Behavioral Scientist&lt;/secondary-title&gt;&lt;/titles&gt;&lt;periodical&gt;&lt;full-title&gt;American Behavioral Scientist&lt;/full-title&gt;&lt;/periodical&gt;&lt;pages&gt;1493-1522&lt;/pages&gt;&lt;volume&gt;45&lt;/volume&gt;&lt;number&gt;10&lt;/number&gt;&lt;keywords&gt;&lt;keyword&gt;EDUCATION, Higher&lt;/keyword&gt;&lt;keyword&gt;UNIVERSITIES &amp;amp; colleges&lt;/keyword&gt;&lt;keyword&gt;INFORMATION resources&lt;/keyword&gt;&lt;keyword&gt;DATABASES&lt;/keyword&gt;&lt;keyword&gt;UNITED States&lt;/keyword&gt;&lt;/keywords&gt;&lt;dates&gt;&lt;year&gt;2002&lt;/year&gt;&lt;/dates&gt;&lt;isbn&gt;00027642&lt;/isbn&gt;&lt;urls&gt;&lt;related-urls&gt;&lt;url&gt;http://libproxy.unm.edu/login?url=http://search.ebscohost.com/login.aspx?direct=true&amp;amp;db=a9h&amp;amp;AN=6806879&amp;amp;site=ehost-live&amp;amp;scope=site&lt;/url&gt;&lt;/related-urls&gt;&lt;/urls&gt;&lt;electronic-resource-num&gt;10.1177/0002764202045010004&lt;/electronic-resource-num&gt;&lt;remote-database-name&gt;a9h&lt;/remote-database-name&gt;&lt;remote-database-provider&gt;EBSCOhost&lt;/remote-database-provider&gt;&lt;/record&gt;&lt;/Cite&gt;&lt;/EndNote&gt;</w:instrText>
      </w:r>
      <w:r w:rsidR="00E6099C" w:rsidRPr="00127044">
        <w:fldChar w:fldCharType="separate"/>
      </w:r>
      <w:r w:rsidR="00D70261" w:rsidRPr="00127044">
        <w:rPr>
          <w:noProof/>
        </w:rPr>
        <w:t>(</w:t>
      </w:r>
      <w:hyperlink w:anchor="_ENREF_27" w:tooltip="Brint, 2002 #446" w:history="1">
        <w:r w:rsidR="00886D37" w:rsidRPr="00127044">
          <w:rPr>
            <w:noProof/>
          </w:rPr>
          <w:t>2002</w:t>
        </w:r>
      </w:hyperlink>
      <w:r w:rsidR="00D70261" w:rsidRPr="00127044">
        <w:rPr>
          <w:noProof/>
        </w:rPr>
        <w:t>)</w:t>
      </w:r>
      <w:r w:rsidR="00E6099C" w:rsidRPr="00127044">
        <w:fldChar w:fldCharType="end"/>
      </w:r>
      <w:r w:rsidR="00492C55" w:rsidRPr="00127044">
        <w:t xml:space="preserve"> noted that the ALS “response rates are high and data quality is excellent” </w:t>
      </w:r>
      <w:r w:rsidR="00E6099C" w:rsidRPr="00127044">
        <w:fldChar w:fldCharType="begin"/>
      </w:r>
      <w:r w:rsidR="00747ABA" w:rsidRPr="00127044">
        <w:instrText xml:space="preserve"> ADDIN EN.CITE &lt;EndNote&gt;&lt;Cite ExcludeAuth="1" ExcludeYear="1"&gt;&lt;Author&gt;Brint&lt;/Author&gt;&lt;Year&gt;2002&lt;/Year&gt;&lt;RecNum&gt;446&lt;/RecNum&gt;&lt;Pages&gt;1501&lt;/Pages&gt;&lt;DisplayText&gt;(p. 1501)&lt;/DisplayText&gt;&lt;record&gt;&lt;rec-number&gt;446&lt;/rec-number&gt;&lt;foreign-keys&gt;&lt;key app="EN" db-id="trdvwvf9m00zd4es0eavtr0g5zf90pzwzsw5"&gt;446&lt;/key&gt;&lt;/foreign-keys&gt;&lt;ref-type name="Journal Article"&gt;17&lt;/ref-type&gt;&lt;contributors&gt;&lt;authors&gt;&lt;author&gt;Brint, Steven&lt;/author&gt;&lt;/authors&gt;&lt;/contributors&gt;&lt;titles&gt;&lt;title&gt;Data on Higher Education in the United States: Are the Existing Resources Adequate?&lt;/title&gt;&lt;secondary-title&gt;American Behavioral Scientist&lt;/secondary-title&gt;&lt;/titles&gt;&lt;periodical&gt;&lt;full-title&gt;American Behavioral Scientist&lt;/full-title&gt;&lt;/periodical&gt;&lt;pages&gt;1493-1522&lt;/pages&gt;&lt;volume&gt;45&lt;/volume&gt;&lt;number&gt;10&lt;/number&gt;&lt;keywords&gt;&lt;keyword&gt;EDUCATION, Higher&lt;/keyword&gt;&lt;keyword&gt;UNIVERSITIES &amp;amp; colleges&lt;/keyword&gt;&lt;keyword&gt;INFORMATION resources&lt;/keyword&gt;&lt;keyword&gt;DATABASES&lt;/keyword&gt;&lt;keyword&gt;UNITED States&lt;/keyword&gt;&lt;/keywords&gt;&lt;dates&gt;&lt;year&gt;2002&lt;/year&gt;&lt;/dates&gt;&lt;isbn&gt;00027642&lt;/isbn&gt;&lt;urls&gt;&lt;related-urls&gt;&lt;url&gt;http://libproxy.unm.edu/login?url=http://search.ebscohost.com/login.aspx?direct=true&amp;amp;db=a9h&amp;amp;AN=6806879&amp;amp;site=ehost-live&amp;amp;scope=site&lt;/url&gt;&lt;/related-urls&gt;&lt;/urls&gt;&lt;electronic-resource-num&gt;10.1177/0002764202045010004&lt;/electronic-resource-num&gt;&lt;remote-database-name&gt;a9h&lt;/remote-database-name&gt;&lt;remote-database-provider&gt;EBSCOhost&lt;/remote-database-provider&gt;&lt;/record&gt;&lt;/Cite&gt;&lt;/EndNote&gt;</w:instrText>
      </w:r>
      <w:r w:rsidR="00E6099C" w:rsidRPr="00127044">
        <w:fldChar w:fldCharType="separate"/>
      </w:r>
      <w:r w:rsidR="00D70261" w:rsidRPr="00127044">
        <w:rPr>
          <w:noProof/>
        </w:rPr>
        <w:t>(</w:t>
      </w:r>
      <w:hyperlink w:anchor="_ENREF_27" w:tooltip="Brint, 2002 #446" w:history="1">
        <w:r w:rsidR="00886D37" w:rsidRPr="00127044">
          <w:rPr>
            <w:noProof/>
          </w:rPr>
          <w:t>p. 1501</w:t>
        </w:r>
      </w:hyperlink>
      <w:r w:rsidR="00D70261" w:rsidRPr="00127044">
        <w:rPr>
          <w:noProof/>
        </w:rPr>
        <w:t>)</w:t>
      </w:r>
      <w:r w:rsidR="00E6099C" w:rsidRPr="00127044">
        <w:fldChar w:fldCharType="end"/>
      </w:r>
      <w:r w:rsidR="00492C55" w:rsidRPr="00127044">
        <w:t>.</w:t>
      </w:r>
      <w:r w:rsidR="00D70261" w:rsidRPr="00127044">
        <w:t xml:space="preserve"> </w:t>
      </w:r>
    </w:p>
    <w:p w:rsidR="00594A33" w:rsidRPr="00127044" w:rsidRDefault="00594A33" w:rsidP="00D67F39">
      <w:pPr>
        <w:pStyle w:val="Heading3fordissertation"/>
      </w:pPr>
      <w:bookmarkStart w:id="106" w:name="_Toc357082360"/>
      <w:r w:rsidRPr="00127044">
        <w:rPr>
          <w:b w:val="0"/>
        </w:rPr>
        <w:t>NSSE</w:t>
      </w:r>
      <w:r w:rsidRPr="00127044">
        <w:t>: National Survey of Student Engagement</w:t>
      </w:r>
      <w:bookmarkEnd w:id="106"/>
    </w:p>
    <w:p w:rsidR="00E10F4D" w:rsidRPr="00127044" w:rsidRDefault="00073C5F" w:rsidP="00073C5F">
      <w:pPr>
        <w:spacing w:line="480" w:lineRule="auto"/>
        <w:ind w:firstLine="720"/>
      </w:pPr>
      <w:r>
        <w:rPr>
          <w:rFonts w:ascii="Times New Roman" w:hAnsi="Times New Roman"/>
        </w:rPr>
        <w:t xml:space="preserve">NSSE data were used with permission from the Indiana University Center for Postsecondary Research. </w:t>
      </w:r>
      <w:r w:rsidR="007A3347" w:rsidRPr="00127044">
        <w:t xml:space="preserve">I </w:t>
      </w:r>
      <w:r w:rsidR="00A02D4C" w:rsidRPr="00127044">
        <w:t>purchased</w:t>
      </w:r>
      <w:r w:rsidR="007A3347" w:rsidRPr="00127044">
        <w:t xml:space="preserve"> </w:t>
      </w:r>
      <w:r w:rsidR="0045590E" w:rsidRPr="00127044">
        <w:t xml:space="preserve">data to create </w:t>
      </w:r>
      <w:r w:rsidR="007A3347" w:rsidRPr="00127044">
        <w:t>the</w:t>
      </w:r>
      <w:r w:rsidR="00594A33" w:rsidRPr="00127044">
        <w:t xml:space="preserve"> indicators for academic integration, academic performance, institutional commitment</w:t>
      </w:r>
      <w:r w:rsidR="00A02D4C" w:rsidRPr="00127044">
        <w:t>, and intent to persist</w:t>
      </w:r>
      <w:r w:rsidR="00594A33" w:rsidRPr="00127044">
        <w:t xml:space="preserve"> from the </w:t>
      </w:r>
      <w:r w:rsidR="007A3347" w:rsidRPr="00127044">
        <w:t xml:space="preserve">administrators of the </w:t>
      </w:r>
      <w:r w:rsidR="00D95FD1" w:rsidRPr="00127044">
        <w:t xml:space="preserve">2006 </w:t>
      </w:r>
      <w:r w:rsidR="00594A33" w:rsidRPr="00127044">
        <w:t>National Survey of Student Engagement (NSSE)</w:t>
      </w:r>
      <w:r w:rsidR="00CB6D09" w:rsidRPr="00127044">
        <w:t xml:space="preserve"> </w:t>
      </w:r>
      <w:r w:rsidR="00E6099C" w:rsidRPr="00127044">
        <w:fldChar w:fldCharType="begin"/>
      </w:r>
      <w:r w:rsidR="00535269" w:rsidRPr="00127044">
        <w:instrText xml:space="preserve"> ADDIN EN.CITE &lt;EndNote&gt;&lt;Cite&gt;&lt;Author&gt;National Survey of Student Engagement&lt;/Author&gt;&lt;Year&gt;2006&lt;/Year&gt;&lt;RecNum&gt;440&lt;/RecNum&gt;&lt;record&gt;&lt;rec-number&gt;440&lt;/rec-number&gt;&lt;foreign-keys&gt;&lt;key app="EN" db-id="trdvwvf9m00zd4es0eavtr0g5zf90pzwzsw5"&gt;440&lt;/key&gt;&lt;/foreign-keys&gt;&lt;ref-type name="Web Page"&gt;12&lt;/ref-type&gt;&lt;contributors&gt;&lt;authors&gt;&lt;author&gt;National Survey of Student Engagement,&lt;/author&gt;&lt;/authors&gt;&lt;/contributors&gt;&lt;titles&gt;&lt;title&gt;The College Student Report&lt;/title&gt;&lt;/titles&gt;&lt;dates&gt;&lt;year&gt;2006&lt;/year&gt;&lt;/dates&gt;&lt;pub-location&gt;Bloomington, IN&lt;/pub-location&gt;&lt;publisher&gt;Indiana University Center for Postsecondary Research&lt;/publisher&gt;&lt;urls&gt;&lt;related-urls&gt;&lt;url&gt;http://nsse.iub.edu/&lt;/url&gt;&lt;/related-urls&gt;&lt;/urls&gt;&lt;/record&gt;&lt;/Cite&gt;&lt;/EndNote&gt;</w:instrText>
      </w:r>
      <w:r w:rsidR="00E6099C" w:rsidRPr="00127044">
        <w:fldChar w:fldCharType="separate"/>
      </w:r>
      <w:r w:rsidR="00CB6D09" w:rsidRPr="00127044">
        <w:rPr>
          <w:noProof/>
        </w:rPr>
        <w:t>(</w:t>
      </w:r>
      <w:hyperlink w:anchor="_ENREF_84" w:tooltip="National Survey of Student Engagement, 2006 #440" w:history="1">
        <w:r w:rsidR="00886D37" w:rsidRPr="00127044">
          <w:rPr>
            <w:noProof/>
          </w:rPr>
          <w:t>National Survey of Student Engagement, 2006</w:t>
        </w:r>
      </w:hyperlink>
      <w:r w:rsidR="00CB6D09" w:rsidRPr="00127044">
        <w:rPr>
          <w:noProof/>
        </w:rPr>
        <w:t>)</w:t>
      </w:r>
      <w:r w:rsidR="00E6099C" w:rsidRPr="00127044">
        <w:fldChar w:fldCharType="end"/>
      </w:r>
      <w:r w:rsidR="00594A33" w:rsidRPr="00127044">
        <w:t>.</w:t>
      </w:r>
      <w:r w:rsidR="00D95FD1" w:rsidRPr="00127044">
        <w:t xml:space="preserve"> </w:t>
      </w:r>
      <w:r w:rsidR="00A02D4C" w:rsidRPr="00127044">
        <w:t xml:space="preserve">At the same time, I obtained </w:t>
      </w:r>
      <w:r w:rsidR="0045590E" w:rsidRPr="00127044">
        <w:t xml:space="preserve">data to create </w:t>
      </w:r>
      <w:r w:rsidR="00A02D4C" w:rsidRPr="00127044">
        <w:t>the</w:t>
      </w:r>
      <w:r w:rsidR="007A3347" w:rsidRPr="00127044">
        <w:t xml:space="preserve"> </w:t>
      </w:r>
      <w:r w:rsidR="00D95FD1" w:rsidRPr="00127044">
        <w:t xml:space="preserve">indicators of library engagement </w:t>
      </w:r>
      <w:r w:rsidR="00A02D4C" w:rsidRPr="00127044">
        <w:t>asked as</w:t>
      </w:r>
      <w:r w:rsidR="00D95FD1" w:rsidRPr="00127044">
        <w:t xml:space="preserve"> experimental questions during that same 2006 NSSE. </w:t>
      </w:r>
    </w:p>
    <w:p w:rsidR="00EE5143" w:rsidRPr="00127044" w:rsidRDefault="000359F7" w:rsidP="00683BDB">
      <w:pPr>
        <w:pStyle w:val="BodyText"/>
        <w:ind w:firstLine="720"/>
      </w:pPr>
      <w:r w:rsidRPr="00127044">
        <w:t xml:space="preserve">NSSE measures student engagement and the </w:t>
      </w:r>
      <w:r w:rsidR="00B14484" w:rsidRPr="00127044">
        <w:t>“extent to which different colleges exhibit characteristics and commitments known to be related to high-quality undergraduate student outcomes”</w:t>
      </w:r>
      <w:r w:rsidR="00AF706D" w:rsidRPr="00127044">
        <w:t xml:space="preserve"> </w:t>
      </w:r>
      <w:r w:rsidR="00E6099C" w:rsidRPr="00127044">
        <w:fldChar w:fldCharType="begin"/>
      </w:r>
      <w:r w:rsidR="00747ABA" w:rsidRPr="00127044">
        <w:instrText xml:space="preserve"> ADDIN EN.CITE &lt;EndNote&gt;&lt;Cite&gt;&lt;Author&gt;Kuh&lt;/Author&gt;&lt;Year&gt;2001&lt;/Year&gt;&lt;RecNum&gt;443&lt;/RecNum&gt;&lt;Pages&gt;3&lt;/Pages&gt;&lt;DisplayText&gt;(Kuh, 2001, p. 3)&lt;/DisplayText&gt;&lt;record&gt;&lt;rec-number&gt;443&lt;/rec-number&gt;&lt;foreign-keys&gt;&lt;key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 p. 3</w:t>
        </w:r>
      </w:hyperlink>
      <w:r w:rsidR="00DA727F" w:rsidRPr="00127044">
        <w:rPr>
          <w:noProof/>
        </w:rPr>
        <w:t>)</w:t>
      </w:r>
      <w:r w:rsidR="00E6099C" w:rsidRPr="00127044">
        <w:fldChar w:fldCharType="end"/>
      </w:r>
      <w:r w:rsidR="00B14484" w:rsidRPr="00127044">
        <w:t xml:space="preserve">. These characteristics are based on Pace’s theory of student effort </w:t>
      </w:r>
      <w:r w:rsidR="00E6099C" w:rsidRPr="00127044">
        <w:fldChar w:fldCharType="begin"/>
      </w:r>
      <w:r w:rsidR="00535269" w:rsidRPr="00127044">
        <w:instrText xml:space="preserve"> ADDIN EN.CITE &lt;EndNote&gt;&lt;Cite&gt;&lt;Author&gt;Pace&lt;/Author&gt;&lt;Year&gt;1984&lt;/Year&gt;&lt;RecNum&gt;458&lt;/RecNum&gt;&lt;record&gt;&lt;rec-number&gt;458&lt;/rec-number&gt;&lt;foreign-keys&gt;&lt;key app="EN" db-id="trdvwvf9m00zd4es0eavtr0g5zf90pzwzsw5"&gt;458&lt;/key&gt;&lt;/foreign-keys&gt;&lt;ref-type name="Report"&gt;27&lt;/ref-type&gt;&lt;contributors&gt;&lt;authors&gt;&lt;author&gt;Pace, CR&lt;/author&gt;&lt;/authors&gt;&lt;/contributors&gt;&lt;titles&gt;&lt;title&gt;Measuring the Quality of College Student Experiences. An Account of the Development and Use of the College Student Experiences Questionnaire&lt;/title&gt;&lt;/titles&gt;&lt;dates&gt;&lt;year&gt;1984&lt;/year&gt;&lt;/dates&gt;&lt;publisher&gt;Higher Education Research Institute, Graduate School of Education, University of California, Los Angeles, CA 90024.&lt;/publisher&gt;&lt;isbn&gt;ED255099&lt;/isbn&gt;&lt;urls&gt;&lt;/urls&gt;&lt;/record&gt;&lt;/Cite&gt;&lt;/EndNote&gt;</w:instrText>
      </w:r>
      <w:r w:rsidR="00E6099C" w:rsidRPr="00127044">
        <w:fldChar w:fldCharType="separate"/>
      </w:r>
      <w:r w:rsidR="00B00135" w:rsidRPr="00127044">
        <w:rPr>
          <w:noProof/>
        </w:rPr>
        <w:t>(</w:t>
      </w:r>
      <w:hyperlink w:anchor="_ENREF_89" w:tooltip="Pace, 1984 #458" w:history="1">
        <w:r w:rsidR="00886D37" w:rsidRPr="00127044">
          <w:rPr>
            <w:noProof/>
          </w:rPr>
          <w:t>Pace, 1984</w:t>
        </w:r>
      </w:hyperlink>
      <w:r w:rsidR="00B00135" w:rsidRPr="00127044">
        <w:rPr>
          <w:noProof/>
        </w:rPr>
        <w:t>)</w:t>
      </w:r>
      <w:r w:rsidR="00E6099C" w:rsidRPr="00127044">
        <w:fldChar w:fldCharType="end"/>
      </w:r>
      <w:r w:rsidR="00B00135" w:rsidRPr="00127044">
        <w:t xml:space="preserve"> </w:t>
      </w:r>
      <w:r w:rsidR="00B14484" w:rsidRPr="00127044">
        <w:t xml:space="preserve">and Chickering and Gamson’s </w:t>
      </w:r>
      <w:r w:rsidR="00B14484" w:rsidRPr="00127044">
        <w:rPr>
          <w:i/>
        </w:rPr>
        <w:t>Seven Principles of Good Practice in Undergraduate Education</w:t>
      </w:r>
      <w:r w:rsidR="00B00135" w:rsidRPr="00127044">
        <w:t xml:space="preserve"> </w:t>
      </w:r>
      <w:r w:rsidR="00E6099C" w:rsidRPr="00127044">
        <w:fldChar w:fldCharType="begin"/>
      </w:r>
      <w:r w:rsidR="00886D37" w:rsidRPr="00127044">
        <w:instrText xml:space="preserve"> ADDIN EN.CITE &lt;EndNote&gt;&lt;Cite ExcludeAuth="1"&gt;&lt;Author&gt;Chickering&lt;/Author&gt;&lt;Year&gt;1991&lt;/Year&gt;&lt;RecNum&gt;459&lt;/RecNum&gt;&lt;DisplayText&gt;(1991)&lt;/DisplayText&gt;&lt;record&gt;&lt;rec-number&gt;459&lt;/rec-number&gt;&lt;foreign-keys&gt;&lt;key app="EN" db-id="trdvwvf9m00zd4es0eavtr0g5zf90pzwzsw5"&gt;459&lt;/key&gt;&lt;/foreign-keys&gt;&lt;ref-type name="Report"&gt;27&lt;/ref-type&gt;&lt;contributors&gt;&lt;authors&gt;&lt;author&gt;Chickering, Arthur W.&lt;/author&gt;&lt;author&gt;Gamson, Zelda F.&lt;/author&gt;&lt;/authors&gt;&lt;/contributors&gt;&lt;titles&gt;&lt;title&gt;Applying the seven principles for good practice in undergraduate education&lt;/title&gt;&lt;/titles&gt;&lt;pages&gt;104&lt;/pages&gt;&lt;keywords&gt;&lt;keyword&gt;College teaching.&lt;/keyword&gt;&lt;keyword&gt;Education, Higher -- Aims and objectives.&lt;/keyword&gt;&lt;keyword&gt;Lesgeven.&lt;/keyword&gt;&lt;keyword&gt;Kwaliteitsverbetering.&lt;/keyword&gt;&lt;keyword&gt;Hoger onderwijs.&lt;/keyword&gt;&lt;keyword&gt;Enseignement universitaire -- États-Unis.&lt;/keyword&gt;&lt;keyword&gt;Enseignement supérieur -- États-Unis.&lt;/keyword&gt;&lt;keyword&gt;Enseignement -- Réforme -- États-Unis.&lt;/keyword&gt;&lt;keyword&gt;Höheres Bildungswesen&lt;/keyword&gt;&lt;keyword&gt;Aufsatzsammlung&lt;/keyword&gt;&lt;keyword&gt;Hochschuldidaktik&lt;/keyword&gt;&lt;keyword&gt;Geographic: USA&lt;/keyword&gt;&lt;/keywords&gt;&lt;dates&gt;&lt;year&gt;1991&lt;/year&gt;&lt;/dates&gt;&lt;pub-location&gt;San Francisco, Calif. : Jossey-Bass Inc.&lt;/pub-location&gt;&lt;accession-num&gt;OCLC: 24683001&lt;/accession-num&gt;&lt;urls&gt;&lt;/urls&gt;&lt;electronic-resource-num&gt;10.1002/tl.37219914708&lt;/electronic-resource-num&gt;&lt;remote-database-name&gt;WorldCat Access: http://www3.interscience.wiley.com/journal/112755258/issue&amp;#xD;WorldCat&lt;/remote-database-name&gt;&lt;remote-database-provider&gt;OCLC&lt;/remote-database-provider&gt;&lt;language&gt;English Series: New directions for teaching and learning,; no. 47; Variation: New directions for teaching and learning.&lt;/language&gt;&lt;/record&gt;&lt;/Cite&gt;&lt;/EndNote&gt;</w:instrText>
      </w:r>
      <w:r w:rsidR="00E6099C" w:rsidRPr="00127044">
        <w:fldChar w:fldCharType="separate"/>
      </w:r>
      <w:r w:rsidR="00886D37" w:rsidRPr="00127044">
        <w:rPr>
          <w:noProof/>
        </w:rPr>
        <w:t>(</w:t>
      </w:r>
      <w:hyperlink w:anchor="_ENREF_32" w:tooltip="Chickering, 1991 #459" w:history="1">
        <w:r w:rsidR="00886D37" w:rsidRPr="00127044">
          <w:rPr>
            <w:noProof/>
          </w:rPr>
          <w:t>1991</w:t>
        </w:r>
      </w:hyperlink>
      <w:r w:rsidR="00886D37" w:rsidRPr="00127044">
        <w:rPr>
          <w:noProof/>
        </w:rPr>
        <w:t>)</w:t>
      </w:r>
      <w:r w:rsidR="00E6099C" w:rsidRPr="00127044">
        <w:fldChar w:fldCharType="end"/>
      </w:r>
      <w:r w:rsidR="00B14484" w:rsidRPr="00127044">
        <w:t xml:space="preserve">. The 42 </w:t>
      </w:r>
      <w:r w:rsidR="00B7516B" w:rsidRPr="00127044">
        <w:t xml:space="preserve">original </w:t>
      </w:r>
      <w:r w:rsidR="00B14484" w:rsidRPr="00127044">
        <w:t xml:space="preserve">questions asked by NSSE </w:t>
      </w:r>
      <w:r w:rsidR="00B7516B" w:rsidRPr="00127044">
        <w:t>were</w:t>
      </w:r>
      <w:r w:rsidR="00B14484" w:rsidRPr="00127044">
        <w:t xml:space="preserve"> based upon face validity as well as established and validated measures including UCLA’s </w:t>
      </w:r>
      <w:r w:rsidR="00B14484" w:rsidRPr="00127044">
        <w:rPr>
          <w:i/>
        </w:rPr>
        <w:t>Cooperative Institutional Research Program</w:t>
      </w:r>
      <w:r w:rsidR="00B14484" w:rsidRPr="00127044">
        <w:t xml:space="preserve"> (CIRP), Indiana University’s </w:t>
      </w:r>
      <w:r w:rsidR="00B14484" w:rsidRPr="00127044">
        <w:rPr>
          <w:i/>
        </w:rPr>
        <w:t>College Student Experiences Questionnaire</w:t>
      </w:r>
      <w:r w:rsidR="00B14484" w:rsidRPr="00127044">
        <w:t xml:space="preserve"> (CSEQ), and surveys developed at the University of North Carolina</w:t>
      </w:r>
      <w:r w:rsidR="0048710F" w:rsidRPr="00127044">
        <w:t xml:space="preserve"> </w:t>
      </w:r>
      <w:r w:rsidR="00E6099C" w:rsidRPr="00127044">
        <w:fldChar w:fldCharType="begin"/>
      </w:r>
      <w:r w:rsidR="00747ABA" w:rsidRPr="00127044">
        <w:instrText xml:space="preserve"> ADDIN EN.CITE &lt;EndNote&gt;&lt;Cite&gt;&lt;Author&gt;Kuh&lt;/Author&gt;&lt;Year&gt;2001&lt;/Year&gt;&lt;RecNum&gt;443&lt;/RecNum&gt;&lt;DisplayText&gt;(Kuh, 2001)&lt;/DisplayText&gt;&lt;record&gt;&lt;rec-number&gt;443&lt;/rec-number&gt;&lt;foreign-keys&gt;&lt;key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w:t>
        </w:r>
      </w:hyperlink>
      <w:r w:rsidR="00DA727F" w:rsidRPr="00127044">
        <w:rPr>
          <w:noProof/>
        </w:rPr>
        <w:t>)</w:t>
      </w:r>
      <w:r w:rsidR="00E6099C" w:rsidRPr="00127044">
        <w:fldChar w:fldCharType="end"/>
      </w:r>
      <w:r w:rsidR="00B14484" w:rsidRPr="00127044">
        <w:t xml:space="preserve">. </w:t>
      </w:r>
      <w:r w:rsidR="00EE5143" w:rsidRPr="00127044">
        <w:t>In subsequent years, NSSE has evolved. In 2006, the survey included 14 questions with 85 sub-questions plus 13 demographic questions.</w:t>
      </w:r>
    </w:p>
    <w:p w:rsidR="005B4810" w:rsidRPr="00127044" w:rsidRDefault="00B14484" w:rsidP="00683BDB">
      <w:pPr>
        <w:pStyle w:val="BodyText"/>
        <w:ind w:firstLine="720"/>
      </w:pPr>
      <w:r w:rsidRPr="00127044">
        <w:lastRenderedPageBreak/>
        <w:t xml:space="preserve">The </w:t>
      </w:r>
      <w:r w:rsidR="008E39AC" w:rsidRPr="00127044">
        <w:t xml:space="preserve">items on </w:t>
      </w:r>
      <w:r w:rsidRPr="00127044">
        <w:t xml:space="preserve">the NSSE </w:t>
      </w:r>
      <w:r w:rsidR="008E39AC" w:rsidRPr="00127044">
        <w:t>questionnaire are grouped into “five benchmarks of effective educational practice</w:t>
      </w:r>
      <w:r w:rsidR="005B4810" w:rsidRPr="00127044">
        <w:t>”</w:t>
      </w:r>
      <w:r w:rsidR="008E39AC" w:rsidRPr="00127044">
        <w:t xml:space="preserve">: </w:t>
      </w:r>
      <w:r w:rsidR="005B4810" w:rsidRPr="00127044">
        <w:t xml:space="preserve">level of academic challenge, active and collaborative learning, student interactions with faculty members, enriching educational experience, and supportive campus environment </w:t>
      </w:r>
      <w:r w:rsidR="00E6099C" w:rsidRPr="00127044">
        <w:fldChar w:fldCharType="begin"/>
      </w:r>
      <w:r w:rsidR="00747ABA" w:rsidRPr="00127044">
        <w:instrText xml:space="preserve"> ADDIN EN.CITE &lt;EndNote&gt;&lt;Cite&gt;&lt;Author&gt;Kuh&lt;/Author&gt;&lt;Year&gt;2001&lt;/Year&gt;&lt;RecNum&gt;443&lt;/RecNum&gt;&lt;Pages&gt;5&lt;/Pages&gt;&lt;DisplayText&gt;(Kuh, 2001, p. 5)&lt;/DisplayText&gt;&lt;record&gt;&lt;rec-number&gt;443&lt;/rec-number&gt;&lt;foreign-keys&gt;&lt;key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 p. 5</w:t>
        </w:r>
      </w:hyperlink>
      <w:r w:rsidR="00DA727F" w:rsidRPr="00127044">
        <w:rPr>
          <w:noProof/>
        </w:rPr>
        <w:t>)</w:t>
      </w:r>
      <w:r w:rsidR="00E6099C" w:rsidRPr="00127044">
        <w:fldChar w:fldCharType="end"/>
      </w:r>
      <w:r w:rsidRPr="00127044">
        <w:t>.</w:t>
      </w:r>
      <w:r w:rsidR="005B4810" w:rsidRPr="00127044">
        <w:t xml:space="preserve"> The benchmarks “were created with a blend of theory and empirical analysis”</w:t>
      </w:r>
      <w:r w:rsidR="00B00135" w:rsidRPr="00127044">
        <w:t xml:space="preserve"> </w:t>
      </w:r>
      <w:r w:rsidR="00E6099C" w:rsidRPr="00127044">
        <w:fldChar w:fldCharType="begin"/>
      </w:r>
      <w:r w:rsidR="00747ABA" w:rsidRPr="00127044">
        <w:instrText xml:space="preserve"> ADDIN EN.CITE &lt;EndNote&gt;&lt;Cite&gt;&lt;Author&gt;Kuh&lt;/Author&gt;&lt;Year&gt;2001&lt;/Year&gt;&lt;RecNum&gt;443&lt;/RecNum&gt;&lt;Pages&gt;30&lt;/Pages&gt;&lt;DisplayText&gt;(Kuh, 2001, p. 30)&lt;/DisplayText&gt;&lt;record&gt;&lt;rec-number&gt;443&lt;/rec-number&gt;&lt;foreign-keys&gt;&lt;key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 p. 30</w:t>
        </w:r>
      </w:hyperlink>
      <w:r w:rsidR="00DA727F" w:rsidRPr="00127044">
        <w:rPr>
          <w:noProof/>
        </w:rPr>
        <w:t>)</w:t>
      </w:r>
      <w:r w:rsidR="00E6099C" w:rsidRPr="00127044">
        <w:fldChar w:fldCharType="end"/>
      </w:r>
      <w:r w:rsidR="00B00135" w:rsidRPr="00127044">
        <w:t>.</w:t>
      </w:r>
    </w:p>
    <w:p w:rsidR="00262108" w:rsidRPr="00127044" w:rsidRDefault="005B4810" w:rsidP="00683BDB">
      <w:pPr>
        <w:pStyle w:val="BodyText"/>
        <w:ind w:firstLine="720"/>
      </w:pPr>
      <w:r w:rsidRPr="00127044">
        <w:t>Researchers shared results of the</w:t>
      </w:r>
      <w:r w:rsidR="00B14484" w:rsidRPr="00127044">
        <w:t xml:space="preserve"> inaugural </w:t>
      </w:r>
      <w:r w:rsidR="00B32858" w:rsidRPr="00127044">
        <w:t xml:space="preserve">2000 </w:t>
      </w:r>
      <w:r w:rsidR="00B14484" w:rsidRPr="00127044">
        <w:t xml:space="preserve">NSSE </w:t>
      </w:r>
      <w:r w:rsidR="00B14484" w:rsidRPr="00127044">
        <w:rPr>
          <w:i/>
        </w:rPr>
        <w:t>College Student Report</w:t>
      </w:r>
      <w:r w:rsidR="00425CA9" w:rsidRPr="00127044">
        <w:t xml:space="preserve"> </w:t>
      </w:r>
      <w:r w:rsidR="00B14484" w:rsidRPr="00127044">
        <w:t xml:space="preserve">covering the </w:t>
      </w:r>
      <w:r w:rsidR="00AB6710" w:rsidRPr="00127044">
        <w:t xml:space="preserve">survey </w:t>
      </w:r>
      <w:r w:rsidR="00B14484" w:rsidRPr="00127044">
        <w:t>design, project goals, and potential uses</w:t>
      </w:r>
      <w:r w:rsidR="00425CA9" w:rsidRPr="00127044">
        <w:t xml:space="preserve"> and</w:t>
      </w:r>
      <w:r w:rsidRPr="00127044">
        <w:t xml:space="preserve"> </w:t>
      </w:r>
      <w:r w:rsidR="002974B3" w:rsidRPr="00127044">
        <w:t>analyzing</w:t>
      </w:r>
      <w:r w:rsidR="00910A06" w:rsidRPr="00127044">
        <w:t xml:space="preserve"> the data from the </w:t>
      </w:r>
      <w:r w:rsidR="00AA6964" w:rsidRPr="00127044">
        <w:t xml:space="preserve">first </w:t>
      </w:r>
      <w:r w:rsidR="00910A06" w:rsidRPr="00127044">
        <w:t>national administration of the test for validity and reliability</w:t>
      </w:r>
      <w:r w:rsidR="002974B3" w:rsidRPr="00127044">
        <w:t xml:space="preserve"> </w:t>
      </w:r>
      <w:r w:rsidR="00E6099C" w:rsidRPr="00127044">
        <w:fldChar w:fldCharType="begin"/>
      </w:r>
      <w:r w:rsidR="00747ABA" w:rsidRPr="00127044">
        <w:instrText xml:space="preserve"> ADDIN EN.CITE &lt;EndNote&gt;&lt;Cite&gt;&lt;Author&gt;Kuh&lt;/Author&gt;&lt;Year&gt;2001&lt;/Year&gt;&lt;RecNum&gt;443&lt;/RecNum&gt;&lt;DisplayText&gt;(Kuh, 2001)&lt;/DisplayText&gt;&lt;record&gt;&lt;rec-number&gt;443&lt;/rec-number&gt;&lt;foreign-keys&gt;&lt;key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w:t>
        </w:r>
      </w:hyperlink>
      <w:r w:rsidR="00DA727F" w:rsidRPr="00127044">
        <w:rPr>
          <w:noProof/>
        </w:rPr>
        <w:t>)</w:t>
      </w:r>
      <w:r w:rsidR="00E6099C" w:rsidRPr="00127044">
        <w:fldChar w:fldCharType="end"/>
      </w:r>
      <w:r w:rsidR="00910A06" w:rsidRPr="00127044">
        <w:t xml:space="preserve">. </w:t>
      </w:r>
      <w:r w:rsidR="0045590E" w:rsidRPr="00127044">
        <w:t xml:space="preserve">The estimates of </w:t>
      </w:r>
      <w:r w:rsidR="00910A06" w:rsidRPr="00127044">
        <w:t>Cronbach’s Alpha</w:t>
      </w:r>
      <w:r w:rsidR="00DA468E" w:rsidRPr="00127044">
        <w:t>, a</w:t>
      </w:r>
      <w:r w:rsidR="00910A06" w:rsidRPr="00127044">
        <w:t xml:space="preserve"> reliability coefficient</w:t>
      </w:r>
      <w:r w:rsidR="00DA468E" w:rsidRPr="00127044">
        <w:t xml:space="preserve"> that calls for a minimum score of .7</w:t>
      </w:r>
      <w:r w:rsidR="00910A06" w:rsidRPr="00127044">
        <w:t xml:space="preserve"> </w:t>
      </w:r>
      <w:r w:rsidR="00DA468E" w:rsidRPr="00127044">
        <w:t xml:space="preserve">to be considered reliable, </w:t>
      </w:r>
      <w:r w:rsidR="00D05582" w:rsidRPr="00127044">
        <w:t>ranged from .79 to .83</w:t>
      </w:r>
      <w:r w:rsidR="00DA468E" w:rsidRPr="00127044">
        <w:t xml:space="preserve"> for each benchmark</w:t>
      </w:r>
      <w:r w:rsidR="00D05582" w:rsidRPr="00127044">
        <w:t>.</w:t>
      </w:r>
      <w:r w:rsidR="00910A06" w:rsidRPr="00127044">
        <w:t xml:space="preserve"> </w:t>
      </w:r>
      <w:r w:rsidR="00262108" w:rsidRPr="00127044">
        <w:t>In summary, “the pattern of responses from first-year students and seniors suggest the items are measuring what they are supposed to measure”</w:t>
      </w:r>
      <w:r w:rsidR="002974B3" w:rsidRPr="00127044">
        <w:t xml:space="preserve"> </w:t>
      </w:r>
      <w:r w:rsidR="00E6099C" w:rsidRPr="00127044">
        <w:fldChar w:fldCharType="begin"/>
      </w:r>
      <w:r w:rsidR="00747ABA" w:rsidRPr="00127044">
        <w:instrText xml:space="preserve"> ADDIN EN.CITE &lt;EndNote&gt;&lt;Cite&gt;&lt;Author&gt;Kuh&lt;/Author&gt;&lt;Year&gt;2001&lt;/Year&gt;&lt;RecNum&gt;443&lt;/RecNum&gt;&lt;Pages&gt;15&lt;/Pages&gt;&lt;DisplayText&gt;(Kuh, 2001, p. 15)&lt;/DisplayText&gt;&lt;record&gt;&lt;rec-number&gt;443&lt;/rec-number&gt;&lt;foreign-keys&gt;&lt;key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E6099C" w:rsidRPr="00127044">
        <w:fldChar w:fldCharType="separate"/>
      </w:r>
      <w:r w:rsidR="00DA727F" w:rsidRPr="00127044">
        <w:rPr>
          <w:noProof/>
        </w:rPr>
        <w:t>(</w:t>
      </w:r>
      <w:hyperlink w:anchor="_ENREF_66" w:tooltip="Kuh, 2001 #443" w:history="1">
        <w:r w:rsidR="00886D37" w:rsidRPr="00127044">
          <w:rPr>
            <w:noProof/>
          </w:rPr>
          <w:t>Kuh, 2001, p. 15</w:t>
        </w:r>
      </w:hyperlink>
      <w:r w:rsidR="00DA727F" w:rsidRPr="00127044">
        <w:rPr>
          <w:noProof/>
        </w:rPr>
        <w:t>)</w:t>
      </w:r>
      <w:r w:rsidR="00E6099C" w:rsidRPr="00127044">
        <w:fldChar w:fldCharType="end"/>
      </w:r>
      <w:r w:rsidR="00DD2ABB" w:rsidRPr="00127044">
        <w:t>.</w:t>
      </w:r>
      <w:r w:rsidR="00262108" w:rsidRPr="00127044">
        <w:t xml:space="preserve"> </w:t>
      </w:r>
      <w:r w:rsidR="0048710F" w:rsidRPr="00127044">
        <w:t>Though the names of the benchmarks have changed in subsequent years to match the five categories mentioned in the paragraph above,</w:t>
      </w:r>
      <w:r w:rsidR="00D05582" w:rsidRPr="00127044">
        <w:t xml:space="preserve"> </w:t>
      </w:r>
      <w:r w:rsidR="0048710F" w:rsidRPr="00127044">
        <w:t xml:space="preserve">the </w:t>
      </w:r>
      <w:r w:rsidR="009E6E0E" w:rsidRPr="00127044">
        <w:t xml:space="preserve">original reliability scores were good. The </w:t>
      </w:r>
      <w:r w:rsidR="00D05582" w:rsidRPr="00127044">
        <w:t xml:space="preserve">20 </w:t>
      </w:r>
      <w:r w:rsidR="00D05582" w:rsidRPr="00127044">
        <w:rPr>
          <w:i/>
        </w:rPr>
        <w:t>College Activities</w:t>
      </w:r>
      <w:r w:rsidR="00D05582" w:rsidRPr="00127044">
        <w:t xml:space="preserve"> items </w:t>
      </w:r>
      <w:r w:rsidR="009E6E0E" w:rsidRPr="00127044">
        <w:t xml:space="preserve">score </w:t>
      </w:r>
      <w:r w:rsidR="00D05582" w:rsidRPr="00127044">
        <w:t xml:space="preserve">was .82. For questions related to higher order thinking skills, </w:t>
      </w:r>
      <w:r w:rsidR="0045590E" w:rsidRPr="00127044">
        <w:t xml:space="preserve">the estimate of </w:t>
      </w:r>
      <w:r w:rsidR="00D05582" w:rsidRPr="00127044">
        <w:t xml:space="preserve">Cronbach’s Alpha was .79. For </w:t>
      </w:r>
      <w:r w:rsidR="00D05582" w:rsidRPr="00127044">
        <w:rPr>
          <w:i/>
        </w:rPr>
        <w:t>Educational and Personal Growth</w:t>
      </w:r>
      <w:r w:rsidR="00D05582" w:rsidRPr="00127044">
        <w:t xml:space="preserve"> items, the </w:t>
      </w:r>
      <w:r w:rsidR="0045590E" w:rsidRPr="00127044">
        <w:t xml:space="preserve">estimate of </w:t>
      </w:r>
      <w:r w:rsidR="00D05582" w:rsidRPr="00127044">
        <w:t xml:space="preserve">Cronbach’s Alpha was .88. For </w:t>
      </w:r>
      <w:r w:rsidR="00D05582" w:rsidRPr="00127044">
        <w:rPr>
          <w:i/>
        </w:rPr>
        <w:t>Opinions about your School</w:t>
      </w:r>
      <w:r w:rsidR="00D05582" w:rsidRPr="00127044">
        <w:t xml:space="preserve">, the </w:t>
      </w:r>
      <w:r w:rsidR="0045590E" w:rsidRPr="00127044">
        <w:t xml:space="preserve">estimate of </w:t>
      </w:r>
      <w:r w:rsidR="00D05582" w:rsidRPr="00127044">
        <w:t>Cronbach’s Alpha was .83.</w:t>
      </w:r>
    </w:p>
    <w:p w:rsidR="009C1C1D" w:rsidRPr="00127044" w:rsidRDefault="00BF35EA" w:rsidP="00E64841">
      <w:pPr>
        <w:pStyle w:val="BodyText"/>
        <w:ind w:firstLine="720"/>
      </w:pPr>
      <w:r w:rsidRPr="00127044">
        <w:t>Researchers also conducted focus groups to get a grasp on how students interpret the questions</w:t>
      </w:r>
      <w:r w:rsidR="00E64841" w:rsidRPr="00127044">
        <w:t xml:space="preserve"> </w:t>
      </w:r>
      <w:r w:rsidR="00E64841" w:rsidRPr="00127044">
        <w:fldChar w:fldCharType="begin">
          <w:fldData xml:space="preserve">PEVuZE5vdGU+PENpdGU+PEF1dGhvcj5LdWg8L0F1dGhvcj48WWVhcj4yMDAxPC9ZZWFyPjxSZWNO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=
</w:fldData>
        </w:fldChar>
      </w:r>
      <w:r w:rsidR="00886D37" w:rsidRPr="00127044">
        <w:instrText xml:space="preserve"> ADDIN EN.CITE </w:instrText>
      </w:r>
      <w:r w:rsidR="00886D37" w:rsidRPr="00127044">
        <w:fldChar w:fldCharType="begin">
          <w:fldData xml:space="preserve">PEVuZE5vdGU+PENpdGU+PEF1dGhvcj5LdWg8L0F1dGhvcj48WWVhcj4yMDAxPC9ZZWFyPjxSZWNO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=
</w:fldData>
        </w:fldChar>
      </w:r>
      <w:r w:rsidR="00886D37" w:rsidRPr="00127044">
        <w:instrText xml:space="preserve"> ADDIN EN.CITE.DATA </w:instrText>
      </w:r>
      <w:r w:rsidR="00886D37" w:rsidRPr="00127044">
        <w:fldChar w:fldCharType="end"/>
      </w:r>
      <w:r w:rsidR="00E64841" w:rsidRPr="00127044">
        <w:fldChar w:fldCharType="separate"/>
      </w:r>
      <w:r w:rsidR="00886D37" w:rsidRPr="00127044">
        <w:rPr>
          <w:noProof/>
        </w:rPr>
        <w:t>(</w:t>
      </w:r>
      <w:hyperlink w:anchor="_ENREF_66" w:tooltip="Kuh, 2001 #443" w:history="1">
        <w:r w:rsidR="00886D37" w:rsidRPr="00127044">
          <w:rPr>
            <w:noProof/>
          </w:rPr>
          <w:t>Kuh, 2001</w:t>
        </w:r>
      </w:hyperlink>
      <w:r w:rsidR="00886D37" w:rsidRPr="00127044">
        <w:rPr>
          <w:noProof/>
        </w:rPr>
        <w:t xml:space="preserve">; </w:t>
      </w:r>
      <w:hyperlink w:anchor="_ENREF_88" w:tooltip="Ouimet, 2004 #460" w:history="1">
        <w:r w:rsidR="00886D37" w:rsidRPr="00127044">
          <w:rPr>
            <w:noProof/>
          </w:rPr>
          <w:t>Ouimet, Bunnage, Carini, Kuh, &amp; Kennedy, 2004</w:t>
        </w:r>
      </w:hyperlink>
      <w:r w:rsidR="00886D37" w:rsidRPr="00127044">
        <w:rPr>
          <w:noProof/>
        </w:rPr>
        <w:t>)</w:t>
      </w:r>
      <w:r w:rsidR="00E64841" w:rsidRPr="00127044">
        <w:fldChar w:fldCharType="end"/>
      </w:r>
      <w:r w:rsidR="00E64841" w:rsidRPr="00127044">
        <w:t>.</w:t>
      </w:r>
      <w:r w:rsidR="00886D37" w:rsidRPr="00127044">
        <w:t xml:space="preserve"> Kuh</w:t>
      </w:r>
      <w:r w:rsidRPr="00127044">
        <w:t xml:space="preserve"> found that “students interpreted the response categories on </w:t>
      </w:r>
      <w:r w:rsidRPr="00127044">
        <w:rPr>
          <w:i/>
        </w:rPr>
        <w:t>The College Student Report</w:t>
      </w:r>
      <w:r w:rsidRPr="00127044">
        <w:t xml:space="preserve"> in similar ways”</w:t>
      </w:r>
      <w:r w:rsidR="00E64841" w:rsidRPr="00127044">
        <w:t xml:space="preserve"> </w:t>
      </w:r>
      <w:r w:rsidR="00886D37" w:rsidRPr="00127044">
        <w:fldChar w:fldCharType="begin"/>
      </w:r>
      <w:r w:rsidR="00886D37" w:rsidRPr="00127044">
        <w:instrText xml:space="preserve"> ADDIN EN.CITE &lt;EndNote&gt;&lt;Cite ExcludeAuth="1" ExcludeYear="1"&gt;&lt;Author&gt;Kuh&lt;/Author&gt;&lt;Year&gt;2001&lt;/Year&gt;&lt;RecNum&gt;443&lt;/RecNum&gt;&lt;Pages&gt;34&lt;/Pages&gt;&lt;DisplayText&gt;(p. 34)&lt;/DisplayText&gt;&lt;record&gt;&lt;rec-number&gt;443&lt;/rec-number&gt;&lt;foreign-keys&gt;&lt;key app="EN" db-id="trdvwvf9m00zd4es0eavtr0g5zf90pzwzsw5"&gt;443&lt;/key&gt;&lt;/foreign-keys&gt;&lt;ref-type name="Report"&gt;27&lt;/ref-type&gt;&lt;contributors&gt;&lt;authors&gt;&lt;author&gt;Kuh, George D.&lt;/author&gt;&lt;/authors&gt;&lt;/contributors&gt;&lt;titles&gt;&lt;title&gt;National Survey of Student Engagement : the college student report : NSSE technical and norms report&lt;/title&gt;&lt;/titles&gt;&lt;pages&gt;288&lt;/pages&gt;&lt;keywords&gt;&lt;keyword&gt;Universities and colleges -- United States -- Evaluation -- Statistics.&lt;/keyword&gt;&lt;keyword&gt;Effective teaching -- United States -- Evaluation -- Statistics.&lt;/keyword&gt;&lt;keyword&gt;Educational evaluation -- United States -- Statistics.&lt;/keyword&gt;&lt;keyword&gt;College students -- Rating of -- United States -- Statistics.&lt;/keyword&gt;&lt;/keywords&gt;&lt;dates&gt;&lt;year&gt;2001&lt;/year&gt;&lt;/dates&gt;&lt;pub-location&gt;Bloomington, IN : Indiana University Center for Postsecondary Research and Planning&lt;/pub-location&gt;&lt;publisher&gt;Indiana University.; Center for Postsecondary Research and Planning.&lt;/publisher&gt;&lt;accession-num&gt;OCLC: 49847418&lt;/accession-num&gt;&lt;urls&gt;&lt;/urls&gt;&lt;remote-database-name&gt;WorldCat&lt;/remote-database-name&gt;&lt;remote-database-provider&gt;OCLC&lt;/remote-database-provider&gt;&lt;language&gt;English&lt;/language&gt;&lt;/record&gt;&lt;/Cite&gt;&lt;/EndNote&gt;</w:instrText>
      </w:r>
      <w:r w:rsidR="00886D37" w:rsidRPr="00127044">
        <w:fldChar w:fldCharType="separate"/>
      </w:r>
      <w:r w:rsidR="00886D37" w:rsidRPr="00127044">
        <w:rPr>
          <w:noProof/>
        </w:rPr>
        <w:t>(</w:t>
      </w:r>
      <w:hyperlink w:anchor="_ENREF_66" w:tooltip="Kuh, 2001 #443" w:history="1">
        <w:r w:rsidR="00886D37" w:rsidRPr="00127044">
          <w:rPr>
            <w:noProof/>
          </w:rPr>
          <w:t>p. 34</w:t>
        </w:r>
      </w:hyperlink>
      <w:r w:rsidR="00886D37" w:rsidRPr="00127044">
        <w:rPr>
          <w:noProof/>
        </w:rPr>
        <w:t>)</w:t>
      </w:r>
      <w:r w:rsidR="00886D37" w:rsidRPr="00127044">
        <w:fldChar w:fldCharType="end"/>
      </w:r>
      <w:r w:rsidR="00886D37" w:rsidRPr="00127044">
        <w:t xml:space="preserve">. </w:t>
      </w:r>
      <w:r w:rsidR="00C86E7A" w:rsidRPr="00127044">
        <w:t xml:space="preserve">Interested in developing measures that colleges and universities could use locally at the college or department level to assess student learning and make </w:t>
      </w:r>
      <w:r w:rsidR="00C86E7A" w:rsidRPr="00127044">
        <w:lastRenderedPageBreak/>
        <w:t xml:space="preserve">changes, </w:t>
      </w:r>
      <w:r w:rsidR="003234A2" w:rsidRPr="00127044">
        <w:t>Pike</w:t>
      </w:r>
      <w:r w:rsidR="008325D4" w:rsidRPr="00127044">
        <w:t xml:space="preserve"> </w:t>
      </w:r>
      <w:r w:rsidR="00E6099C" w:rsidRPr="00127044">
        <w:fldChar w:fldCharType="begin"/>
      </w:r>
      <w:r w:rsidR="00535269" w:rsidRPr="00127044">
        <w:instrText xml:space="preserve"> ADDIN EN.CITE &lt;EndNote&gt;&lt;Cite ExcludeAuth="1"&gt;&lt;Author&gt;Pike&lt;/Author&gt;&lt;Year&gt;2006&lt;/Year&gt;&lt;RecNum&gt;453&lt;/RecNum&gt;&lt;record&gt;&lt;rec-number&gt;453&lt;/rec-number&gt;&lt;foreign-keys&gt;&lt;key app="EN" db-id="trdvwvf9m00zd4es0eavtr0g5zf90pzwzsw5"&gt;453&lt;/key&gt;&lt;/foreign-keys&gt;&lt;ref-type name="Journal Article"&gt;17&lt;/ref-type&gt;&lt;contributors&gt;&lt;authors&gt;&lt;author&gt;Pike, Gary R.&lt;/author&gt;&lt;/authors&gt;&lt;/contributors&gt;&lt;titles&gt;&lt;title&gt;The Dependability of NSSE Scalelets for College- and Department-level Assessment&lt;/title&gt;&lt;secondary-title&gt;Research in Higher Education&lt;/secondary-title&gt;&lt;/titles&gt;&lt;periodical&gt;&lt;full-title&gt;Research in Higher Education&lt;/full-title&gt;&lt;/periodical&gt;&lt;pages&gt;177-195&lt;/pages&gt;&lt;volume&gt;47&lt;/volume&gt;&lt;number&gt;2&lt;/number&gt;&lt;keywords&gt;&lt;keyword&gt;COLLEGE administrators&lt;/keyword&gt;&lt;keyword&gt;UNIVERSITIES &amp;amp; colleges -- Administration&lt;/keyword&gt;&lt;keyword&gt;STUDENTS&lt;/keyword&gt;&lt;keyword&gt;LEARNING&lt;/keyword&gt;&lt;keyword&gt;EDUCATIONAL surveys&lt;/keyword&gt;&lt;keyword&gt;EDUCATIONAL tests &amp;amp; measurements&lt;/keyword&gt;&lt;keyword&gt;TEACHING -- Aids &amp;amp; devices&lt;/keyword&gt;&lt;keyword&gt;EDUCATION -- Research&lt;/keyword&gt;&lt;keyword&gt;UNITED States&lt;/keyword&gt;&lt;keyword&gt;generalizability theory&lt;/keyword&gt;&lt;/keywords&gt;&lt;dates&gt;&lt;year&gt;2006&lt;/year&gt;&lt;/dates&gt;&lt;publisher&gt;Springer Science &amp;amp; Business Media B.V.&lt;/publisher&gt;&lt;isbn&gt;03610365&lt;/isbn&gt;&lt;urls&gt;&lt;related-urls&gt;&lt;url&gt;http://libproxy.unm.edu/login?url=http://search.ebscohost.com/login.aspx?direct=true&amp;amp;db=a9h&amp;amp;AN=19933227&amp;amp;site=ehost-live&amp;amp;scope=site&lt;/url&gt;&lt;/related-urls&gt;&lt;/urls&gt;&lt;electronic-resource-num&gt;10.1007/s11162-005-8885-3&lt;/electronic-resource-num&gt;&lt;remote-database-name&gt;a9h&lt;/remote-database-name&gt;&lt;remote-database-provider&gt;EBSCOhost&lt;/remote-database-provider&gt;&lt;/record&gt;&lt;/Cite&gt;&lt;/EndNote&gt;</w:instrText>
      </w:r>
      <w:r w:rsidR="00E6099C" w:rsidRPr="00127044">
        <w:fldChar w:fldCharType="separate"/>
      </w:r>
      <w:r w:rsidR="008325D4" w:rsidRPr="00127044">
        <w:rPr>
          <w:noProof/>
        </w:rPr>
        <w:t>(</w:t>
      </w:r>
      <w:hyperlink w:anchor="_ENREF_95" w:tooltip="Pike, 2006 #453" w:history="1">
        <w:r w:rsidR="00886D37" w:rsidRPr="00127044">
          <w:rPr>
            <w:noProof/>
          </w:rPr>
          <w:t>2006b</w:t>
        </w:r>
      </w:hyperlink>
      <w:r w:rsidR="008325D4" w:rsidRPr="00127044">
        <w:rPr>
          <w:noProof/>
        </w:rPr>
        <w:t>)</w:t>
      </w:r>
      <w:r w:rsidR="00E6099C" w:rsidRPr="00127044">
        <w:fldChar w:fldCharType="end"/>
      </w:r>
      <w:r w:rsidR="00D71CBB" w:rsidRPr="00127044">
        <w:t xml:space="preserve"> </w:t>
      </w:r>
      <w:r w:rsidR="00D34EE4" w:rsidRPr="00127044">
        <w:t>re</w:t>
      </w:r>
      <w:r w:rsidR="003234A2" w:rsidRPr="00127044">
        <w:t>combined NSSE items to develop alternative measures to the benchmarks</w:t>
      </w:r>
      <w:r w:rsidR="00C86E7A" w:rsidRPr="00127044">
        <w:t>. He called these scalelets, which “consist of a limited number of survey questions that provide a measure of a specific aspect of the educational experiences of a group of students</w:t>
      </w:r>
      <w:r w:rsidR="003234A2" w:rsidRPr="00127044">
        <w:t>”</w:t>
      </w:r>
      <w:r w:rsidR="008325D4" w:rsidRPr="00127044">
        <w:t xml:space="preserve"> </w:t>
      </w:r>
      <w:r w:rsidR="00E6099C" w:rsidRPr="00127044">
        <w:fldChar w:fldCharType="begin"/>
      </w:r>
      <w:r w:rsidR="00535269" w:rsidRPr="00127044">
        <w:instrText xml:space="preserve"> ADDIN EN.CITE &lt;EndNote&gt;&lt;Cite ExcludeAuth="1" ExcludeYear="1"&gt;&lt;Author&gt;Pike&lt;/Author&gt;&lt;Year&gt;2006&lt;/Year&gt;&lt;RecNum&gt;453&lt;/RecNum&gt;&lt;Pages&gt;181&lt;/Pages&gt;&lt;record&gt;&lt;rec-number&gt;453&lt;/rec-number&gt;&lt;foreign-keys&gt;&lt;key app="EN" db-id="trdvwvf9m00zd4es0eavtr0g5zf90pzwzsw5"&gt;453&lt;/key&gt;&lt;/foreign-keys&gt;&lt;ref-type name="Journal Article"&gt;17&lt;/ref-type&gt;&lt;contributors&gt;&lt;authors&gt;&lt;author&gt;Pike, Gary R.&lt;/author&gt;&lt;/authors&gt;&lt;/contributors&gt;&lt;titles&gt;&lt;title&gt;The Dependability of NSSE Scalelets for College- and Department-level Assessment&lt;/title&gt;&lt;secondary-title&gt;Research in Higher Education&lt;/secondary-title&gt;&lt;/titles&gt;&lt;periodical&gt;&lt;full-title&gt;Research in Higher Education&lt;/full-title&gt;&lt;/periodical&gt;&lt;pages&gt;177-195&lt;/pages&gt;&lt;volume&gt;47&lt;/volume&gt;&lt;number&gt;2&lt;/number&gt;&lt;keywords&gt;&lt;keyword&gt;COLLEGE administrators&lt;/keyword&gt;&lt;keyword&gt;UNIVERSITIES &amp;amp; colleges -- Administration&lt;/keyword&gt;&lt;keyword&gt;STUDENTS&lt;/keyword&gt;&lt;keyword&gt;LEARNING&lt;/keyword&gt;&lt;keyword&gt;EDUCATIONAL surveys&lt;/keyword&gt;&lt;keyword&gt;EDUCATIONAL tests &amp;amp; measurements&lt;/keyword&gt;&lt;keyword&gt;TEACHING -- Aids &amp;amp; devices&lt;/keyword&gt;&lt;keyword&gt;EDUCATION -- Research&lt;/keyword&gt;&lt;keyword&gt;UNITED States&lt;/keyword&gt;&lt;keyword&gt;generalizability theory&lt;/keyword&gt;&lt;/keywords&gt;&lt;dates&gt;&lt;year&gt;2006&lt;/year&gt;&lt;/dates&gt;&lt;publisher&gt;Springer Science &amp;amp; Business Media B.V.&lt;/publisher&gt;&lt;isbn&gt;03610365&lt;/isbn&gt;&lt;urls&gt;&lt;related-urls&gt;&lt;url&gt;http://libproxy.unm.edu/login?url=http://search.ebscohost.com/login.aspx?direct=true&amp;amp;db=a9h&amp;amp;AN=19933227&amp;amp;site=ehost-live&amp;amp;scope=site&lt;/url&gt;&lt;/related-urls&gt;&lt;/urls&gt;&lt;electronic-resource-num&gt;10.1007/s11162-005-8885-3&lt;/electronic-resource-num&gt;&lt;remote-database-name&gt;a9h&lt;/remote-database-name&gt;&lt;remote-database-provider&gt;EBSCOhost&lt;/remote-database-provider&gt;&lt;/record&gt;&lt;/Cite&gt;&lt;/EndNote&gt;</w:instrText>
      </w:r>
      <w:r w:rsidR="00E6099C" w:rsidRPr="00127044">
        <w:fldChar w:fldCharType="separate"/>
      </w:r>
      <w:r w:rsidR="008325D4" w:rsidRPr="00127044">
        <w:rPr>
          <w:noProof/>
        </w:rPr>
        <w:t>(</w:t>
      </w:r>
      <w:hyperlink w:anchor="_ENREF_95" w:tooltip="Pike, 2006 #453" w:history="1">
        <w:r w:rsidR="00886D37" w:rsidRPr="00127044">
          <w:rPr>
            <w:noProof/>
          </w:rPr>
          <w:t>p. 181</w:t>
        </w:r>
      </w:hyperlink>
      <w:r w:rsidR="008325D4" w:rsidRPr="00127044">
        <w:rPr>
          <w:noProof/>
        </w:rPr>
        <w:t>)</w:t>
      </w:r>
      <w:r w:rsidR="00E6099C" w:rsidRPr="00127044">
        <w:fldChar w:fldCharType="end"/>
      </w:r>
      <w:r w:rsidR="00C86E7A" w:rsidRPr="00127044">
        <w:t>. He developed 12 scalelets: course challenge, writing, higher-order thinking skills, active learning, collaborative learning, course interaction, out-of-class interaction, varied experiences, information technology, diversity, support for student success, and interpersonal environment. All scalelets had acceptable generalizability coefficients (</w:t>
      </w:r>
      <w:r w:rsidR="005B32E4" w:rsidRPr="00127044">
        <w:t>E</w:t>
      </w:r>
      <w:r w:rsidR="00C86E7A" w:rsidRPr="00127044">
        <w:t>p</w:t>
      </w:r>
      <w:r w:rsidR="00C86E7A" w:rsidRPr="00127044">
        <w:rPr>
          <w:vertAlign w:val="superscript"/>
        </w:rPr>
        <w:t>2</w:t>
      </w:r>
      <w:r w:rsidR="00C86E7A" w:rsidRPr="00127044">
        <w:t xml:space="preserve"> </w:t>
      </w:r>
      <w:r w:rsidR="00B6217C" w:rsidRPr="00127044">
        <w:t>≥</w:t>
      </w:r>
      <w:r w:rsidR="00C86E7A" w:rsidRPr="00127044">
        <w:t xml:space="preserve"> .70).</w:t>
      </w:r>
      <w:r w:rsidR="009B042C" w:rsidRPr="00127044">
        <w:t xml:space="preserve"> In a related study published later the same year, Pike</w:t>
      </w:r>
      <w:r w:rsidR="008325D4" w:rsidRPr="00127044">
        <w:t xml:space="preserve"> </w:t>
      </w:r>
      <w:r w:rsidR="00E6099C" w:rsidRPr="00127044">
        <w:fldChar w:fldCharType="begin"/>
      </w:r>
      <w:r w:rsidR="00DA727F" w:rsidRPr="00127044">
        <w:instrText xml:space="preserve"> ADDIN EN.CITE &lt;EndNote&gt;&lt;Cite ExcludeAuth="1"&gt;&lt;Author&gt;Pike&lt;/Author&gt;&lt;Year&gt;2006&lt;/Year&gt;&lt;RecNum&gt;452&lt;/RecNum&gt;&lt;DisplayText&gt;(2006a)&lt;/DisplayText&gt;&lt;record&gt;&lt;rec-number&gt;452&lt;/rec-number&gt;&lt;foreign-keys&gt;&lt;key app="EN" db-id="trdvwvf9m00zd4es0eavtr0g5zf90pzwzsw5"&gt;452&lt;/key&gt;&lt;/foreign-keys&gt;&lt;ref-type name="Journal Article"&gt;17&lt;/ref-type&gt;&lt;contributors&gt;&lt;authors&gt;&lt;author&gt;Pike, Gary R.&lt;/author&gt;&lt;/authors&gt;&lt;/contributors&gt;&lt;titles&gt;&lt;title&gt;The Convergent and Discriminant Validity of NSSE Scalelet Scores&lt;/title&gt;&lt;secondary-title&gt;Journal of College Student Development&lt;/secondary-title&gt;&lt;/titles&gt;&lt;periodical&gt;&lt;full-title&gt;Journal of College Student Development&lt;/full-title&gt;&lt;/periodical&gt;&lt;pages&gt;550-563&lt;/pages&gt;&lt;volume&gt;47&lt;/volume&gt;&lt;number&gt;5&lt;/number&gt;&lt;keywords&gt;&lt;keyword&gt;EDUCATIONAL surveys&lt;/keyword&gt;&lt;keyword&gt;LEARNING&lt;/keyword&gt;&lt;keyword&gt;COLLEGE students&lt;/keyword&gt;&lt;keyword&gt;RESEARCH&lt;/keyword&gt;&lt;keyword&gt;SCALING (Social sciences)&lt;/keyword&gt;&lt;/keywords&gt;&lt;dates&gt;&lt;year&gt;2006&lt;/year&gt;&lt;/dates&gt;&lt;isbn&gt;08975264&lt;/isbn&gt;&lt;urls&gt;&lt;related-urls&gt;&lt;url&gt;http://libproxy.unm.edu/login?url=http://search.ebscohost.com/login.aspx?direct=true&amp;amp;db=ehh&amp;amp;AN=22482065&amp;amp;site=ehost-live&amp;amp;scope=site&lt;/url&gt;&lt;url&gt;http://muse.jhu.edu/journals/journal_of_college_student_development/v047/47.5pike.pdf&lt;/url&gt;&lt;/related-urls&gt;&lt;/urls&gt;&lt;electronic-resource-num&gt;doi:10.1353/csd.2006.0061&lt;/electronic-resource-num&gt;&lt;remote-database-name&gt;ehh&lt;/remote-database-name&gt;&lt;remote-database-provider&gt;EBSCOhost&lt;/remote-database-provider&gt;&lt;/record&gt;&lt;/Cite&gt;&lt;/EndNote&gt;</w:instrText>
      </w:r>
      <w:r w:rsidR="00E6099C" w:rsidRPr="00127044">
        <w:fldChar w:fldCharType="separate"/>
      </w:r>
      <w:r w:rsidR="008325D4" w:rsidRPr="00127044">
        <w:rPr>
          <w:noProof/>
        </w:rPr>
        <w:t>(</w:t>
      </w:r>
      <w:hyperlink w:anchor="_ENREF_94" w:tooltip="Pike, 2006 #452" w:history="1">
        <w:r w:rsidR="00886D37" w:rsidRPr="00127044">
          <w:rPr>
            <w:noProof/>
          </w:rPr>
          <w:t>2006a</w:t>
        </w:r>
      </w:hyperlink>
      <w:r w:rsidR="008325D4" w:rsidRPr="00127044">
        <w:rPr>
          <w:noProof/>
        </w:rPr>
        <w:t>)</w:t>
      </w:r>
      <w:r w:rsidR="00E6099C" w:rsidRPr="00127044">
        <w:fldChar w:fldCharType="end"/>
      </w:r>
      <w:r w:rsidR="008325D4" w:rsidRPr="00127044">
        <w:t xml:space="preserve"> </w:t>
      </w:r>
      <w:r w:rsidR="009B042C" w:rsidRPr="00127044">
        <w:t xml:space="preserve">demonstrated that the scalelets he developed </w:t>
      </w:r>
      <w:r w:rsidR="005B32E4" w:rsidRPr="00127044">
        <w:t xml:space="preserve">“provide valid measures of students’ educational experiences and can be used for institutional assessment and improvement” </w:t>
      </w:r>
      <w:r w:rsidR="00E6099C" w:rsidRPr="00127044">
        <w:fldChar w:fldCharType="begin"/>
      </w:r>
      <w:r w:rsidR="00DA727F" w:rsidRPr="00127044">
        <w:instrText xml:space="preserve"> ADDIN EN.CITE &lt;EndNote&gt;&lt;Cite ExcludeAuth="1" ExcludeYear="1"&gt;&lt;Author&gt;Pike&lt;/Author&gt;&lt;Year&gt;2006&lt;/Year&gt;&lt;RecNum&gt;452&lt;/RecNum&gt;&lt;Pages&gt;558&lt;/Pages&gt;&lt;DisplayText&gt;(p. 558)&lt;/DisplayText&gt;&lt;record&gt;&lt;rec-number&gt;452&lt;/rec-number&gt;&lt;foreign-keys&gt;&lt;key app="EN" db-id="trdvwvf9m00zd4es0eavtr0g5zf90pzwzsw5"&gt;452&lt;/key&gt;&lt;/foreign-keys&gt;&lt;ref-type name="Journal Article"&gt;17&lt;/ref-type&gt;&lt;contributors&gt;&lt;authors&gt;&lt;author&gt;Pike, Gary R.&lt;/author&gt;&lt;/authors&gt;&lt;/contributors&gt;&lt;titles&gt;&lt;title&gt;The Convergent and Discriminant Validity of NSSE Scalelet Scores&lt;/title&gt;&lt;secondary-title&gt;Journal of College Student Development&lt;/secondary-title&gt;&lt;/titles&gt;&lt;periodical&gt;&lt;full-title&gt;Journal of College Student Development&lt;/full-title&gt;&lt;/periodical&gt;&lt;pages&gt;550-563&lt;/pages&gt;&lt;volume&gt;47&lt;/volume&gt;&lt;number&gt;5&lt;/number&gt;&lt;keywords&gt;&lt;keyword&gt;EDUCATIONAL surveys&lt;/keyword&gt;&lt;keyword&gt;LEARNING&lt;/keyword&gt;&lt;keyword&gt;COLLEGE students&lt;/keyword&gt;&lt;keyword&gt;RESEARCH&lt;/keyword&gt;&lt;keyword&gt;SCALING (Social sciences)&lt;/keyword&gt;&lt;/keywords&gt;&lt;dates&gt;&lt;year&gt;2006&lt;/year&gt;&lt;/dates&gt;&lt;isbn&gt;08975264&lt;/isbn&gt;&lt;urls&gt;&lt;related-urls&gt;&lt;url&gt;http://libproxy.unm.edu/login?url=http://search.ebscohost.com/login.aspx?direct=true&amp;amp;db=ehh&amp;amp;AN=22482065&amp;amp;site=ehost-live&amp;amp;scope=site&lt;/url&gt;&lt;url&gt;http://muse.jhu.edu/journals/journal_of_college_student_development/v047/47.5pike.pdf&lt;/url&gt;&lt;/related-urls&gt;&lt;/urls&gt;&lt;electronic-resource-num&gt;doi:10.1353/csd.2006.0061&lt;/electronic-resource-num&gt;&lt;remote-database-name&gt;ehh&lt;/remote-database-name&gt;&lt;remote-database-provider&gt;EBSCOhost&lt;/remote-database-provider&gt;&lt;/record&gt;&lt;/Cite&gt;&lt;/EndNote&gt;</w:instrText>
      </w:r>
      <w:r w:rsidR="00E6099C" w:rsidRPr="00127044">
        <w:fldChar w:fldCharType="separate"/>
      </w:r>
      <w:r w:rsidR="008325D4" w:rsidRPr="00127044">
        <w:rPr>
          <w:noProof/>
        </w:rPr>
        <w:t>(</w:t>
      </w:r>
      <w:hyperlink w:anchor="_ENREF_94" w:tooltip="Pike, 2006 #452" w:history="1">
        <w:r w:rsidR="00886D37" w:rsidRPr="00127044">
          <w:rPr>
            <w:noProof/>
          </w:rPr>
          <w:t>p. 558</w:t>
        </w:r>
      </w:hyperlink>
      <w:r w:rsidR="008325D4" w:rsidRPr="00127044">
        <w:rPr>
          <w:noProof/>
        </w:rPr>
        <w:t>)</w:t>
      </w:r>
      <w:r w:rsidR="00E6099C" w:rsidRPr="00127044">
        <w:fldChar w:fldCharType="end"/>
      </w:r>
      <w:r w:rsidR="008325D4" w:rsidRPr="00127044">
        <w:t xml:space="preserve"> </w:t>
      </w:r>
      <w:r w:rsidR="005B32E4" w:rsidRPr="00127044">
        <w:t xml:space="preserve">and that </w:t>
      </w:r>
      <w:r w:rsidR="00A0368B" w:rsidRPr="00127044">
        <w:t xml:space="preserve">“the relationships between engagement and outcomes were more nuanced for scalelet scores than for the NSSE benchmark scores” </w:t>
      </w:r>
      <w:r w:rsidR="00E6099C" w:rsidRPr="00127044">
        <w:fldChar w:fldCharType="begin"/>
      </w:r>
      <w:r w:rsidR="00535269" w:rsidRPr="00127044">
        <w:instrText xml:space="preserve"> ADDIN EN.CITE &lt;EndNote&gt;&lt;Cite ExcludeAuth="1" ExcludeYear="1"&gt;&lt;Author&gt;Pike&lt;/Author&gt;&lt;Year&gt;2006&lt;/Year&gt;&lt;RecNum&gt;453&lt;/RecNum&gt;&lt;Pages&gt;559&lt;/Pages&gt;&lt;record&gt;&lt;rec-number&gt;453&lt;/rec-number&gt;&lt;foreign-keys&gt;&lt;key app="EN" db-id="trdvwvf9m00zd4es0eavtr0g5zf90pzwzsw5"&gt;453&lt;/key&gt;&lt;/foreign-keys&gt;&lt;ref-type name="Journal Article"&gt;17&lt;/ref-type&gt;&lt;contributors&gt;&lt;authors&gt;&lt;author&gt;Pike, Gary R.&lt;/author&gt;&lt;/authors&gt;&lt;/contributors&gt;&lt;titles&gt;&lt;title&gt;The Dependability of NSSE Scalelets for College- and Department-level Assessment&lt;/title&gt;&lt;secondary-title&gt;Research in Higher Education&lt;/secondary-title&gt;&lt;/titles&gt;&lt;periodical&gt;&lt;full-title&gt;Research in Higher Education&lt;/full-title&gt;&lt;/periodical&gt;&lt;pages&gt;177-195&lt;/pages&gt;&lt;volume&gt;47&lt;/volume&gt;&lt;number&gt;2&lt;/number&gt;&lt;keywords&gt;&lt;keyword&gt;COLLEGE administrators&lt;/keyword&gt;&lt;keyword&gt;UNIVERSITIES &amp;amp; colleges -- Administration&lt;/keyword&gt;&lt;keyword&gt;STUDENTS&lt;/keyword&gt;&lt;keyword&gt;LEARNING&lt;/keyword&gt;&lt;keyword&gt;EDUCATIONAL surveys&lt;/keyword&gt;&lt;keyword&gt;EDUCATIONAL tests &amp;amp; measurements&lt;/keyword&gt;&lt;keyword&gt;TEACHING -- Aids &amp;amp; devices&lt;/keyword&gt;&lt;keyword&gt;EDUCATION -- Research&lt;/keyword&gt;&lt;keyword&gt;UNITED States&lt;/keyword&gt;&lt;keyword&gt;generalizability theory&lt;/keyword&gt;&lt;/keywords&gt;&lt;dates&gt;&lt;year&gt;2006&lt;/year&gt;&lt;/dates&gt;&lt;publisher&gt;Springer Science &amp;amp; Business Media B.V.&lt;/publisher&gt;&lt;isbn&gt;03610365&lt;/isbn&gt;&lt;urls&gt;&lt;related-urls&gt;&lt;url&gt;http://libproxy.unm.edu/login?url=http://search.ebscohost.com/login.aspx?direct=true&amp;amp;db=a9h&amp;amp;AN=19933227&amp;amp;site=ehost-live&amp;amp;scope=site&lt;/url&gt;&lt;/related-urls&gt;&lt;/urls&gt;&lt;electronic-resource-num&gt;10.1007/s11162-005-8885-3&lt;/electronic-resource-num&gt;&lt;remote-database-name&gt;a9h&lt;/remote-database-name&gt;&lt;remote-database-provider&gt;EBSCOhost&lt;/remote-database-provider&gt;&lt;/record&gt;&lt;/Cite&gt;&lt;/EndNote&gt;</w:instrText>
      </w:r>
      <w:r w:rsidR="00E6099C" w:rsidRPr="00127044">
        <w:fldChar w:fldCharType="separate"/>
      </w:r>
      <w:r w:rsidR="008325D4" w:rsidRPr="00127044">
        <w:rPr>
          <w:noProof/>
        </w:rPr>
        <w:t>(</w:t>
      </w:r>
      <w:hyperlink w:anchor="_ENREF_95" w:tooltip="Pike, 2006 #453" w:history="1">
        <w:r w:rsidR="00886D37" w:rsidRPr="00127044">
          <w:rPr>
            <w:noProof/>
          </w:rPr>
          <w:t>p. 559</w:t>
        </w:r>
      </w:hyperlink>
      <w:r w:rsidR="008325D4" w:rsidRPr="00127044">
        <w:rPr>
          <w:noProof/>
        </w:rPr>
        <w:t>)</w:t>
      </w:r>
      <w:r w:rsidR="00E6099C" w:rsidRPr="00127044">
        <w:fldChar w:fldCharType="end"/>
      </w:r>
      <w:r w:rsidR="00B84B75" w:rsidRPr="00127044">
        <w:t>. Pike believed</w:t>
      </w:r>
      <w:r w:rsidR="00A0368B" w:rsidRPr="00127044">
        <w:t xml:space="preserve"> that “scalelet scores are most useful to academic affairs, student affairs, and assessment professionals who are charged with taking NSSE results and translating them into a series of actions items to improve student experience on campus” </w:t>
      </w:r>
      <w:r w:rsidR="00E6099C" w:rsidRPr="00127044">
        <w:fldChar w:fldCharType="begin"/>
      </w:r>
      <w:r w:rsidR="00535269" w:rsidRPr="00127044">
        <w:instrText xml:space="preserve"> ADDIN EN.CITE &lt;EndNote&gt;&lt;Cite ExcludeAuth="1" ExcludeYear="1"&gt;&lt;Author&gt;Pike&lt;/Author&gt;&lt;Year&gt;2006&lt;/Year&gt;&lt;RecNum&gt;453&lt;/RecNum&gt;&lt;Pages&gt;559&lt;/Pages&gt;&lt;record&gt;&lt;rec-number&gt;453&lt;/rec-number&gt;&lt;foreign-keys&gt;&lt;key app="EN" db-id="trdvwvf9m00zd4es0eavtr0g5zf90pzwzsw5"&gt;453&lt;/key&gt;&lt;/foreign-keys&gt;&lt;ref-type name="Journal Article"&gt;17&lt;/ref-type&gt;&lt;contributors&gt;&lt;authors&gt;&lt;author&gt;Pike, Gary R.&lt;/author&gt;&lt;/authors&gt;&lt;/contributors&gt;&lt;titles&gt;&lt;title&gt;The Dependability of NSSE Scalelets for College- and Department-level Assessment&lt;/title&gt;&lt;secondary-title&gt;Research in Higher Education&lt;/secondary-title&gt;&lt;/titles&gt;&lt;periodical&gt;&lt;full-title&gt;Research in Higher Education&lt;/full-title&gt;&lt;/periodical&gt;&lt;pages&gt;177-195&lt;/pages&gt;&lt;volume&gt;47&lt;/volume&gt;&lt;number&gt;2&lt;/number&gt;&lt;keywords&gt;&lt;keyword&gt;COLLEGE administrators&lt;/keyword&gt;&lt;keyword&gt;UNIVERSITIES &amp;amp; colleges -- Administration&lt;/keyword&gt;&lt;keyword&gt;STUDENTS&lt;/keyword&gt;&lt;keyword&gt;LEARNING&lt;/keyword&gt;&lt;keyword&gt;EDUCATIONAL surveys&lt;/keyword&gt;&lt;keyword&gt;EDUCATIONAL tests &amp;amp; measurements&lt;/keyword&gt;&lt;keyword&gt;TEACHING -- Aids &amp;amp; devices&lt;/keyword&gt;&lt;keyword&gt;EDUCATION -- Research&lt;/keyword&gt;&lt;keyword&gt;UNITED States&lt;/keyword&gt;&lt;keyword&gt;generalizability theory&lt;/keyword&gt;&lt;/keywords&gt;&lt;dates&gt;&lt;year&gt;2006&lt;/year&gt;&lt;/dates&gt;&lt;publisher&gt;Springer Science &amp;amp; Business Media B.V.&lt;/publisher&gt;&lt;isbn&gt;03610365&lt;/isbn&gt;&lt;urls&gt;&lt;related-urls&gt;&lt;url&gt;http://libproxy.unm.edu/login?url=http://search.ebscohost.com/login.aspx?direct=true&amp;amp;db=a9h&amp;amp;AN=19933227&amp;amp;site=ehost-live&amp;amp;scope=site&lt;/url&gt;&lt;/related-urls&gt;&lt;/urls&gt;&lt;electronic-resource-num&gt;10.1007/s11162-005-8885-3&lt;/electronic-resource-num&gt;&lt;remote-database-name&gt;a9h&lt;/remote-database-name&gt;&lt;remote-database-provider&gt;EBSCOhost&lt;/remote-database-provider&gt;&lt;/record&gt;&lt;/Cite&gt;&lt;/EndNote&gt;</w:instrText>
      </w:r>
      <w:r w:rsidR="00E6099C" w:rsidRPr="00127044">
        <w:fldChar w:fldCharType="separate"/>
      </w:r>
      <w:r w:rsidR="00563303" w:rsidRPr="00127044">
        <w:rPr>
          <w:noProof/>
        </w:rPr>
        <w:t>(</w:t>
      </w:r>
      <w:hyperlink w:anchor="_ENREF_95" w:tooltip="Pike, 2006 #453" w:history="1">
        <w:r w:rsidR="00886D37" w:rsidRPr="00127044">
          <w:rPr>
            <w:noProof/>
          </w:rPr>
          <w:t>p. 559</w:t>
        </w:r>
      </w:hyperlink>
      <w:r w:rsidR="00563303" w:rsidRPr="00127044">
        <w:rPr>
          <w:noProof/>
        </w:rPr>
        <w:t>)</w:t>
      </w:r>
      <w:r w:rsidR="00E6099C" w:rsidRPr="00127044">
        <w:fldChar w:fldCharType="end"/>
      </w:r>
      <w:r w:rsidR="00563303" w:rsidRPr="00127044">
        <w:t xml:space="preserve">. </w:t>
      </w:r>
      <w:r w:rsidR="00B84B75" w:rsidRPr="00127044">
        <w:t>He also argued</w:t>
      </w:r>
      <w:r w:rsidR="00A0368B" w:rsidRPr="00127044">
        <w:t xml:space="preserve"> that “scalelets can also be constructed for institutions using locally developed surveys” </w:t>
      </w:r>
      <w:r w:rsidR="00E6099C" w:rsidRPr="00127044">
        <w:fldChar w:fldCharType="begin"/>
      </w:r>
      <w:r w:rsidR="00DA727F" w:rsidRPr="00127044">
        <w:instrText xml:space="preserve"> ADDIN EN.CITE &lt;EndNote&gt;&lt;Cite ExcludeAuth="1" ExcludeYear="1"&gt;&lt;Author&gt;Pike&lt;/Author&gt;&lt;Year&gt;2006&lt;/Year&gt;&lt;RecNum&gt;452&lt;/RecNum&gt;&lt;Pages&gt;560&lt;/Pages&gt;&lt;DisplayText&gt;(p. 560)&lt;/DisplayText&gt;&lt;record&gt;&lt;rec-number&gt;452&lt;/rec-number&gt;&lt;foreign-keys&gt;&lt;key app="EN" db-id="trdvwvf9m00zd4es0eavtr0g5zf90pzwzsw5"&gt;452&lt;/key&gt;&lt;/foreign-keys&gt;&lt;ref-type name="Journal Article"&gt;17&lt;/ref-type&gt;&lt;contributors&gt;&lt;authors&gt;&lt;author&gt;Pike, Gary R.&lt;/author&gt;&lt;/authors&gt;&lt;/contributors&gt;&lt;titles&gt;&lt;title&gt;The Convergent and Discriminant Validity of NSSE Scalelet Scores&lt;/title&gt;&lt;secondary-title&gt;Journal of College Student Development&lt;/secondary-title&gt;&lt;/titles&gt;&lt;periodical&gt;&lt;full-title&gt;Journal of College Student Development&lt;/full-title&gt;&lt;/periodical&gt;&lt;pages&gt;550-563&lt;/pages&gt;&lt;volume&gt;47&lt;/volume&gt;&lt;number&gt;5&lt;/number&gt;&lt;keywords&gt;&lt;keyword&gt;EDUCATIONAL surveys&lt;/keyword&gt;&lt;keyword&gt;LEARNING&lt;/keyword&gt;&lt;keyword&gt;COLLEGE students&lt;/keyword&gt;&lt;keyword&gt;RESEARCH&lt;/keyword&gt;&lt;keyword&gt;SCALING (Social sciences)&lt;/keyword&gt;&lt;/keywords&gt;&lt;dates&gt;&lt;year&gt;2006&lt;/year&gt;&lt;/dates&gt;&lt;isbn&gt;08975264&lt;/isbn&gt;&lt;urls&gt;&lt;related-urls&gt;&lt;url&gt;http://libproxy.unm.edu/login?url=http://search.ebscohost.com/login.aspx?direct=true&amp;amp;db=ehh&amp;amp;AN=22482065&amp;amp;site=ehost-live&amp;amp;scope=site&lt;/url&gt;&lt;url&gt;http://muse.jhu.edu/journals/journal_of_college_student_development/v047/47.5pike.pdf&lt;/url&gt;&lt;/related-urls&gt;&lt;/urls&gt;&lt;electronic-resource-num&gt;doi:10.1353/csd.2006.0061&lt;/electronic-resource-num&gt;&lt;remote-database-name&gt;ehh&lt;/remote-database-name&gt;&lt;remote-database-provider&gt;EBSCOhost&lt;/remote-database-provider&gt;&lt;/record&gt;&lt;/Cite&gt;&lt;/EndNote&gt;</w:instrText>
      </w:r>
      <w:r w:rsidR="00E6099C" w:rsidRPr="00127044">
        <w:fldChar w:fldCharType="separate"/>
      </w:r>
      <w:r w:rsidR="00563303" w:rsidRPr="00127044">
        <w:rPr>
          <w:noProof/>
        </w:rPr>
        <w:t>(</w:t>
      </w:r>
      <w:hyperlink w:anchor="_ENREF_94" w:tooltip="Pike, 2006 #452" w:history="1">
        <w:r w:rsidR="00886D37" w:rsidRPr="00127044">
          <w:rPr>
            <w:noProof/>
          </w:rPr>
          <w:t>p. 560</w:t>
        </w:r>
      </w:hyperlink>
      <w:r w:rsidR="00563303" w:rsidRPr="00127044">
        <w:rPr>
          <w:noProof/>
        </w:rPr>
        <w:t>)</w:t>
      </w:r>
      <w:r w:rsidR="00E6099C" w:rsidRPr="00127044">
        <w:fldChar w:fldCharType="end"/>
      </w:r>
      <w:r w:rsidR="00AA6964" w:rsidRPr="00127044">
        <w:t>.</w:t>
      </w:r>
    </w:p>
    <w:p w:rsidR="00D71CBB" w:rsidRPr="00127044" w:rsidRDefault="00AB6710" w:rsidP="00683BDB">
      <w:pPr>
        <w:pStyle w:val="BodyText"/>
        <w:ind w:firstLine="720"/>
      </w:pPr>
      <w:r w:rsidRPr="00127044">
        <w:t>LaNasa</w:t>
      </w:r>
      <w:r w:rsidR="00D93EDC" w:rsidRPr="00127044">
        <w:t xml:space="preserve">, Cabrera, and Trangsrud </w:t>
      </w:r>
      <w:r w:rsidR="00E6099C" w:rsidRPr="00127044">
        <w:fldChar w:fldCharType="begin"/>
      </w:r>
      <w:r w:rsidR="00535269" w:rsidRPr="00127044">
        <w:instrText xml:space="preserve"> ADDIN EN.CITE &lt;EndNote&gt;&lt;Cite ExcludeAuth="1"&gt;&lt;Author&gt;LaNasa&lt;/Author&gt;&lt;Year&gt;2009&lt;/Year&gt;&lt;RecNum&gt;451&lt;/RecNum&gt;&lt;record&gt;&lt;rec-number&gt;451&lt;/rec-number&gt;&lt;foreign-keys&gt;&lt;key app="EN" db-id="trdvwvf9m00zd4es0eavtr0g5zf90pzwzsw5"&gt;451&lt;/key&gt;&lt;/foreign-keys&gt;&lt;ref-type name="Journal Article"&gt;17&lt;/ref-type&gt;&lt;contributors&gt;&lt;authors&gt;&lt;author&gt;LaNasa, Steven&lt;/author&gt;&lt;author&gt;Cabrera, Alberto&lt;/author&gt;&lt;author&gt;Trangsrud, Heather&lt;/author&gt;&lt;/authors&gt;&lt;/contributors&gt;&lt;titles&gt;&lt;title&gt;The Construct Validity of Student Engagement: A Confirmatory Factor Analysis Approach&lt;/title&gt;&lt;secondary-title&gt;Research in Higher Education&lt;/secondary-title&gt;&lt;/titles&gt;&lt;periodical&gt;&lt;full-title&gt;Research in Higher Education&lt;/full-title&gt;&lt;/periodical&gt;&lt;pages&gt;315-332&lt;/pages&gt;&lt;volume&gt;50&lt;/volume&gt;&lt;number&gt;4&lt;/number&gt;&lt;keywords&gt;&lt;keyword&gt;EXAMINATIONS -- Validity&lt;/keyword&gt;&lt;keyword&gt;CONFIDENCE testing&lt;/keyword&gt;&lt;keyword&gt;STUDENTS -- Attitudes&lt;/keyword&gt;&lt;keyword&gt;EDUCATIONAL surveys&lt;/keyword&gt;&lt;keyword&gt;FACTOR analysis&lt;/keyword&gt;&lt;keyword&gt;PATH analysis (Statistics)&lt;/keyword&gt;&lt;keyword&gt;STUDENT interests&lt;/keyword&gt;&lt;keyword&gt;COLLEGE freshmen&lt;/keyword&gt;&lt;keyword&gt;CORRELATION (Statistics)&lt;/keyword&gt;&lt;keyword&gt;Confirmatory factor analysis&lt;/keyword&gt;&lt;keyword&gt;Construct validity&lt;/keyword&gt;&lt;keyword&gt;Student engagement&lt;/keyword&gt;&lt;/keywords&gt;&lt;dates&gt;&lt;year&gt;2009&lt;/year&gt;&lt;/dates&gt;&lt;publisher&gt;Springer Science &amp;amp; Business Media B.V.&lt;/publisher&gt;&lt;isbn&gt;03610365&lt;/isbn&gt;&lt;urls&gt;&lt;related-urls&gt;&lt;url&gt;http://libproxy.unm.edu/login?url=http://search.ebscohost.com/login.aspx?direct=true&amp;amp;db=a9h&amp;amp;AN=37043068&amp;amp;site=ehost-live&amp;amp;scope=site&lt;/url&gt;&lt;/related-urls&gt;&lt;/urls&gt;&lt;electronic-resource-num&gt;10.1007/s11162-009-9123-1&lt;/electronic-resource-num&gt;&lt;remote-database-name&gt;a9h&lt;/remote-database-name&gt;&lt;remote-database-provider&gt;EBSCOhost&lt;/remote-database-provider&gt;&lt;/record&gt;&lt;/Cite&gt;&lt;/EndNote&gt;</w:instrText>
      </w:r>
      <w:r w:rsidR="00E6099C" w:rsidRPr="00127044">
        <w:fldChar w:fldCharType="separate"/>
      </w:r>
      <w:r w:rsidR="00D93EDC" w:rsidRPr="00127044">
        <w:rPr>
          <w:noProof/>
        </w:rPr>
        <w:t>(</w:t>
      </w:r>
      <w:hyperlink w:anchor="_ENREF_74" w:tooltip="LaNasa, 2009 #451" w:history="1">
        <w:r w:rsidR="00886D37" w:rsidRPr="00127044">
          <w:rPr>
            <w:noProof/>
          </w:rPr>
          <w:t>2009</w:t>
        </w:r>
      </w:hyperlink>
      <w:r w:rsidR="00D93EDC" w:rsidRPr="00127044">
        <w:rPr>
          <w:noProof/>
        </w:rPr>
        <w:t>)</w:t>
      </w:r>
      <w:r w:rsidR="00E6099C" w:rsidRPr="00127044">
        <w:fldChar w:fldCharType="end"/>
      </w:r>
      <w:r w:rsidR="00D93EDC" w:rsidRPr="00127044">
        <w:t xml:space="preserve"> </w:t>
      </w:r>
      <w:r w:rsidR="002E7608" w:rsidRPr="00127044">
        <w:t>fit</w:t>
      </w:r>
      <w:r w:rsidRPr="00127044">
        <w:t xml:space="preserve"> a structural equation model to examine relationships among the student engagemen</w:t>
      </w:r>
      <w:r w:rsidR="00D93EDC" w:rsidRPr="00127044">
        <w:t xml:space="preserve">t test items that make up the </w:t>
      </w:r>
      <w:r w:rsidRPr="00127044">
        <w:t>benchmarks. They found that many of the measures in the five factor interdependent model either lacked explanatory power or were not independent,</w:t>
      </w:r>
      <w:r w:rsidR="00F349F8" w:rsidRPr="00127044">
        <w:t xml:space="preserve"> and</w:t>
      </w:r>
      <w:r w:rsidRPr="00127044">
        <w:t xml:space="preserve"> that while</w:t>
      </w:r>
      <w:r w:rsidR="002E7608" w:rsidRPr="00127044">
        <w:t xml:space="preserve"> estimates of</w:t>
      </w:r>
      <w:r w:rsidRPr="00127044">
        <w:t xml:space="preserve"> Cronbach’s Alpha </w:t>
      </w:r>
      <w:r w:rsidR="00B4650D" w:rsidRPr="00127044">
        <w:t xml:space="preserve">reliability coefficient </w:t>
      </w:r>
      <w:r w:rsidRPr="00127044">
        <w:t xml:space="preserve">demonstrated high reliability and internal consistency, there were significant item-level errors. They therefore used exploratory and </w:t>
      </w:r>
      <w:r w:rsidRPr="00127044">
        <w:lastRenderedPageBreak/>
        <w:t xml:space="preserve">confirmatory factor analysis to develop an alternative model with nine dimensions: (1) </w:t>
      </w:r>
      <w:r w:rsidR="00AA6964" w:rsidRPr="00127044">
        <w:t>learning strategies, (2) academic interaction, (3) institutional emphasis, (4) co-curricular activity, (5) diverse interactions, (6) effort, (7) overall relationships, (8) workload</w:t>
      </w:r>
      <w:r w:rsidR="00D71CBB" w:rsidRPr="00127044">
        <w:t>, and (9) working collaboratively in-class.</w:t>
      </w:r>
    </w:p>
    <w:p w:rsidR="00D34EE4" w:rsidRPr="00127044" w:rsidRDefault="00AB6710" w:rsidP="00683BDB">
      <w:pPr>
        <w:pStyle w:val="BodyText"/>
        <w:ind w:firstLine="720"/>
      </w:pPr>
      <w:r w:rsidRPr="00127044">
        <w:t xml:space="preserve">Subsequent studies have for the most part confirmed </w:t>
      </w:r>
      <w:r w:rsidR="00AA6964" w:rsidRPr="00127044">
        <w:t xml:space="preserve">the </w:t>
      </w:r>
      <w:r w:rsidRPr="00127044">
        <w:t xml:space="preserve">construct validity and reliability of the various </w:t>
      </w:r>
      <w:r w:rsidR="00B3363E" w:rsidRPr="00127044">
        <w:t xml:space="preserve">items, </w:t>
      </w:r>
      <w:r w:rsidRPr="00127044">
        <w:t>benchmarks</w:t>
      </w:r>
      <w:r w:rsidR="00B3363E" w:rsidRPr="00127044">
        <w:t>, and scales</w:t>
      </w:r>
      <w:r w:rsidRPr="00127044">
        <w:t xml:space="preserve"> that have emerged from the NSSE</w:t>
      </w:r>
      <w:r w:rsidR="00B3363E" w:rsidRPr="00127044">
        <w:t>, though usually with</w:t>
      </w:r>
      <w:r w:rsidR="00EA04B8" w:rsidRPr="00127044">
        <w:t xml:space="preserve"> somewhat</w:t>
      </w:r>
      <w:r w:rsidR="00AA6964" w:rsidRPr="00127044">
        <w:t xml:space="preserve"> lower</w:t>
      </w:r>
      <w:r w:rsidR="00B3363E" w:rsidRPr="00127044">
        <w:t xml:space="preserve"> generalizability scores</w:t>
      </w:r>
      <w:r w:rsidRPr="00127044">
        <w:t xml:space="preserve">. </w:t>
      </w:r>
    </w:p>
    <w:p w:rsidR="009C1C1D" w:rsidRPr="00127044" w:rsidRDefault="00FF0C30" w:rsidP="00683BDB">
      <w:pPr>
        <w:pStyle w:val="BodyText"/>
        <w:ind w:firstLine="720"/>
      </w:pPr>
      <w:r w:rsidRPr="00127044">
        <w:t>Carini</w:t>
      </w:r>
      <w:r w:rsidR="00EA04B8" w:rsidRPr="00127044">
        <w:t xml:space="preserve">, Kuh, and Klein </w:t>
      </w:r>
      <w:r w:rsidR="00E6099C" w:rsidRPr="00127044">
        <w:fldChar w:fldCharType="begin"/>
      </w:r>
      <w:r w:rsidR="00535269" w:rsidRPr="00127044">
        <w:instrText xml:space="preserve"> ADDIN EN.CITE &lt;EndNote&gt;&lt;Cite ExcludeAuth="1"&gt;&lt;Author&gt;Carini&lt;/Author&gt;&lt;Year&gt;2006&lt;/Year&gt;&lt;RecNum&gt;450&lt;/RecNum&gt;&lt;record&gt;&lt;rec-number&gt;450&lt;/rec-number&gt;&lt;foreign-keys&gt;&lt;key app="EN" db-id="trdvwvf9m00zd4es0eavtr0g5zf90pzwzsw5"&gt;450&lt;/key&gt;&lt;/foreign-keys&gt;&lt;ref-type name="Journal Article"&gt;17&lt;/ref-type&gt;&lt;contributors&gt;&lt;authors&gt;&lt;author&gt;Carini, Robert&lt;/author&gt;&lt;author&gt;Kuh, George&lt;/author&gt;&lt;author&gt;Klein, Stephen&lt;/author&gt;&lt;/authors&gt;&lt;/contributors&gt;&lt;titles&gt;&lt;title&gt;Student Engagement and Student Learning: Testing the Linkages&lt;/title&gt;&lt;secondary-title&gt;Research in Higher Education&lt;/secondary-title&gt;&lt;/titles&gt;&lt;periodical&gt;&lt;full-title&gt;Research in Higher Education&lt;/full-title&gt;&lt;/periodical&gt;&lt;pages&gt;1-32&lt;/pages&gt;&lt;volume&gt;47&lt;/volume&gt;&lt;number&gt;1&lt;/number&gt;&lt;keywords&gt;&lt;keyword&gt;ACADEMIC achievement&lt;/keyword&gt;&lt;keyword&gt;STUDENT activities&lt;/keyword&gt;&lt;keyword&gt;GRADING &amp;amp; marking (Students)&lt;/keyword&gt;&lt;keyword&gt;UNIVERSITIES &amp;amp; colleges&lt;/keyword&gt;&lt;keyword&gt;CRITICAL thinking&lt;/keyword&gt;&lt;keyword&gt;LEARNING&lt;/keyword&gt;&lt;keyword&gt;SELF-evaluation&lt;/keyword&gt;&lt;keyword&gt;EDUCATION -- Research&lt;/keyword&gt;&lt;keyword&gt;EDUCATION -- Evaluation&lt;/keyword&gt;&lt;keyword&gt;NSSE&lt;/keyword&gt;&lt;keyword&gt;student engagement&lt;/keyword&gt;&lt;keyword&gt;student learning&lt;/keyword&gt;&lt;keyword&gt;value added&lt;/keyword&gt;&lt;/keywords&gt;&lt;dates&gt;&lt;year&gt;2006&lt;/year&gt;&lt;/dates&gt;&lt;publisher&gt;Springer Science &amp;amp; Business Media B.V.&lt;/publisher&gt;&lt;isbn&gt;03610365&lt;/isbn&gt;&lt;urls&gt;&lt;related-urls&gt;&lt;url&gt;http://libproxy.unm.edu/login?url=http://search.ebscohost.com/login.aspx?direct=true&amp;amp;db=a9h&amp;amp;AN=19663041&amp;amp;site=ehost-live&amp;amp;scope=site&lt;/url&gt;&lt;/related-urls&gt;&lt;/urls&gt;&lt;electronic-resource-num&gt;10.1007/s11162-005-8150-9&lt;/electronic-resource-num&gt;&lt;remote-database-name&gt;a9h&lt;/remote-database-name&gt;&lt;remote-database-provider&gt;EBSCOhost&lt;/remote-database-provider&gt;&lt;/record&gt;&lt;/Cite&gt;&lt;/EndNote&gt;</w:instrText>
      </w:r>
      <w:r w:rsidR="00E6099C" w:rsidRPr="00127044">
        <w:fldChar w:fldCharType="separate"/>
      </w:r>
      <w:r w:rsidR="00EA04B8" w:rsidRPr="00127044">
        <w:rPr>
          <w:noProof/>
        </w:rPr>
        <w:t>(</w:t>
      </w:r>
      <w:hyperlink w:anchor="_ENREF_30" w:tooltip="Carini, 2006 #450" w:history="1">
        <w:r w:rsidR="00886D37" w:rsidRPr="00127044">
          <w:rPr>
            <w:noProof/>
          </w:rPr>
          <w:t>2006</w:t>
        </w:r>
      </w:hyperlink>
      <w:r w:rsidR="00EA04B8" w:rsidRPr="00127044">
        <w:rPr>
          <w:noProof/>
        </w:rPr>
        <w:t>)</w:t>
      </w:r>
      <w:r w:rsidR="00E6099C" w:rsidRPr="00127044">
        <w:fldChar w:fldCharType="end"/>
      </w:r>
      <w:r w:rsidRPr="00127044">
        <w:t xml:space="preserve"> compared NSSE benchmarks to a series of cognitive and performance measures designed </w:t>
      </w:r>
      <w:r w:rsidR="00D34EE4" w:rsidRPr="00127044">
        <w:t xml:space="preserve">by RAND </w:t>
      </w:r>
      <w:r w:rsidRPr="00127044">
        <w:t>to measure critical thinking along with SAT scores and GPA at 14 varied</w:t>
      </w:r>
      <w:r w:rsidR="00B3363E" w:rsidRPr="00127044">
        <w:t xml:space="preserve"> institutions. They</w:t>
      </w:r>
      <w:r w:rsidRPr="00127044">
        <w:t xml:space="preserve"> found </w:t>
      </w:r>
      <w:r w:rsidR="001F4F18" w:rsidRPr="00127044">
        <w:t>valid constructs for the</w:t>
      </w:r>
      <w:r w:rsidR="00B3363E" w:rsidRPr="00127044">
        <w:t xml:space="preserve"> level of academic challenge (</w:t>
      </w:r>
      <w:r w:rsidR="00E3437B" w:rsidRPr="00127044">
        <w:rPr>
          <w:color w:val="000000" w:themeColor="text1"/>
        </w:rPr>
        <w:sym w:font="Symbol" w:char="F061"/>
      </w:r>
      <w:r w:rsidR="00E3437B" w:rsidRPr="00127044">
        <w:rPr>
          <w:color w:val="000000" w:themeColor="text1"/>
        </w:rPr>
        <w:t xml:space="preserve"> </w:t>
      </w:r>
      <w:r w:rsidR="00B3363E" w:rsidRPr="00127044">
        <w:t xml:space="preserve">= </w:t>
      </w:r>
      <w:r w:rsidR="001F4F18" w:rsidRPr="00127044">
        <w:t>.70</w:t>
      </w:r>
      <w:r w:rsidR="00B3363E" w:rsidRPr="00127044">
        <w:t>), student-faculty interaction (</w:t>
      </w:r>
      <w:r w:rsidR="00E3437B" w:rsidRPr="00127044">
        <w:rPr>
          <w:color w:val="000000" w:themeColor="text1"/>
        </w:rPr>
        <w:sym w:font="Symbol" w:char="F061"/>
      </w:r>
      <w:r w:rsidR="00E3437B" w:rsidRPr="00127044">
        <w:rPr>
          <w:color w:val="000000" w:themeColor="text1"/>
        </w:rPr>
        <w:t xml:space="preserve"> </w:t>
      </w:r>
      <w:r w:rsidR="00B3363E" w:rsidRPr="00127044">
        <w:t xml:space="preserve">= </w:t>
      </w:r>
      <w:r w:rsidR="001F4F18" w:rsidRPr="00127044">
        <w:t>.71</w:t>
      </w:r>
      <w:r w:rsidR="00B3363E" w:rsidRPr="00127044">
        <w:t>), and supportive campus environment (</w:t>
      </w:r>
      <w:r w:rsidR="00E3437B" w:rsidRPr="00127044">
        <w:rPr>
          <w:color w:val="000000" w:themeColor="text1"/>
        </w:rPr>
        <w:sym w:font="Symbol" w:char="F061"/>
      </w:r>
      <w:r w:rsidR="00E3437B" w:rsidRPr="00127044">
        <w:rPr>
          <w:color w:val="000000" w:themeColor="text1"/>
        </w:rPr>
        <w:t xml:space="preserve"> </w:t>
      </w:r>
      <w:r w:rsidR="00B3363E" w:rsidRPr="00127044">
        <w:t xml:space="preserve">= </w:t>
      </w:r>
      <w:r w:rsidR="001F4F18" w:rsidRPr="00127044">
        <w:t>.75</w:t>
      </w:r>
      <w:r w:rsidR="00B3363E" w:rsidRPr="00127044">
        <w:t>), but not for active and collaborative learning</w:t>
      </w:r>
      <w:r w:rsidR="001F4F18" w:rsidRPr="00127044">
        <w:t xml:space="preserve"> (</w:t>
      </w:r>
      <w:r w:rsidR="00E3437B" w:rsidRPr="00127044">
        <w:rPr>
          <w:color w:val="000000" w:themeColor="text1"/>
        </w:rPr>
        <w:sym w:font="Symbol" w:char="F061"/>
      </w:r>
      <w:r w:rsidR="00E3437B" w:rsidRPr="00127044">
        <w:rPr>
          <w:color w:val="000000" w:themeColor="text1"/>
        </w:rPr>
        <w:t xml:space="preserve"> </w:t>
      </w:r>
      <w:r w:rsidR="001F4F18" w:rsidRPr="00127044">
        <w:t>= .62) or enriching educational experiences (</w:t>
      </w:r>
      <w:r w:rsidR="00E3437B" w:rsidRPr="00127044">
        <w:rPr>
          <w:color w:val="000000" w:themeColor="text1"/>
        </w:rPr>
        <w:sym w:font="Symbol" w:char="F061"/>
      </w:r>
      <w:r w:rsidR="00E3437B" w:rsidRPr="00127044">
        <w:rPr>
          <w:color w:val="000000" w:themeColor="text1"/>
        </w:rPr>
        <w:t xml:space="preserve"> </w:t>
      </w:r>
      <w:r w:rsidR="001F4F18" w:rsidRPr="00127044">
        <w:t>= .56). They also developed ten additional sub-scales based on NSSE items for a total of fifteen.</w:t>
      </w:r>
      <w:r w:rsidR="002B7FB2" w:rsidRPr="00127044">
        <w:t xml:space="preserve"> </w:t>
      </w:r>
      <w:r w:rsidR="002E7608" w:rsidRPr="00127044">
        <w:t>Eleven</w:t>
      </w:r>
      <w:r w:rsidR="00D05582" w:rsidRPr="00127044">
        <w:t xml:space="preserve"> of the 15 were valid and of these, “very modest but statistically significant positive partial correlations were found for 9 of the 11 engagement scales</w:t>
      </w:r>
      <w:r w:rsidR="00D34EE4" w:rsidRPr="00127044">
        <w:t>”</w:t>
      </w:r>
      <w:r w:rsidR="0007624A" w:rsidRPr="00127044">
        <w:t xml:space="preserve"> </w:t>
      </w:r>
      <w:r w:rsidR="00E6099C" w:rsidRPr="00127044">
        <w:fldChar w:fldCharType="begin"/>
      </w:r>
      <w:r w:rsidR="00535269" w:rsidRPr="00127044">
        <w:instrText xml:space="preserve"> ADDIN EN.CITE &lt;EndNote&gt;&lt;Cite ExcludeAuth="1" ExcludeYear="1"&gt;&lt;Author&gt;Carini&lt;/Author&gt;&lt;Year&gt;2006&lt;/Year&gt;&lt;RecNum&gt;450&lt;/RecNum&gt;&lt;Pages&gt;13&lt;/Pages&gt;&lt;record&gt;&lt;rec-number&gt;450&lt;/rec-number&gt;&lt;foreign-keys&gt;&lt;key app="EN" db-id="trdvwvf9m00zd4es0eavtr0g5zf90pzwzsw5"&gt;450&lt;/key&gt;&lt;/foreign-keys&gt;&lt;ref-type name="Journal Article"&gt;17&lt;/ref-type&gt;&lt;contributors&gt;&lt;authors&gt;&lt;author&gt;Carini, Robert&lt;/author&gt;&lt;author&gt;Kuh, George&lt;/author&gt;&lt;author&gt;Klein, Stephen&lt;/author&gt;&lt;/authors&gt;&lt;/contributors&gt;&lt;titles&gt;&lt;title&gt;Student Engagement and Student Learning: Testing the Linkages&lt;/title&gt;&lt;secondary-title&gt;Research in Higher Education&lt;/secondary-title&gt;&lt;/titles&gt;&lt;periodical&gt;&lt;full-title&gt;Research in Higher Education&lt;/full-title&gt;&lt;/periodical&gt;&lt;pages&gt;1-32&lt;/pages&gt;&lt;volume&gt;47&lt;/volume&gt;&lt;number&gt;1&lt;/number&gt;&lt;keywords&gt;&lt;keyword&gt;ACADEMIC achievement&lt;/keyword&gt;&lt;keyword&gt;STUDENT activities&lt;/keyword&gt;&lt;keyword&gt;GRADING &amp;amp; marking (Students)&lt;/keyword&gt;&lt;keyword&gt;UNIVERSITIES &amp;amp; colleges&lt;/keyword&gt;&lt;keyword&gt;CRITICAL thinking&lt;/keyword&gt;&lt;keyword&gt;LEARNING&lt;/keyword&gt;&lt;keyword&gt;SELF-evaluation&lt;/keyword&gt;&lt;keyword&gt;EDUCATION -- Research&lt;/keyword&gt;&lt;keyword&gt;EDUCATION -- Evaluation&lt;/keyword&gt;&lt;keyword&gt;NSSE&lt;/keyword&gt;&lt;keyword&gt;student engagement&lt;/keyword&gt;&lt;keyword&gt;student learning&lt;/keyword&gt;&lt;keyword&gt;value added&lt;/keyword&gt;&lt;/keywords&gt;&lt;dates&gt;&lt;year&gt;2006&lt;/year&gt;&lt;/dates&gt;&lt;publisher&gt;Springer Science &amp;amp; Business Media B.V.&lt;/publisher&gt;&lt;isbn&gt;03610365&lt;/isbn&gt;&lt;urls&gt;&lt;related-urls&gt;&lt;url&gt;http://libproxy.unm.edu/login?url=http://search.ebscohost.com/login.aspx?direct=true&amp;amp;db=a9h&amp;amp;AN=19663041&amp;amp;site=ehost-live&amp;amp;scope=site&lt;/url&gt;&lt;/related-urls&gt;&lt;/urls&gt;&lt;electronic-resource-num&gt;10.1007/s11162-005-8150-9&lt;/electronic-resource-num&gt;&lt;remote-database-name&gt;a9h&lt;/remote-database-name&gt;&lt;remote-database-provider&gt;EBSCOhost&lt;/remote-database-provider&gt;&lt;/record&gt;&lt;/Cite&gt;&lt;/EndNote&gt;</w:instrText>
      </w:r>
      <w:r w:rsidR="00E6099C" w:rsidRPr="00127044">
        <w:fldChar w:fldCharType="separate"/>
      </w:r>
      <w:r w:rsidR="0007624A" w:rsidRPr="00127044">
        <w:rPr>
          <w:noProof/>
        </w:rPr>
        <w:t>(</w:t>
      </w:r>
      <w:hyperlink w:anchor="_ENREF_30" w:tooltip="Carini, 2006 #450" w:history="1">
        <w:r w:rsidR="00886D37" w:rsidRPr="00127044">
          <w:rPr>
            <w:noProof/>
          </w:rPr>
          <w:t>p. 13</w:t>
        </w:r>
      </w:hyperlink>
      <w:r w:rsidR="0007624A" w:rsidRPr="00127044">
        <w:rPr>
          <w:noProof/>
        </w:rPr>
        <w:t>)</w:t>
      </w:r>
      <w:r w:rsidR="00E6099C" w:rsidRPr="00127044">
        <w:fldChar w:fldCharType="end"/>
      </w:r>
      <w:r w:rsidR="00D05582" w:rsidRPr="00127044">
        <w:t>.</w:t>
      </w:r>
      <w:r w:rsidR="00D34EE4" w:rsidRPr="00127044">
        <w:t xml:space="preserve"> </w:t>
      </w:r>
      <w:r w:rsidR="001F4F18" w:rsidRPr="00127044">
        <w:t>W</w:t>
      </w:r>
      <w:r w:rsidR="009636E8" w:rsidRPr="00127044">
        <w:t>ith the RAND and GRE tests and student GPA as dependent variables, a regression</w:t>
      </w:r>
      <w:r w:rsidR="002E7608" w:rsidRPr="00127044">
        <w:t xml:space="preserve"> analysis</w:t>
      </w:r>
      <w:r w:rsidR="009636E8" w:rsidRPr="00127044">
        <w:t xml:space="preserve"> found that “these 11 engagement measures explained 2.9, 1.3, and 3.1% of the variance in the residuals for RAND, GRE, and GPA, respectively” </w:t>
      </w:r>
      <w:r w:rsidR="00E6099C" w:rsidRPr="00127044">
        <w:fldChar w:fldCharType="begin"/>
      </w:r>
      <w:r w:rsidR="00535269" w:rsidRPr="00127044">
        <w:instrText xml:space="preserve"> ADDIN EN.CITE &lt;EndNote&gt;&lt;Cite ExcludeAuth="1" ExcludeYear="1"&gt;&lt;Author&gt;Carini&lt;/Author&gt;&lt;Year&gt;2006&lt;/Year&gt;&lt;RecNum&gt;450&lt;/RecNum&gt;&lt;Pages&gt;13&lt;/Pages&gt;&lt;record&gt;&lt;rec-number&gt;450&lt;/rec-number&gt;&lt;foreign-keys&gt;&lt;key app="EN" db-id="trdvwvf9m00zd4es0eavtr0g5zf90pzwzsw5"&gt;450&lt;/key&gt;&lt;/foreign-keys&gt;&lt;ref-type name="Journal Article"&gt;17&lt;/ref-type&gt;&lt;contributors&gt;&lt;authors&gt;&lt;author&gt;Carini, Robert&lt;/author&gt;&lt;author&gt;Kuh, George&lt;/author&gt;&lt;author&gt;Klein, Stephen&lt;/author&gt;&lt;/authors&gt;&lt;/contributors&gt;&lt;titles&gt;&lt;title&gt;Student Engagement and Student Learning: Testing the Linkages&lt;/title&gt;&lt;secondary-title&gt;Research in Higher Education&lt;/secondary-title&gt;&lt;/titles&gt;&lt;periodical&gt;&lt;full-title&gt;Research in Higher Education&lt;/full-title&gt;&lt;/periodical&gt;&lt;pages&gt;1-32&lt;/pages&gt;&lt;volume&gt;47&lt;/volume&gt;&lt;number&gt;1&lt;/number&gt;&lt;keywords&gt;&lt;keyword&gt;ACADEMIC achievement&lt;/keyword&gt;&lt;keyword&gt;STUDENT activities&lt;/keyword&gt;&lt;keyword&gt;GRADING &amp;amp; marking (Students)&lt;/keyword&gt;&lt;keyword&gt;UNIVERSITIES &amp;amp; colleges&lt;/keyword&gt;&lt;keyword&gt;CRITICAL thinking&lt;/keyword&gt;&lt;keyword&gt;LEARNING&lt;/keyword&gt;&lt;keyword&gt;SELF-evaluation&lt;/keyword&gt;&lt;keyword&gt;EDUCATION -- Research&lt;/keyword&gt;&lt;keyword&gt;EDUCATION -- Evaluation&lt;/keyword&gt;&lt;keyword&gt;NSSE&lt;/keyword&gt;&lt;keyword&gt;student engagement&lt;/keyword&gt;&lt;keyword&gt;student learning&lt;/keyword&gt;&lt;keyword&gt;value added&lt;/keyword&gt;&lt;/keywords&gt;&lt;dates&gt;&lt;year&gt;2006&lt;/year&gt;&lt;/dates&gt;&lt;publisher&gt;Springer Science &amp;amp; Business Media B.V.&lt;/publisher&gt;&lt;isbn&gt;03610365&lt;/isbn&gt;&lt;urls&gt;&lt;related-urls&gt;&lt;url&gt;http://libproxy.unm.edu/login?url=http://search.ebscohost.com/login.aspx?direct=true&amp;amp;db=a9h&amp;amp;AN=19663041&amp;amp;site=ehost-live&amp;amp;scope=site&lt;/url&gt;&lt;/related-urls&gt;&lt;/urls&gt;&lt;electronic-resource-num&gt;10.1007/s11162-005-8150-9&lt;/electronic-resource-num&gt;&lt;remote-database-name&gt;a9h&lt;/remote-database-name&gt;&lt;remote-database-provider&gt;EBSCOhost&lt;/remote-database-provider&gt;&lt;/record&gt;&lt;/Cite&gt;&lt;/EndNote&gt;</w:instrText>
      </w:r>
      <w:r w:rsidR="00E6099C" w:rsidRPr="00127044">
        <w:fldChar w:fldCharType="separate"/>
      </w:r>
      <w:r w:rsidR="0007624A" w:rsidRPr="00127044">
        <w:rPr>
          <w:noProof/>
        </w:rPr>
        <w:t>(</w:t>
      </w:r>
      <w:hyperlink w:anchor="_ENREF_30" w:tooltip="Carini, 2006 #450" w:history="1">
        <w:r w:rsidR="00886D37" w:rsidRPr="00127044">
          <w:rPr>
            <w:noProof/>
          </w:rPr>
          <w:t>p. 13</w:t>
        </w:r>
      </w:hyperlink>
      <w:r w:rsidR="0007624A" w:rsidRPr="00127044">
        <w:rPr>
          <w:noProof/>
        </w:rPr>
        <w:t>)</w:t>
      </w:r>
      <w:r w:rsidR="00E6099C" w:rsidRPr="00127044">
        <w:fldChar w:fldCharType="end"/>
      </w:r>
      <w:r w:rsidR="002E7608" w:rsidRPr="00127044">
        <w:t xml:space="preserve"> </w:t>
      </w:r>
      <w:r w:rsidR="009636E8" w:rsidRPr="00127044">
        <w:t>with no single benchmark providing more than 2% explanation</w:t>
      </w:r>
      <w:r w:rsidR="002E7608" w:rsidRPr="00127044">
        <w:t xml:space="preserve"> of the variance</w:t>
      </w:r>
      <w:r w:rsidR="009636E8" w:rsidRPr="00127044">
        <w:t>. Most interesting is that “low ability students benefited more from engagement than high ability counterparts”</w:t>
      </w:r>
      <w:r w:rsidR="0007624A" w:rsidRPr="00127044">
        <w:t xml:space="preserve"> </w:t>
      </w:r>
      <w:r w:rsidR="00E6099C" w:rsidRPr="00127044">
        <w:fldChar w:fldCharType="begin"/>
      </w:r>
      <w:r w:rsidR="00535269" w:rsidRPr="00127044">
        <w:instrText xml:space="preserve"> ADDIN EN.CITE &lt;EndNote&gt;&lt;Cite ExcludeAuth="1" ExcludeYear="1"&gt;&lt;Author&gt;Carini&lt;/Author&gt;&lt;Year&gt;2006&lt;/Year&gt;&lt;RecNum&gt;450&lt;/RecNum&gt;&lt;Pages&gt;16&lt;/Pages&gt;&lt;record&gt;&lt;rec-number&gt;450&lt;/rec-number&gt;&lt;foreign-keys&gt;&lt;key app="EN" db-id="trdvwvf9m00zd4es0eavtr0g5zf90pzwzsw5"&gt;450&lt;/key&gt;&lt;/foreign-keys&gt;&lt;ref-type name="Journal Article"&gt;17&lt;/ref-type&gt;&lt;contributors&gt;&lt;authors&gt;&lt;author&gt;Carini, Robert&lt;/author&gt;&lt;author&gt;Kuh, George&lt;/author&gt;&lt;author&gt;Klein, Stephen&lt;/author&gt;&lt;/authors&gt;&lt;/contributors&gt;&lt;titles&gt;&lt;title&gt;Student Engagement and Student Learning: Testing the Linkages&lt;/title&gt;&lt;secondary-title&gt;Research in Higher Education&lt;/secondary-title&gt;&lt;/titles&gt;&lt;periodical&gt;&lt;full-title&gt;Research in Higher Education&lt;/full-title&gt;&lt;/periodical&gt;&lt;pages&gt;1-32&lt;/pages&gt;&lt;volume&gt;47&lt;/volume&gt;&lt;number&gt;1&lt;/number&gt;&lt;keywords&gt;&lt;keyword&gt;ACADEMIC achievement&lt;/keyword&gt;&lt;keyword&gt;STUDENT activities&lt;/keyword&gt;&lt;keyword&gt;GRADING &amp;amp; marking (Students)&lt;/keyword&gt;&lt;keyword&gt;UNIVERSITIES &amp;amp; colleges&lt;/keyword&gt;&lt;keyword&gt;CRITICAL thinking&lt;/keyword&gt;&lt;keyword&gt;LEARNING&lt;/keyword&gt;&lt;keyword&gt;SELF-evaluation&lt;/keyword&gt;&lt;keyword&gt;EDUCATION -- Research&lt;/keyword&gt;&lt;keyword&gt;EDUCATION -- Evaluation&lt;/keyword&gt;&lt;keyword&gt;NSSE&lt;/keyword&gt;&lt;keyword&gt;student engagement&lt;/keyword&gt;&lt;keyword&gt;student learning&lt;/keyword&gt;&lt;keyword&gt;value added&lt;/keyword&gt;&lt;/keywords&gt;&lt;dates&gt;&lt;year&gt;2006&lt;/year&gt;&lt;/dates&gt;&lt;publisher&gt;Springer Science &amp;amp; Business Media B.V.&lt;/publisher&gt;&lt;isbn&gt;03610365&lt;/isbn&gt;&lt;urls&gt;&lt;related-urls&gt;&lt;url&gt;http://libproxy.unm.edu/login?url=http://search.ebscohost.com/login.aspx?direct=true&amp;amp;db=a9h&amp;amp;AN=19663041&amp;amp;site=ehost-live&amp;amp;scope=site&lt;/url&gt;&lt;/related-urls&gt;&lt;/urls&gt;&lt;electronic-resource-num&gt;10.1007/s11162-005-8150-9&lt;/electronic-resource-num&gt;&lt;remote-database-name&gt;a9h&lt;/remote-database-name&gt;&lt;remote-database-provider&gt;EBSCOhost&lt;/remote-database-provider&gt;&lt;/record&gt;&lt;/Cite&gt;&lt;/EndNote&gt;</w:instrText>
      </w:r>
      <w:r w:rsidR="00E6099C" w:rsidRPr="00127044">
        <w:fldChar w:fldCharType="separate"/>
      </w:r>
      <w:r w:rsidR="0007624A" w:rsidRPr="00127044">
        <w:rPr>
          <w:noProof/>
        </w:rPr>
        <w:t>(</w:t>
      </w:r>
      <w:hyperlink w:anchor="_ENREF_30" w:tooltip="Carini, 2006 #450" w:history="1">
        <w:r w:rsidR="00886D37" w:rsidRPr="00127044">
          <w:rPr>
            <w:noProof/>
          </w:rPr>
          <w:t>p. 16</w:t>
        </w:r>
      </w:hyperlink>
      <w:r w:rsidR="0007624A" w:rsidRPr="00127044">
        <w:rPr>
          <w:noProof/>
        </w:rPr>
        <w:t>)</w:t>
      </w:r>
      <w:r w:rsidR="00E6099C" w:rsidRPr="00127044">
        <w:fldChar w:fldCharType="end"/>
      </w:r>
      <w:r w:rsidR="00485906" w:rsidRPr="00127044">
        <w:t>.</w:t>
      </w:r>
      <w:r w:rsidR="0007624A" w:rsidRPr="00127044">
        <w:t xml:space="preserve"> </w:t>
      </w:r>
      <w:r w:rsidR="009636E8" w:rsidRPr="00127044">
        <w:t>In other words, engagement has a statistically significant</w:t>
      </w:r>
      <w:r w:rsidR="002E7608" w:rsidRPr="00127044">
        <w:t>,</w:t>
      </w:r>
      <w:r w:rsidR="009636E8" w:rsidRPr="00127044">
        <w:t xml:space="preserve"> but small effect</w:t>
      </w:r>
      <w:r w:rsidR="002E7608" w:rsidRPr="00127044">
        <w:t>,</w:t>
      </w:r>
      <w:r w:rsidR="009636E8" w:rsidRPr="00127044">
        <w:t xml:space="preserve"> on </w:t>
      </w:r>
      <w:r w:rsidR="00A7748A" w:rsidRPr="00127044">
        <w:t>critical thinking and grades</w:t>
      </w:r>
      <w:r w:rsidR="009636E8" w:rsidRPr="00127044">
        <w:t xml:space="preserve">, with low ability students benefiting </w:t>
      </w:r>
      <w:r w:rsidR="00AA1846" w:rsidRPr="00127044">
        <w:t>the most</w:t>
      </w:r>
      <w:r w:rsidR="00A7748A" w:rsidRPr="00127044">
        <w:t xml:space="preserve"> from engagement</w:t>
      </w:r>
      <w:r w:rsidR="009636E8" w:rsidRPr="00127044">
        <w:t xml:space="preserve">. </w:t>
      </w:r>
    </w:p>
    <w:p w:rsidR="00BD627D" w:rsidRPr="00127044" w:rsidRDefault="000359F7" w:rsidP="00683BDB">
      <w:pPr>
        <w:pStyle w:val="BodyText"/>
        <w:ind w:firstLine="720"/>
      </w:pPr>
      <w:r w:rsidRPr="00127044">
        <w:lastRenderedPageBreak/>
        <w:t>Gordon</w:t>
      </w:r>
      <w:r w:rsidR="0007624A" w:rsidRPr="00127044">
        <w:t xml:space="preserve">, Ludlum, and Hoey </w:t>
      </w:r>
      <w:r w:rsidR="00E6099C" w:rsidRPr="00127044">
        <w:fldChar w:fldCharType="begin"/>
      </w:r>
      <w:r w:rsidR="00535269" w:rsidRPr="00127044">
        <w:instrText xml:space="preserve"> ADDIN EN.CITE &lt;EndNote&gt;&lt;Cite ExcludeAuth="1"&gt;&lt;Author&gt;Gordon&lt;/Author&gt;&lt;Year&gt;2008&lt;/Year&gt;&lt;RecNum&gt;135&lt;/RecNum&gt;&lt;record&gt;&lt;rec-number&gt;135&lt;/rec-number&gt;&lt;foreign-keys&gt;&lt;key app="EN" db-id="trdvwvf9m00zd4es0eavtr0g5zf90pzwzsw5"&gt;135&lt;/key&gt;&lt;/foreign-keys&gt;&lt;ref-type name="Journal Article"&gt;17&lt;/ref-type&gt;&lt;contributors&gt;&lt;authors&gt;&lt;author&gt;Gordon, Jonathan&lt;/author&gt;&lt;author&gt;Ludlum, Joe&lt;/author&gt;&lt;author&gt;Hoey, J.&lt;/author&gt;&lt;/authors&gt;&lt;/contributors&gt;&lt;titles&gt;&lt;title&gt;Validating NSSE Against Student Outcomes: Are They Related?&lt;/title&gt;&lt;secondary-title&gt;Research in Higher Education&lt;/secondary-title&gt;&lt;/titles&gt;&lt;periodical&gt;&lt;full-title&gt;Research in Higher Education&lt;/full-title&gt;&lt;/periodical&gt;&lt;pages&gt;19-39&lt;/pages&gt;&lt;volume&gt;49&lt;/volume&gt;&lt;number&gt;1&lt;/number&gt;&lt;keywords&gt;&lt;keyword&gt;SURVEYS&lt;/keyword&gt;&lt;keyword&gt;STUDENT surveys&lt;/keyword&gt;&lt;keyword&gt;RESEARCH&lt;/keyword&gt;&lt;keyword&gt;OUTCOME assessment (Medical care)&lt;/keyword&gt;&lt;keyword&gt;COLLEGE freshmen&lt;/keyword&gt;&lt;keyword&gt;COLLEGE dropouts -- Prevention&lt;/keyword&gt;&lt;keyword&gt;UNIVERSITIES &amp;amp; colleges -- Graduate work&lt;/keyword&gt;&lt;keyword&gt;EMPLOYMENT (Economic theory)&lt;/keyword&gt;&lt;keyword&gt;EDUCATION -- Research&lt;/keyword&gt;&lt;keyword&gt;Assessment&lt;/keyword&gt;&lt;keyword&gt;Engagement&lt;/keyword&gt;&lt;keyword&gt;NSSE&lt;/keyword&gt;&lt;keyword&gt;Outcomes&lt;/keyword&gt;&lt;keyword&gt;Validation&lt;/keyword&gt;&lt;/keywords&gt;&lt;dates&gt;&lt;year&gt;2008&lt;/year&gt;&lt;/dates&gt;&lt;publisher&gt;Springer Science &amp;amp; Business Media B.V.&lt;/publisher&gt;&lt;isbn&gt;03610365&lt;/isbn&gt;&lt;urls&gt;&lt;related-urls&gt;&lt;url&gt;http://libproxy.unm.edu/login?url=http://search.ebscohost.com/login.aspx?direct=true&amp;amp;db=a9h&amp;amp;AN=27978055&amp;amp;site=ehost-live&amp;amp;scope=site&lt;/url&gt;&lt;/related-urls&gt;&lt;/urls&gt;&lt;electronic-resource-num&gt;10.1007/s11162-007-9061-8&lt;/electronic-resource-num&gt;&lt;remote-database-name&gt;a9h&lt;/remote-database-name&gt;&lt;remote-database-provider&gt;EBSCOhost&lt;/remote-database-provider&gt;&lt;/record&gt;&lt;/Cite&gt;&lt;/EndNote&gt;</w:instrText>
      </w:r>
      <w:r w:rsidR="00E6099C" w:rsidRPr="00127044">
        <w:fldChar w:fldCharType="separate"/>
      </w:r>
      <w:r w:rsidR="0007624A" w:rsidRPr="00127044">
        <w:rPr>
          <w:noProof/>
        </w:rPr>
        <w:t>(</w:t>
      </w:r>
      <w:hyperlink w:anchor="_ENREF_48" w:tooltip="Gordon, 2008 #135" w:history="1">
        <w:r w:rsidR="00886D37" w:rsidRPr="00127044">
          <w:rPr>
            <w:noProof/>
          </w:rPr>
          <w:t>2008</w:t>
        </w:r>
      </w:hyperlink>
      <w:r w:rsidR="0007624A" w:rsidRPr="00127044">
        <w:rPr>
          <w:noProof/>
        </w:rPr>
        <w:t>)</w:t>
      </w:r>
      <w:r w:rsidR="00E6099C" w:rsidRPr="00127044">
        <w:fldChar w:fldCharType="end"/>
      </w:r>
      <w:r w:rsidR="0007624A" w:rsidRPr="00127044">
        <w:t xml:space="preserve"> </w:t>
      </w:r>
      <w:r w:rsidR="009C1C1D" w:rsidRPr="00127044">
        <w:t xml:space="preserve">administered the NSSE to students at Georgia Tech and </w:t>
      </w:r>
      <w:r w:rsidRPr="00127044">
        <w:t>compared NSSE benchmark</w:t>
      </w:r>
      <w:r w:rsidR="009C1C1D" w:rsidRPr="00127044">
        <w:t xml:space="preserve"> scores</w:t>
      </w:r>
      <w:r w:rsidRPr="00127044">
        <w:t xml:space="preserve"> against </w:t>
      </w:r>
      <w:r w:rsidR="009C1C1D" w:rsidRPr="00127044">
        <w:t xml:space="preserve">the indicators of </w:t>
      </w:r>
      <w:r w:rsidRPr="00127044">
        <w:t xml:space="preserve">student </w:t>
      </w:r>
      <w:r w:rsidR="009C1C1D" w:rsidRPr="00127044">
        <w:t xml:space="preserve">success </w:t>
      </w:r>
      <w:r w:rsidRPr="00127044">
        <w:t xml:space="preserve">of </w:t>
      </w:r>
      <w:r w:rsidR="009C1C1D" w:rsidRPr="00127044">
        <w:t xml:space="preserve">“cumulative </w:t>
      </w:r>
      <w:r w:rsidRPr="00127044">
        <w:t xml:space="preserve">GPA, </w:t>
      </w:r>
      <w:r w:rsidR="009C1C1D" w:rsidRPr="00127044">
        <w:t>first-year retention, job attainment upon graduation, and the decision to pursue a graduate degree”</w:t>
      </w:r>
      <w:r w:rsidR="0007624A" w:rsidRPr="00127044">
        <w:t xml:space="preserve"> </w:t>
      </w:r>
      <w:r w:rsidR="00E6099C" w:rsidRPr="00127044">
        <w:fldChar w:fldCharType="begin"/>
      </w:r>
      <w:r w:rsidR="00535269" w:rsidRPr="00127044">
        <w:instrText xml:space="preserve"> ADDIN EN.CITE &lt;EndNote&gt;&lt;Cite ExcludeAuth="1" ExcludeYear="1"&gt;&lt;Author&gt;Gordon&lt;/Author&gt;&lt;Year&gt;2008&lt;/Year&gt;&lt;RecNum&gt;135&lt;/RecNum&gt;&lt;Pages&gt;23-24&lt;/Pages&gt;&lt;record&gt;&lt;rec-number&gt;135&lt;/rec-number&gt;&lt;foreign-keys&gt;&lt;key app="EN" db-id="trdvwvf9m00zd4es0eavtr0g5zf90pzwzsw5"&gt;135&lt;/key&gt;&lt;/foreign-keys&gt;&lt;ref-type name="Journal Article"&gt;17&lt;/ref-type&gt;&lt;contributors&gt;&lt;authors&gt;&lt;author&gt;Gordon, Jonathan&lt;/author&gt;&lt;author&gt;Ludlum, Joe&lt;/author&gt;&lt;author&gt;Hoey, J.&lt;/author&gt;&lt;/authors&gt;&lt;/contributors&gt;&lt;titles&gt;&lt;title&gt;Validating NSSE Against Student Outcomes: Are They Related?&lt;/title&gt;&lt;secondary-title&gt;Research in Higher Education&lt;/secondary-title&gt;&lt;/titles&gt;&lt;periodical&gt;&lt;full-title&gt;Research in Higher Education&lt;/full-title&gt;&lt;/periodical&gt;&lt;pages&gt;19-39&lt;/pages&gt;&lt;volume&gt;49&lt;/volume&gt;&lt;number&gt;1&lt;/number&gt;&lt;keywords&gt;&lt;keyword&gt;SURVEYS&lt;/keyword&gt;&lt;keyword&gt;STUDENT surveys&lt;/keyword&gt;&lt;keyword&gt;RESEARCH&lt;/keyword&gt;&lt;keyword&gt;OUTCOME assessment (Medical care)&lt;/keyword&gt;&lt;keyword&gt;COLLEGE freshmen&lt;/keyword&gt;&lt;keyword&gt;COLLEGE dropouts -- Prevention&lt;/keyword&gt;&lt;keyword&gt;UNIVERSITIES &amp;amp; colleges -- Graduate work&lt;/keyword&gt;&lt;keyword&gt;EMPLOYMENT (Economic theory)&lt;/keyword&gt;&lt;keyword&gt;EDUCATION -- Research&lt;/keyword&gt;&lt;keyword&gt;Assessment&lt;/keyword&gt;&lt;keyword&gt;Engagement&lt;/keyword&gt;&lt;keyword&gt;NSSE&lt;/keyword&gt;&lt;keyword&gt;Outcomes&lt;/keyword&gt;&lt;keyword&gt;Validation&lt;/keyword&gt;&lt;/keywords&gt;&lt;dates&gt;&lt;year&gt;2008&lt;/year&gt;&lt;/dates&gt;&lt;publisher&gt;Springer Science &amp;amp; Business Media B.V.&lt;/publisher&gt;&lt;isbn&gt;03610365&lt;/isbn&gt;&lt;urls&gt;&lt;related-urls&gt;&lt;url&gt;http://libproxy.unm.edu/login?url=http://search.ebscohost.com/login.aspx?direct=true&amp;amp;db=a9h&amp;amp;AN=27978055&amp;amp;site=ehost-live&amp;amp;scope=site&lt;/url&gt;&lt;/related-urls&gt;&lt;/urls&gt;&lt;electronic-resource-num&gt;10.1007/s11162-007-9061-8&lt;/electronic-resource-num&gt;&lt;remote-database-name&gt;a9h&lt;/remote-database-name&gt;&lt;remote-database-provider&gt;EBSCOhost&lt;/remote-database-provider&gt;&lt;/record&gt;&lt;/Cite&gt;&lt;/EndNote&gt;</w:instrText>
      </w:r>
      <w:r w:rsidR="00E6099C" w:rsidRPr="00127044">
        <w:fldChar w:fldCharType="separate"/>
      </w:r>
      <w:r w:rsidR="0007624A" w:rsidRPr="00127044">
        <w:rPr>
          <w:noProof/>
        </w:rPr>
        <w:t>(</w:t>
      </w:r>
      <w:hyperlink w:anchor="_ENREF_48" w:tooltip="Gordon, 2008 #135" w:history="1">
        <w:r w:rsidR="00886D37" w:rsidRPr="00127044">
          <w:rPr>
            <w:noProof/>
          </w:rPr>
          <w:t>pp. 23-24</w:t>
        </w:r>
      </w:hyperlink>
      <w:r w:rsidR="0007624A" w:rsidRPr="00127044">
        <w:rPr>
          <w:noProof/>
        </w:rPr>
        <w:t>)</w:t>
      </w:r>
      <w:r w:rsidR="00E6099C" w:rsidRPr="00127044">
        <w:fldChar w:fldCharType="end"/>
      </w:r>
      <w:r w:rsidR="002E7608" w:rsidRPr="00127044">
        <w:t>.</w:t>
      </w:r>
      <w:r w:rsidR="0007624A" w:rsidRPr="00127044">
        <w:t xml:space="preserve"> They</w:t>
      </w:r>
      <w:r w:rsidR="00356E0A" w:rsidRPr="00127044">
        <w:t xml:space="preserve"> found that the overall reliability of the benchmarks was lower at Georgia Tech than for national NSSE scores, with </w:t>
      </w:r>
      <w:r w:rsidR="002E7608" w:rsidRPr="00127044">
        <w:t xml:space="preserve">estimates of </w:t>
      </w:r>
      <w:r w:rsidR="00356E0A" w:rsidRPr="00127044">
        <w:t xml:space="preserve">Cronbach’s Alpha </w:t>
      </w:r>
      <w:r w:rsidR="00B4650D" w:rsidRPr="00127044">
        <w:t xml:space="preserve">reliability coefficient </w:t>
      </w:r>
      <w:r w:rsidR="00356E0A" w:rsidRPr="00127044">
        <w:t xml:space="preserve">slightly below .7 for every benchmark except supportive campus environment – it is important to note, however, that </w:t>
      </w:r>
      <w:r w:rsidR="0007624A" w:rsidRPr="00127044">
        <w:t>their</w:t>
      </w:r>
      <w:r w:rsidR="002B7FB2" w:rsidRPr="00127044">
        <w:t xml:space="preserve"> </w:t>
      </w:r>
      <w:r w:rsidR="003224FD" w:rsidRPr="00127044">
        <w:t>measures applied</w:t>
      </w:r>
      <w:r w:rsidR="00356E0A" w:rsidRPr="00127044">
        <w:t xml:space="preserve"> to the institutional level</w:t>
      </w:r>
      <w:r w:rsidR="00DE1F99" w:rsidRPr="00127044">
        <w:t xml:space="preserve"> while the national scores applied</w:t>
      </w:r>
      <w:r w:rsidR="00356E0A" w:rsidRPr="00127044">
        <w:t xml:space="preserve"> to the student level</w:t>
      </w:r>
      <w:r w:rsidR="00D51490" w:rsidRPr="00127044">
        <w:t>.</w:t>
      </w:r>
      <w:r w:rsidR="00356E0A" w:rsidRPr="00127044">
        <w:t xml:space="preserve"> Ultimately, </w:t>
      </w:r>
      <w:r w:rsidR="0007624A" w:rsidRPr="00127044">
        <w:t>they</w:t>
      </w:r>
      <w:r w:rsidR="00356E0A" w:rsidRPr="00127044">
        <w:t xml:space="preserve"> found that the NSSE benchmarks provide</w:t>
      </w:r>
      <w:r w:rsidR="00DE1F99" w:rsidRPr="00127044">
        <w:t>d</w:t>
      </w:r>
      <w:r w:rsidR="00356E0A" w:rsidRPr="00127044">
        <w:t xml:space="preserve"> minimal predictive value for GPA, </w:t>
      </w:r>
      <w:r w:rsidR="0059540D" w:rsidRPr="00127044">
        <w:t xml:space="preserve">retention, job attainment, or graduate school. </w:t>
      </w:r>
      <w:r w:rsidR="002E7608" w:rsidRPr="00127044">
        <w:t>Consequently</w:t>
      </w:r>
      <w:r w:rsidR="0059540D" w:rsidRPr="00127044">
        <w:t xml:space="preserve">, </w:t>
      </w:r>
      <w:r w:rsidR="0007624A" w:rsidRPr="00127044">
        <w:t>they</w:t>
      </w:r>
      <w:r w:rsidR="0059540D" w:rsidRPr="00127044">
        <w:t xml:space="preserve"> </w:t>
      </w:r>
      <w:r w:rsidR="006A49B3" w:rsidRPr="00127044">
        <w:t>tested</w:t>
      </w:r>
      <w:r w:rsidR="0059540D" w:rsidRPr="00127044">
        <w:t xml:space="preserve"> Pike’s 12 derived scalelets. Once again, the </w:t>
      </w:r>
      <w:r w:rsidR="002E7608" w:rsidRPr="00127044">
        <w:t xml:space="preserve">estimates of </w:t>
      </w:r>
      <w:r w:rsidR="0059540D" w:rsidRPr="00127044">
        <w:t xml:space="preserve">Cronbach’s Alpha </w:t>
      </w:r>
      <w:r w:rsidR="00B4650D" w:rsidRPr="00127044">
        <w:t xml:space="preserve">reliability coefficient </w:t>
      </w:r>
      <w:r w:rsidR="0059540D" w:rsidRPr="00127044">
        <w:t>were lower, demonstrating less internal consistency. Despite the low</w:t>
      </w:r>
      <w:r w:rsidR="002E7608" w:rsidRPr="00127044">
        <w:t xml:space="preserve"> estimates</w:t>
      </w:r>
      <w:r w:rsidR="0059540D" w:rsidRPr="00127044">
        <w:t xml:space="preserve">, </w:t>
      </w:r>
      <w:r w:rsidR="0007624A" w:rsidRPr="00127044">
        <w:t>they</w:t>
      </w:r>
      <w:r w:rsidR="0059540D" w:rsidRPr="00127044">
        <w:t xml:space="preserve"> chose to pursue the analysis at Georgia Tech and found that “while the scalelets are not as psychometrically reliable as the NSSE benchmarks, they do represent a modest improvement in predicting student outcomes at Georgia Tech”</w:t>
      </w:r>
      <w:r w:rsidR="00397D71" w:rsidRPr="00127044">
        <w:t xml:space="preserve"> </w:t>
      </w:r>
      <w:r w:rsidR="00E6099C" w:rsidRPr="00127044">
        <w:fldChar w:fldCharType="begin"/>
      </w:r>
      <w:r w:rsidR="00535269" w:rsidRPr="00127044">
        <w:instrText xml:space="preserve"> ADDIN EN.CITE &lt;EndNote&gt;&lt;Cite ExcludeAuth="1" ExcludeYear="1"&gt;&lt;Author&gt;Gordon&lt;/Author&gt;&lt;Year&gt;2008&lt;/Year&gt;&lt;RecNum&gt;135&lt;/RecNum&gt;&lt;Pages&gt;32&lt;/Pages&gt;&lt;record&gt;&lt;rec-number&gt;135&lt;/rec-number&gt;&lt;foreign-keys&gt;&lt;key app="EN" db-id="trdvwvf9m00zd4es0eavtr0g5zf90pzwzsw5"&gt;135&lt;/key&gt;&lt;/foreign-keys&gt;&lt;ref-type name="Journal Article"&gt;17&lt;/ref-type&gt;&lt;contributors&gt;&lt;authors&gt;&lt;author&gt;Gordon, Jonathan&lt;/author&gt;&lt;author&gt;Ludlum, Joe&lt;/author&gt;&lt;author&gt;Hoey, J.&lt;/author&gt;&lt;/authors&gt;&lt;/contributors&gt;&lt;titles&gt;&lt;title&gt;Validating NSSE Against Student Outcomes: Are They Related?&lt;/title&gt;&lt;secondary-title&gt;Research in Higher Education&lt;/secondary-title&gt;&lt;/titles&gt;&lt;periodical&gt;&lt;full-title&gt;Research in Higher Education&lt;/full-title&gt;&lt;/periodical&gt;&lt;pages&gt;19-39&lt;/pages&gt;&lt;volume&gt;49&lt;/volume&gt;&lt;number&gt;1&lt;/number&gt;&lt;keywords&gt;&lt;keyword&gt;SURVEYS&lt;/keyword&gt;&lt;keyword&gt;STUDENT surveys&lt;/keyword&gt;&lt;keyword&gt;RESEARCH&lt;/keyword&gt;&lt;keyword&gt;OUTCOME assessment (Medical care)&lt;/keyword&gt;&lt;keyword&gt;COLLEGE freshmen&lt;/keyword&gt;&lt;keyword&gt;COLLEGE dropouts -- Prevention&lt;/keyword&gt;&lt;keyword&gt;UNIVERSITIES &amp;amp; colleges -- Graduate work&lt;/keyword&gt;&lt;keyword&gt;EMPLOYMENT (Economic theory)&lt;/keyword&gt;&lt;keyword&gt;EDUCATION -- Research&lt;/keyword&gt;&lt;keyword&gt;Assessment&lt;/keyword&gt;&lt;keyword&gt;Engagement&lt;/keyword&gt;&lt;keyword&gt;NSSE&lt;/keyword&gt;&lt;keyword&gt;Outcomes&lt;/keyword&gt;&lt;keyword&gt;Validation&lt;/keyword&gt;&lt;/keywords&gt;&lt;dates&gt;&lt;year&gt;2008&lt;/year&gt;&lt;/dates&gt;&lt;publisher&gt;Springer Science &amp;amp; Business Media B.V.&lt;/publisher&gt;&lt;isbn&gt;03610365&lt;/isbn&gt;&lt;urls&gt;&lt;related-urls&gt;&lt;url&gt;http://libproxy.unm.edu/login?url=http://search.ebscohost.com/login.aspx?direct=true&amp;amp;db=a9h&amp;amp;AN=27978055&amp;amp;site=ehost-live&amp;amp;scope=site&lt;/url&gt;&lt;/related-urls&gt;&lt;/urls&gt;&lt;electronic-resource-num&gt;10.1007/s11162-007-9061-8&lt;/electronic-resource-num&gt;&lt;remote-database-name&gt;a9h&lt;/remote-database-name&gt;&lt;remote-database-provider&gt;EBSCOhost&lt;/remote-database-provider&gt;&lt;/record&gt;&lt;/Cite&gt;&lt;/EndNote&gt;</w:instrText>
      </w:r>
      <w:r w:rsidR="00E6099C" w:rsidRPr="00127044">
        <w:fldChar w:fldCharType="separate"/>
      </w:r>
      <w:r w:rsidR="00397D71" w:rsidRPr="00127044">
        <w:rPr>
          <w:noProof/>
        </w:rPr>
        <w:t>(</w:t>
      </w:r>
      <w:hyperlink w:anchor="_ENREF_48" w:tooltip="Gordon, 2008 #135" w:history="1">
        <w:r w:rsidR="00886D37" w:rsidRPr="00127044">
          <w:rPr>
            <w:noProof/>
          </w:rPr>
          <w:t>p. 32</w:t>
        </w:r>
      </w:hyperlink>
      <w:r w:rsidR="00397D71" w:rsidRPr="00127044">
        <w:rPr>
          <w:noProof/>
        </w:rPr>
        <w:t>)</w:t>
      </w:r>
      <w:r w:rsidR="00E6099C" w:rsidRPr="00127044">
        <w:fldChar w:fldCharType="end"/>
      </w:r>
      <w:r w:rsidR="008210B4" w:rsidRPr="00127044">
        <w:t xml:space="preserve">. </w:t>
      </w:r>
      <w:r w:rsidR="00DD671F" w:rsidRPr="00127044">
        <w:t>T</w:t>
      </w:r>
      <w:r w:rsidR="0007624A" w:rsidRPr="00127044">
        <w:t>hey</w:t>
      </w:r>
      <w:r w:rsidR="008210B4" w:rsidRPr="00127044">
        <w:t xml:space="preserve"> found that selected individual NSSE items provided the most significant explanatory power. </w:t>
      </w:r>
    </w:p>
    <w:p w:rsidR="00B2342F" w:rsidRPr="00127044" w:rsidRDefault="00B2342F" w:rsidP="00683BDB">
      <w:pPr>
        <w:pStyle w:val="BodyText"/>
        <w:ind w:firstLine="720"/>
      </w:pPr>
      <w:r w:rsidRPr="00127044">
        <w:t>Carle</w:t>
      </w:r>
      <w:r w:rsidR="000F2E44" w:rsidRPr="00127044">
        <w:t xml:space="preserve">, Jaffee, Vaughan, and Elder </w:t>
      </w:r>
      <w:r w:rsidR="00E6099C" w:rsidRPr="00127044">
        <w:fldChar w:fldCharType="begin"/>
      </w:r>
      <w:r w:rsidR="00535269" w:rsidRPr="00127044">
        <w:instrText xml:space="preserve"> ADDIN EN.CITE &lt;EndNote&gt;&lt;Cite ExcludeAuth="1"&gt;&lt;Author&gt;Carle&lt;/Author&gt;&lt;Year&gt;2009&lt;/Year&gt;&lt;RecNum&gt;449&lt;/RecNum&gt;&lt;record&gt;&lt;rec-number&gt;449&lt;/rec-number&gt;&lt;foreign-keys&gt;&lt;key app="EN" db-id="trdvwvf9m00zd4es0eavtr0g5zf90pzwzsw5"&gt;449&lt;/key&gt;&lt;/foreign-keys&gt;&lt;ref-type name="Journal Article"&gt;17&lt;/ref-type&gt;&lt;contributors&gt;&lt;authors&gt;&lt;author&gt;Carle, Adam&lt;/author&gt;&lt;author&gt;Jaffee, David&lt;/author&gt;&lt;author&gt;Vaughan, Neil&lt;/author&gt;&lt;author&gt;Eder, Douglas&lt;/author&gt;&lt;/authors&gt;&lt;/contributors&gt;&lt;titles&gt;&lt;title&gt;Psychometric Properties of Three New National Survey of Student Engagement Based Engagement Scales: An Item Response Theory Analysis&lt;/title&gt;&lt;secondary-title&gt;Research in Higher Education&lt;/secondary-title&gt;&lt;/titles&gt;&lt;periodical&gt;&lt;full-title&gt;Research in Higher Education&lt;/full-title&gt;&lt;/periodical&gt;&lt;pages&gt;775-794&lt;/pages&gt;&lt;volume&gt;50&lt;/volume&gt;&lt;number&gt;8&lt;/number&gt;&lt;keywords&gt;&lt;keyword&gt;EDUCATIONAL surveys&lt;/keyword&gt;&lt;keyword&gt;PSYCHOMETRICS&lt;/keyword&gt;&lt;keyword&gt;EDUCATIONAL tests &amp;amp; measurements&lt;/keyword&gt;&lt;keyword&gt;PSYCHOLOGICAL tests&lt;/keyword&gt;&lt;keyword&gt;ITEM response theory&lt;/keyword&gt;&lt;keyword&gt;FACTOR analysis&lt;/keyword&gt;&lt;keyword&gt;COLLEGE students&lt;/keyword&gt;&lt;keyword&gt;APPRENTICES&lt;/keyword&gt;&lt;keyword&gt;PSYCHOLOGY -- Methodology&lt;/keyword&gt;&lt;keyword&gt;Community learning&lt;/keyword&gt;&lt;keyword&gt;Measurement&lt;/keyword&gt;&lt;keyword&gt;Student engagement&lt;/keyword&gt;&lt;keyword&gt;Student faculty interaction&lt;/keyword&gt;&lt;keyword&gt;Test reliability&lt;/keyword&gt;&lt;keyword&gt;transformational learning&lt;/keyword&gt;&lt;/keywords&gt;&lt;dates&gt;&lt;year&gt;2009&lt;/year&gt;&lt;/dates&gt;&lt;isbn&gt;03610365&lt;/isbn&gt;&lt;urls&gt;&lt;related-urls&gt;&lt;url&gt;http://libproxy.unm.edu/login?url=http://search.ebscohost.com/login.aspx?direct=true&amp;amp;db=a9h&amp;amp;AN=44793504&amp;amp;site=ehost-live&amp;amp;scope=site&lt;/url&gt;&lt;/related-urls&gt;&lt;/urls&gt;&lt;electronic-resource-num&gt;10.1007/s11162-009-9141-z&lt;/electronic-resource-num&gt;&lt;remote-database-name&gt;a9h&lt;/remote-database-name&gt;&lt;remote-database-provider&gt;EBSCOhost&lt;/remote-database-provider&gt;&lt;/record&gt;&lt;/Cite&gt;&lt;/EndNote&gt;</w:instrText>
      </w:r>
      <w:r w:rsidR="00E6099C" w:rsidRPr="00127044">
        <w:fldChar w:fldCharType="separate"/>
      </w:r>
      <w:r w:rsidR="000F2E44" w:rsidRPr="00127044">
        <w:rPr>
          <w:noProof/>
        </w:rPr>
        <w:t>(</w:t>
      </w:r>
      <w:hyperlink w:anchor="_ENREF_31" w:tooltip="Carle, 2009 #449" w:history="1">
        <w:r w:rsidR="00886D37" w:rsidRPr="00127044">
          <w:rPr>
            <w:noProof/>
          </w:rPr>
          <w:t>2009</w:t>
        </w:r>
      </w:hyperlink>
      <w:r w:rsidR="000F2E44" w:rsidRPr="00127044">
        <w:rPr>
          <w:noProof/>
        </w:rPr>
        <w:t>)</w:t>
      </w:r>
      <w:r w:rsidR="00E6099C" w:rsidRPr="00127044">
        <w:fldChar w:fldCharType="end"/>
      </w:r>
      <w:r w:rsidR="000F2E44" w:rsidRPr="00127044">
        <w:t xml:space="preserve"> </w:t>
      </w:r>
      <w:r w:rsidR="0035069A" w:rsidRPr="00127044">
        <w:t>used NSSE items to develop three new constructs of student engagement: transformational learning, community-based learning, and student-faculty interactions. Using</w:t>
      </w:r>
      <w:r w:rsidRPr="00127044">
        <w:t xml:space="preserve"> </w:t>
      </w:r>
      <w:r w:rsidR="00BF0FD0" w:rsidRPr="00127044">
        <w:t xml:space="preserve">item response theory and </w:t>
      </w:r>
      <w:r w:rsidRPr="00127044">
        <w:t>confirmatory factor analysis</w:t>
      </w:r>
      <w:r w:rsidR="0035069A" w:rsidRPr="00127044">
        <w:t>, the researcher</w:t>
      </w:r>
      <w:r w:rsidR="0078223F" w:rsidRPr="00127044">
        <w:t>s</w:t>
      </w:r>
      <w:r w:rsidR="0035069A" w:rsidRPr="00127044">
        <w:t xml:space="preserve"> verified</w:t>
      </w:r>
      <w:r w:rsidRPr="00127044">
        <w:t xml:space="preserve"> that the</w:t>
      </w:r>
      <w:r w:rsidR="00BF0FD0" w:rsidRPr="00127044">
        <w:t xml:space="preserve"> </w:t>
      </w:r>
      <w:r w:rsidR="0035069A" w:rsidRPr="00127044">
        <w:t>items from the NSSE</w:t>
      </w:r>
      <w:r w:rsidRPr="00127044">
        <w:t xml:space="preserve"> measured</w:t>
      </w:r>
      <w:r w:rsidR="0035069A" w:rsidRPr="00127044">
        <w:t xml:space="preserve"> each of the three constructs</w:t>
      </w:r>
      <w:r w:rsidR="000359F7" w:rsidRPr="00127044">
        <w:t xml:space="preserve"> well and that the</w:t>
      </w:r>
      <w:r w:rsidRPr="00127044">
        <w:t xml:space="preserve"> </w:t>
      </w:r>
      <w:r w:rsidR="00BF0FD0" w:rsidRPr="00127044">
        <w:t xml:space="preserve">three </w:t>
      </w:r>
      <w:r w:rsidR="000359F7" w:rsidRPr="00127044">
        <w:t>constructs were indeed separat</w:t>
      </w:r>
      <w:r w:rsidR="00CC284B" w:rsidRPr="00127044">
        <w:t>e.</w:t>
      </w:r>
    </w:p>
    <w:p w:rsidR="00F45897" w:rsidRPr="00127044" w:rsidRDefault="00F45897" w:rsidP="00683BDB">
      <w:pPr>
        <w:pStyle w:val="BodyText"/>
        <w:ind w:firstLine="720"/>
      </w:pPr>
      <w:r w:rsidRPr="00127044">
        <w:t>Pascarella</w:t>
      </w:r>
      <w:r w:rsidR="001B6C12" w:rsidRPr="00127044">
        <w:t xml:space="preserve">, Seifert, and Blaich </w:t>
      </w:r>
      <w:r w:rsidR="00E6099C" w:rsidRPr="00127044">
        <w:fldChar w:fldCharType="begin"/>
      </w:r>
      <w:r w:rsidR="00747ABA" w:rsidRPr="00127044">
        <w:instrText xml:space="preserve"> ADDIN EN.CITE &lt;EndNote&gt;&lt;Cite ExcludeAuth="1"&gt;&lt;Author&gt;Pascarella&lt;/Author&gt;&lt;Year&gt;2010&lt;/Year&gt;&lt;RecNum&gt;448&lt;/RecNum&gt;&lt;DisplayText&gt;(2010)&lt;/DisplayText&gt;&lt;record&gt;&lt;rec-number&gt;448&lt;/rec-number&gt;&lt;foreign-keys&gt;&lt;key app="EN" db-id="trdvwvf9m00zd4es0eavtr0g5zf90pzwzsw5"&gt;448&lt;/key&gt;&lt;/foreign-keys&gt;&lt;ref-type name="Journal Article"&gt;17&lt;/ref-type&gt;&lt;contributors&gt;&lt;authors&gt;&lt;author&gt;Pascarella, Ernest T.&lt;/author&gt;&lt;author&gt;Seifert, Tricia A.&lt;/author&gt;&lt;author&gt;Blaich, Charles&lt;/author&gt;&lt;/authors&gt;&lt;/contributors&gt;&lt;titles&gt;&lt;title&gt;How Effective are the NSSE Benchmarks in Predicting Important Educational Outcomes?&lt;/title&gt;&lt;secondary-title&gt;Change&lt;/secondary-title&gt;&lt;/titles&gt;&lt;periodical&gt;&lt;full-title&gt;Change&lt;/full-title&gt;&lt;/periodical&gt;&lt;pages&gt;16-22&lt;/pages&gt;&lt;volume&gt;42&lt;/volume&gt;&lt;number&gt;1&lt;/number&gt;&lt;keywords&gt;&lt;keyword&gt;EDUCATIONAL surveys&lt;/keyword&gt;&lt;keyword&gt;EDUCATIONAL outcomes&lt;/keyword&gt;&lt;keyword&gt;UNDERGRADUATES&lt;/keyword&gt;&lt;keyword&gt;COLLABORATIVE learning&lt;/keyword&gt;&lt;keyword&gt;EDUCATION, Humanistic&lt;/keyword&gt;&lt;keyword&gt;DATA analysis&lt;/keyword&gt;&lt;keyword&gt;UNIVERSITIES &amp;amp; colleges&lt;/keyword&gt;&lt;keyword&gt;EDUCATION -- United States&lt;/keyword&gt;&lt;keyword&gt;UNITED States&lt;/keyword&gt;&lt;/keywords&gt;&lt;dates&gt;&lt;year&gt;2010&lt;/year&gt;&lt;/dates&gt;&lt;publisher&gt;Taylor &amp;amp; Francis Ltd&lt;/publisher&gt;&lt;isbn&gt;00091383&lt;/isbn&gt;&lt;urls&gt;&lt;related-urls&gt;&lt;url&gt;http://libproxy.unm.edu/login?url=http://search.ebscohost.com/login.aspx?direct=true&amp;amp;db=a9h&amp;amp;AN=47585280&amp;amp;site=ehost-live&amp;amp;scope=site&lt;/url&gt;&lt;/related-urls&gt;&lt;/urls&gt;&lt;electronic-resource-num&gt;10.1080/00091380903449060&lt;/electronic-resource-num&gt;&lt;remote-database-name&gt;a9h&lt;/remote-database-name&gt;&lt;remote-database-provider&gt;EBSCOhost&lt;/remote-database-provider&gt;&lt;/record&gt;&lt;/Cite&gt;&lt;/EndNote&gt;</w:instrText>
      </w:r>
      <w:r w:rsidR="00E6099C" w:rsidRPr="00127044">
        <w:fldChar w:fldCharType="separate"/>
      </w:r>
      <w:r w:rsidR="001B6C12" w:rsidRPr="00127044">
        <w:rPr>
          <w:noProof/>
        </w:rPr>
        <w:t>(</w:t>
      </w:r>
      <w:hyperlink w:anchor="_ENREF_90" w:tooltip="Pascarella, 2010 #448" w:history="1">
        <w:r w:rsidR="00886D37" w:rsidRPr="00127044">
          <w:rPr>
            <w:noProof/>
          </w:rPr>
          <w:t>2010</w:t>
        </w:r>
      </w:hyperlink>
      <w:r w:rsidR="001B6C12" w:rsidRPr="00127044">
        <w:rPr>
          <w:noProof/>
        </w:rPr>
        <w:t>)</w:t>
      </w:r>
      <w:r w:rsidR="00E6099C" w:rsidRPr="00127044">
        <w:fldChar w:fldCharType="end"/>
      </w:r>
      <w:r w:rsidR="001B6C12" w:rsidRPr="00127044">
        <w:t xml:space="preserve"> </w:t>
      </w:r>
      <w:r w:rsidRPr="00127044">
        <w:t xml:space="preserve">examined the relationship between NSSE and the Wabash National Study of Liberal Arts Education (WNSLAE). WNSLAE is a </w:t>
      </w:r>
      <w:r w:rsidRPr="00127044">
        <w:lastRenderedPageBreak/>
        <w:t>test that measures the institutional experiences that promote student success in liberal arts colleges with five dimensions: (1) effective reasoning and problem solving, (2) moral character, (3) inclination to inquire and lifelong learning, (4) intercultural effectiveness, and (5) personal well-being. Though the sample was small with only 19 institutions represented, the researchers conducted a pre- and post-test to estimate associations. They found that “at least one of the NSSE benchmarks has a significant partial association with each of the end of first-year liberal outcomes except the Need for Cognition scale”</w:t>
      </w:r>
      <w:r w:rsidR="0097484E" w:rsidRPr="00127044">
        <w:t xml:space="preserve"> </w:t>
      </w:r>
      <w:r w:rsidR="00E6099C" w:rsidRPr="00127044">
        <w:fldChar w:fldCharType="begin"/>
      </w:r>
      <w:r w:rsidR="00747ABA" w:rsidRPr="00127044">
        <w:instrText xml:space="preserve"> ADDIN EN.CITE &lt;EndNote&gt;&lt;Cite ExcludeAuth="1" ExcludeYear="1"&gt;&lt;Author&gt;Pascarella&lt;/Author&gt;&lt;Year&gt;2010&lt;/Year&gt;&lt;RecNum&gt;448&lt;/RecNum&gt;&lt;Pages&gt;10&lt;/Pages&gt;&lt;DisplayText&gt;(p. 10)&lt;/DisplayText&gt;&lt;record&gt;&lt;rec-number&gt;448&lt;/rec-number&gt;&lt;foreign-keys&gt;&lt;key app="EN" db-id="trdvwvf9m00zd4es0eavtr0g5zf90pzwzsw5"&gt;448&lt;/key&gt;&lt;/foreign-keys&gt;&lt;ref-type name="Journal Article"&gt;17&lt;/ref-type&gt;&lt;contributors&gt;&lt;authors&gt;&lt;author&gt;Pascarella, Ernest T.&lt;/author&gt;&lt;author&gt;Seifert, Tricia A.&lt;/author&gt;&lt;author&gt;Blaich, Charles&lt;/author&gt;&lt;/authors&gt;&lt;/contributors&gt;&lt;titles&gt;&lt;title&gt;How Effective are the NSSE Benchmarks in Predicting Important Educational Outcomes?&lt;/title&gt;&lt;secondary-title&gt;Change&lt;/secondary-title&gt;&lt;/titles&gt;&lt;periodical&gt;&lt;full-title&gt;Change&lt;/full-title&gt;&lt;/periodical&gt;&lt;pages&gt;16-22&lt;/pages&gt;&lt;volume&gt;42&lt;/volume&gt;&lt;number&gt;1&lt;/number&gt;&lt;keywords&gt;&lt;keyword&gt;EDUCATIONAL surveys&lt;/keyword&gt;&lt;keyword&gt;EDUCATIONAL outcomes&lt;/keyword&gt;&lt;keyword&gt;UNDERGRADUATES&lt;/keyword&gt;&lt;keyword&gt;COLLABORATIVE learning&lt;/keyword&gt;&lt;keyword&gt;EDUCATION, Humanistic&lt;/keyword&gt;&lt;keyword&gt;DATA analysis&lt;/keyword&gt;&lt;keyword&gt;UNIVERSITIES &amp;amp; colleges&lt;/keyword&gt;&lt;keyword&gt;EDUCATION -- United States&lt;/keyword&gt;&lt;keyword&gt;UNITED States&lt;/keyword&gt;&lt;/keywords&gt;&lt;dates&gt;&lt;year&gt;2010&lt;/year&gt;&lt;/dates&gt;&lt;publisher&gt;Taylor &amp;amp; Francis Ltd&lt;/publisher&gt;&lt;isbn&gt;00091383&lt;/isbn&gt;&lt;urls&gt;&lt;related-urls&gt;&lt;url&gt;http://libproxy.unm.edu/login?url=http://search.ebscohost.com/login.aspx?direct=true&amp;amp;db=a9h&amp;amp;AN=47585280&amp;amp;site=ehost-live&amp;amp;scope=site&lt;/url&gt;&lt;/related-urls&gt;&lt;/urls&gt;&lt;electronic-resource-num&gt;10.1080/00091380903449060&lt;/electronic-resource-num&gt;&lt;remote-database-name&gt;a9h&lt;/remote-database-name&gt;&lt;remote-database-provider&gt;EBSCOhost&lt;/remote-database-provider&gt;&lt;/record&gt;&lt;/Cite&gt;&lt;/EndNote&gt;</w:instrText>
      </w:r>
      <w:r w:rsidR="00E6099C" w:rsidRPr="00127044">
        <w:fldChar w:fldCharType="separate"/>
      </w:r>
      <w:r w:rsidR="0097484E" w:rsidRPr="00127044">
        <w:rPr>
          <w:noProof/>
        </w:rPr>
        <w:t>(</w:t>
      </w:r>
      <w:hyperlink w:anchor="_ENREF_90" w:tooltip="Pascarella, 2010 #448" w:history="1">
        <w:r w:rsidR="00886D37" w:rsidRPr="00127044">
          <w:rPr>
            <w:noProof/>
          </w:rPr>
          <w:t>p. 10</w:t>
        </w:r>
      </w:hyperlink>
      <w:r w:rsidR="0097484E" w:rsidRPr="00127044">
        <w:rPr>
          <w:noProof/>
        </w:rPr>
        <w:t>)</w:t>
      </w:r>
      <w:r w:rsidR="00E6099C" w:rsidRPr="00127044">
        <w:fldChar w:fldCharType="end"/>
      </w:r>
      <w:r w:rsidR="001E508F" w:rsidRPr="00127044">
        <w:t>.</w:t>
      </w:r>
      <w:r w:rsidR="0097484E" w:rsidRPr="00127044">
        <w:t xml:space="preserve"> </w:t>
      </w:r>
      <w:r w:rsidRPr="00127044">
        <w:t>Due to the small sample size, the authors cannot generalize, but nevertheless cautiously conclude that their findings “lend</w:t>
      </w:r>
      <w:r w:rsidR="002B7FB2" w:rsidRPr="00127044">
        <w:t xml:space="preserve"> </w:t>
      </w:r>
      <w:r w:rsidRPr="00127044">
        <w:t>support to the claim that the NSSE benchmarks do in fact measure institutional practices and student experiences that are precursors to growth in important educational outcomes such as critical thinking, moral reasoning, intercultural effectiveness, personal well-being, and positive orientation toward literacy activities”</w:t>
      </w:r>
      <w:r w:rsidR="009D6FD3" w:rsidRPr="00127044">
        <w:t xml:space="preserve"> </w:t>
      </w:r>
      <w:r w:rsidR="00E6099C" w:rsidRPr="00127044">
        <w:fldChar w:fldCharType="begin"/>
      </w:r>
      <w:r w:rsidR="00747ABA" w:rsidRPr="00127044">
        <w:instrText xml:space="preserve"> ADDIN EN.CITE &lt;EndNote&gt;&lt;Cite ExcludeAuth="1" ExcludeYear="1"&gt;&lt;Author&gt;Pascarella&lt;/Author&gt;&lt;Year&gt;2010&lt;/Year&gt;&lt;RecNum&gt;448&lt;/RecNum&gt;&lt;Pages&gt;12&lt;/Pages&gt;&lt;DisplayText&gt;(p. 12)&lt;/DisplayText&gt;&lt;record&gt;&lt;rec-number&gt;448&lt;/rec-number&gt;&lt;foreign-keys&gt;&lt;key app="EN" db-id="trdvwvf9m00zd4es0eavtr0g5zf90pzwzsw5"&gt;448&lt;/key&gt;&lt;/foreign-keys&gt;&lt;ref-type name="Journal Article"&gt;17&lt;/ref-type&gt;&lt;contributors&gt;&lt;authors&gt;&lt;author&gt;Pascarella, Ernest T.&lt;/author&gt;&lt;author&gt;Seifert, Tricia A.&lt;/author&gt;&lt;author&gt;Blaich, Charles&lt;/author&gt;&lt;/authors&gt;&lt;/contributors&gt;&lt;titles&gt;&lt;title&gt;How Effective are the NSSE Benchmarks in Predicting Important Educational Outcomes?&lt;/title&gt;&lt;secondary-title&gt;Change&lt;/secondary-title&gt;&lt;/titles&gt;&lt;periodical&gt;&lt;full-title&gt;Change&lt;/full-title&gt;&lt;/periodical&gt;&lt;pages&gt;16-22&lt;/pages&gt;&lt;volume&gt;42&lt;/volume&gt;&lt;number&gt;1&lt;/number&gt;&lt;keywords&gt;&lt;keyword&gt;EDUCATIONAL surveys&lt;/keyword&gt;&lt;keyword&gt;EDUCATIONAL outcomes&lt;/keyword&gt;&lt;keyword&gt;UNDERGRADUATES&lt;/keyword&gt;&lt;keyword&gt;COLLABORATIVE learning&lt;/keyword&gt;&lt;keyword&gt;EDUCATION, Humanistic&lt;/keyword&gt;&lt;keyword&gt;DATA analysis&lt;/keyword&gt;&lt;keyword&gt;UNIVERSITIES &amp;amp; colleges&lt;/keyword&gt;&lt;keyword&gt;EDUCATION -- United States&lt;/keyword&gt;&lt;keyword&gt;UNITED States&lt;/keyword&gt;&lt;/keywords&gt;&lt;dates&gt;&lt;year&gt;2010&lt;/year&gt;&lt;/dates&gt;&lt;publisher&gt;Taylor &amp;amp; Francis Ltd&lt;/publisher&gt;&lt;isbn&gt;00091383&lt;/isbn&gt;&lt;urls&gt;&lt;related-urls&gt;&lt;url&gt;http://libproxy.unm.edu/login?url=http://search.ebscohost.com/login.aspx?direct=true&amp;amp;db=a9h&amp;amp;AN=47585280&amp;amp;site=ehost-live&amp;amp;scope=site&lt;/url&gt;&lt;/related-urls&gt;&lt;/urls&gt;&lt;electronic-resource-num&gt;10.1080/00091380903449060&lt;/electronic-resource-num&gt;&lt;remote-database-name&gt;a9h&lt;/remote-database-name&gt;&lt;remote-database-provider&gt;EBSCOhost&lt;/remote-database-provider&gt;&lt;/record&gt;&lt;/Cite&gt;&lt;/EndNote&gt;</w:instrText>
      </w:r>
      <w:r w:rsidR="00E6099C" w:rsidRPr="00127044">
        <w:fldChar w:fldCharType="separate"/>
      </w:r>
      <w:r w:rsidR="009D6FD3" w:rsidRPr="00127044">
        <w:rPr>
          <w:noProof/>
        </w:rPr>
        <w:t>(</w:t>
      </w:r>
      <w:hyperlink w:anchor="_ENREF_90" w:tooltip="Pascarella, 2010 #448" w:history="1">
        <w:r w:rsidR="00886D37" w:rsidRPr="00127044">
          <w:rPr>
            <w:noProof/>
          </w:rPr>
          <w:t>p. 12</w:t>
        </w:r>
      </w:hyperlink>
      <w:r w:rsidR="009D6FD3" w:rsidRPr="00127044">
        <w:rPr>
          <w:noProof/>
        </w:rPr>
        <w:t>)</w:t>
      </w:r>
      <w:r w:rsidR="00E6099C" w:rsidRPr="00127044">
        <w:fldChar w:fldCharType="end"/>
      </w:r>
      <w:r w:rsidR="001E508F" w:rsidRPr="00127044">
        <w:t>.</w:t>
      </w:r>
      <w:r w:rsidR="009D6FD3" w:rsidRPr="00127044">
        <w:t xml:space="preserve"> </w:t>
      </w:r>
    </w:p>
    <w:p w:rsidR="00D46343" w:rsidRPr="00127044" w:rsidRDefault="00AB6710" w:rsidP="00683BDB">
      <w:pPr>
        <w:pStyle w:val="BodyText"/>
        <w:ind w:firstLine="720"/>
      </w:pPr>
      <w:r w:rsidRPr="00127044">
        <w:t>Not all studies have found NSSE to be valid and reliable.</w:t>
      </w:r>
      <w:r w:rsidR="00104A00" w:rsidRPr="00127044">
        <w:t xml:space="preserve"> </w:t>
      </w:r>
      <w:r w:rsidRPr="00127044">
        <w:t>Investigators at James Madison University wanted to know whether the NSSE was worth using to make policy and program changes, so they decided to test its construct validity</w:t>
      </w:r>
      <w:r w:rsidR="008A1C47" w:rsidRPr="00127044">
        <w:t xml:space="preserve"> </w:t>
      </w:r>
      <w:r w:rsidR="00E6099C" w:rsidRPr="00127044">
        <w:fldChar w:fldCharType="begin"/>
      </w:r>
      <w:r w:rsidR="00535269" w:rsidRPr="00127044">
        <w:instrText xml:space="preserve"> ADDIN EN.CITE &lt;EndNote&gt;&lt;Cite&gt;&lt;Author&gt;Swerdzewski&lt;/Author&gt;&lt;Year&gt;2007&lt;/Year&gt;&lt;RecNum&gt;461&lt;/RecNum&gt;&lt;record&gt;&lt;rec-number&gt;461&lt;/rec-number&gt;&lt;foreign-keys&gt;&lt;key app="EN" db-id="trdvwvf9m00zd4es0eavtr0g5zf90pzwzsw5"&gt;461&lt;/key&gt;&lt;/foreign-keys&gt;&lt;ref-type name="Conference Paper"&gt;47&lt;/ref-type&gt;&lt;contributors&gt;&lt;authors&gt;&lt;author&gt;Swerdzewski, Peter&lt;/author&gt;&lt;author&gt;Miller, B. J.&lt;/author&gt;&lt;author&gt;Mitchell, Randy&lt;/author&gt;&lt;/authors&gt;&lt;/contributors&gt;&lt;titles&gt;&lt;title&gt;Investigating the Validity of the National Survey of Student Engagement &lt;/title&gt;&lt;secondary-title&gt;Northeastern Educational Research Association&lt;/secondary-title&gt;&lt;/titles&gt;&lt;dates&gt;&lt;year&gt;2007&lt;/year&gt;&lt;/dates&gt;&lt;pub-location&gt;Rocky Hill, CT.&lt;/pub-location&gt;&lt;urls&gt;&lt;/urls&gt;&lt;/record&gt;&lt;/Cite&gt;&lt;/EndNote&gt;</w:instrText>
      </w:r>
      <w:r w:rsidR="00E6099C" w:rsidRPr="00127044">
        <w:fldChar w:fldCharType="separate"/>
      </w:r>
      <w:r w:rsidR="008A1C47" w:rsidRPr="00127044">
        <w:rPr>
          <w:noProof/>
        </w:rPr>
        <w:t>(</w:t>
      </w:r>
      <w:hyperlink w:anchor="_ENREF_113" w:tooltip="Swerdzewski, 2007 #461" w:history="1">
        <w:r w:rsidR="00886D37" w:rsidRPr="00127044">
          <w:rPr>
            <w:noProof/>
          </w:rPr>
          <w:t>Swerdzewski, Miller, &amp; Mitchell, 2007</w:t>
        </w:r>
      </w:hyperlink>
      <w:r w:rsidR="008A1C47" w:rsidRPr="00127044">
        <w:rPr>
          <w:noProof/>
        </w:rPr>
        <w:t>)</w:t>
      </w:r>
      <w:r w:rsidR="00E6099C" w:rsidRPr="00127044">
        <w:fldChar w:fldCharType="end"/>
      </w:r>
      <w:r w:rsidRPr="00127044">
        <w:t>. They found that “the five factor benchmark model supported by NSSE was not upheld”</w:t>
      </w:r>
      <w:r w:rsidR="00776CF0" w:rsidRPr="00127044">
        <w:t xml:space="preserve"> </w:t>
      </w:r>
      <w:r w:rsidR="00E6099C" w:rsidRPr="00127044">
        <w:fldChar w:fldCharType="begin"/>
      </w:r>
      <w:r w:rsidR="00535269" w:rsidRPr="00127044">
        <w:instrText xml:space="preserve"> ADDIN EN.CITE &lt;EndNote&gt;&lt;Cite ExcludeAuth="1" ExcludeYear="1"&gt;&lt;Author&gt;Swerdzewski&lt;/Author&gt;&lt;Year&gt;2007&lt;/Year&gt;&lt;RecNum&gt;461&lt;/RecNum&gt;&lt;Pages&gt;16&lt;/Pages&gt;&lt;record&gt;&lt;rec-number&gt;461&lt;/rec-number&gt;&lt;foreign-keys&gt;&lt;key app="EN" db-id="trdvwvf9m00zd4es0eavtr0g5zf90pzwzsw5"&gt;461&lt;/key&gt;&lt;/foreign-keys&gt;&lt;ref-type name="Conference Paper"&gt;47&lt;/ref-type&gt;&lt;contributors&gt;&lt;authors&gt;&lt;author&gt;Swerdzewski, Peter&lt;/author&gt;&lt;author&gt;Miller, B. J.&lt;/author&gt;&lt;author&gt;Mitchell, Randy&lt;/author&gt;&lt;/authors&gt;&lt;/contributors&gt;&lt;titles&gt;&lt;title&gt;Investigating the Validity of the National Survey of Student Engagement &lt;/title&gt;&lt;secondary-title&gt;Northeastern Educational Research Association&lt;/secondary-title&gt;&lt;/titles&gt;&lt;dates&gt;&lt;year&gt;2007&lt;/year&gt;&lt;/dates&gt;&lt;pub-location&gt;Rocky Hill, CT.&lt;/pub-location&gt;&lt;urls&gt;&lt;/urls&gt;&lt;/record&gt;&lt;/Cite&gt;&lt;/EndNote&gt;</w:instrText>
      </w:r>
      <w:r w:rsidR="00E6099C" w:rsidRPr="00127044">
        <w:fldChar w:fldCharType="separate"/>
      </w:r>
      <w:r w:rsidR="00776CF0" w:rsidRPr="00127044">
        <w:rPr>
          <w:noProof/>
        </w:rPr>
        <w:t>(</w:t>
      </w:r>
      <w:hyperlink w:anchor="_ENREF_113" w:tooltip="Swerdzewski, 2007 #461" w:history="1">
        <w:r w:rsidR="00886D37" w:rsidRPr="00127044">
          <w:rPr>
            <w:noProof/>
          </w:rPr>
          <w:t>p. 16</w:t>
        </w:r>
      </w:hyperlink>
      <w:r w:rsidR="00776CF0" w:rsidRPr="00127044">
        <w:rPr>
          <w:noProof/>
        </w:rPr>
        <w:t>)</w:t>
      </w:r>
      <w:r w:rsidR="00E6099C" w:rsidRPr="00127044">
        <w:fldChar w:fldCharType="end"/>
      </w:r>
      <w:r w:rsidR="00776CF0" w:rsidRPr="00127044">
        <w:t xml:space="preserve"> </w:t>
      </w:r>
      <w:r w:rsidR="00B06E6D" w:rsidRPr="00127044">
        <w:t>and</w:t>
      </w:r>
      <w:r w:rsidRPr="00127044">
        <w:t xml:space="preserve"> that they should not make decisions based on the model. </w:t>
      </w:r>
      <w:r w:rsidR="00C349BA" w:rsidRPr="00127044">
        <w:t>Porter</w:t>
      </w:r>
      <w:r w:rsidR="00776CF0" w:rsidRPr="00127044">
        <w:t xml:space="preserve"> </w:t>
      </w:r>
      <w:r w:rsidR="00E6099C" w:rsidRPr="00127044">
        <w:fldChar w:fldCharType="begin"/>
      </w:r>
      <w:r w:rsidR="00747ABA" w:rsidRPr="00127044">
        <w:instrText xml:space="preserve"> ADDIN EN.CITE &lt;EndNote&gt;&lt;Cite ExcludeAuth="1"&gt;&lt;Author&gt;Porter&lt;/Author&gt;&lt;Year&gt;2006&lt;/Year&gt;&lt;RecNum&gt;462&lt;/RecNum&gt;&lt;DisplayText&gt;(2006)&lt;/DisplayText&gt;&lt;record&gt;&lt;rec-number&gt;462&lt;/rec-number&gt;&lt;foreign-keys&gt;&lt;key app="EN" db-id="trdvwvf9m00zd4es0eavtr0g5zf90pzwzsw5"&gt;462&lt;/key&gt;&lt;/foreign-keys&gt;&lt;ref-type name="Journal Article"&gt;17&lt;/ref-type&gt;&lt;contributors&gt;&lt;authors&gt;&lt;author&gt;Porter, SR&lt;/author&gt;&lt;/authors&gt;&lt;/contributors&gt;&lt;titles&gt;&lt;title&gt;Institutional structures and student engagement&lt;/title&gt;&lt;secondary-title&gt;Research in Higher Education&lt;/secondary-title&gt;&lt;/titles&gt;&lt;periodical&gt;&lt;full-title&gt;Research in Higher Education&lt;/full-title&gt;&lt;/periodical&gt;&lt;pages&gt;521-558&lt;/pages&gt;&lt;volume&gt;47&lt;/volume&gt;&lt;number&gt;5&lt;/number&gt;&lt;dates&gt;&lt;year&gt;2006&lt;/year&gt;&lt;/dates&gt;&lt;publisher&gt;Springer&lt;/publisher&gt;&lt;isbn&gt;0361-0365&lt;/isbn&gt;&lt;urls&gt;&lt;/urls&gt;&lt;electronic-resource-num&gt;10.1007/s11162-005-9006-z&lt;/electronic-resource-num&gt;&lt;/record&gt;&lt;/Cite&gt;&lt;/EndNote&gt;</w:instrText>
      </w:r>
      <w:r w:rsidR="00E6099C" w:rsidRPr="00127044">
        <w:fldChar w:fldCharType="separate"/>
      </w:r>
      <w:r w:rsidR="009F2960" w:rsidRPr="00127044">
        <w:rPr>
          <w:noProof/>
        </w:rPr>
        <w:t>(</w:t>
      </w:r>
      <w:hyperlink w:anchor="_ENREF_97" w:tooltip="Porter, 2006 #462" w:history="1">
        <w:r w:rsidR="00886D37" w:rsidRPr="00127044">
          <w:rPr>
            <w:noProof/>
          </w:rPr>
          <w:t>2006</w:t>
        </w:r>
      </w:hyperlink>
      <w:r w:rsidR="009F2960" w:rsidRPr="00127044">
        <w:rPr>
          <w:noProof/>
        </w:rPr>
        <w:t>)</w:t>
      </w:r>
      <w:r w:rsidR="00E6099C" w:rsidRPr="00127044">
        <w:fldChar w:fldCharType="end"/>
      </w:r>
      <w:r w:rsidR="00C349BA" w:rsidRPr="00127044">
        <w:t xml:space="preserve"> argue</w:t>
      </w:r>
      <w:r w:rsidR="00BE738C" w:rsidRPr="00127044">
        <w:t>d</w:t>
      </w:r>
      <w:r w:rsidR="00C349BA" w:rsidRPr="00127044">
        <w:t xml:space="preserve"> that the NSSE lack</w:t>
      </w:r>
      <w:r w:rsidR="00B06E6D" w:rsidRPr="00127044">
        <w:t>s</w:t>
      </w:r>
      <w:r w:rsidR="00C349BA" w:rsidRPr="00127044">
        <w:t xml:space="preserve"> validity because </w:t>
      </w:r>
      <w:r w:rsidR="00AD0BBB" w:rsidRPr="00127044">
        <w:t xml:space="preserve">it is based more on empirical </w:t>
      </w:r>
      <w:r w:rsidR="009F2960" w:rsidRPr="00127044">
        <w:t xml:space="preserve">research </w:t>
      </w:r>
      <w:r w:rsidR="00AD0BBB" w:rsidRPr="00127044">
        <w:t xml:space="preserve">than </w:t>
      </w:r>
      <w:r w:rsidR="009F2960" w:rsidRPr="00127044">
        <w:t xml:space="preserve">on a </w:t>
      </w:r>
      <w:r w:rsidR="00AD0BBB" w:rsidRPr="00127044">
        <w:t>theoretical framework,</w:t>
      </w:r>
      <w:r w:rsidR="00C349BA" w:rsidRPr="00127044">
        <w:t xml:space="preserve"> </w:t>
      </w:r>
      <w:r w:rsidR="00AD0BBB" w:rsidRPr="00127044">
        <w:t xml:space="preserve">that it </w:t>
      </w:r>
      <w:r w:rsidR="00C349BA" w:rsidRPr="00127044">
        <w:t>incorrectly assume</w:t>
      </w:r>
      <w:r w:rsidR="00AD0BBB" w:rsidRPr="00127044">
        <w:t>s</w:t>
      </w:r>
      <w:r w:rsidR="00C349BA" w:rsidRPr="00127044">
        <w:t xml:space="preserve"> that college students can </w:t>
      </w:r>
      <w:r w:rsidR="007E7055" w:rsidRPr="00127044">
        <w:t xml:space="preserve">understand questions and </w:t>
      </w:r>
      <w:r w:rsidR="00C349BA" w:rsidRPr="00127044">
        <w:t xml:space="preserve">accurately </w:t>
      </w:r>
      <w:r w:rsidR="007E7055" w:rsidRPr="00127044">
        <w:t xml:space="preserve">remember and </w:t>
      </w:r>
      <w:r w:rsidR="00C349BA" w:rsidRPr="00127044">
        <w:t>self-report behaviors</w:t>
      </w:r>
      <w:r w:rsidR="00C33569" w:rsidRPr="00127044">
        <w:t xml:space="preserve"> and</w:t>
      </w:r>
      <w:r w:rsidR="00C349BA" w:rsidRPr="00127044">
        <w:t xml:space="preserve"> attitudes, and that “much of the evidence that higher education scholars cite as evidence of validity and reliability actually demonstrates the opposite”</w:t>
      </w:r>
      <w:r w:rsidR="00776CF0" w:rsidRPr="00127044">
        <w:t xml:space="preserve"> </w:t>
      </w:r>
      <w:r w:rsidR="00E6099C" w:rsidRPr="00127044">
        <w:fldChar w:fldCharType="begin"/>
      </w:r>
      <w:r w:rsidR="00747ABA" w:rsidRPr="00127044">
        <w:instrText xml:space="preserve"> ADDIN EN.CITE &lt;EndNote&gt;&lt;Cite ExcludeAuth="1" ExcludeYear="1"&gt;&lt;Author&gt;Porter&lt;/Author&gt;&lt;Year&gt;2006&lt;/Year&gt;&lt;RecNum&gt;462&lt;/RecNum&gt;&lt;Pages&gt;3&lt;/Pages&gt;&lt;DisplayText&gt;(p. 3)&lt;/DisplayText&gt;&lt;record&gt;&lt;rec-number&gt;462&lt;/rec-number&gt;&lt;foreign-keys&gt;&lt;key app="EN" db-id="trdvwvf9m00zd4es0eavtr0g5zf90pzwzsw5"&gt;462&lt;/key&gt;&lt;/foreign-keys&gt;&lt;ref-type name="Journal Article"&gt;17&lt;/ref-type&gt;&lt;contributors&gt;&lt;authors&gt;&lt;author&gt;Porter, SR&lt;/author&gt;&lt;/authors&gt;&lt;/contributors&gt;&lt;titles&gt;&lt;title&gt;Institutional structures and student engagement&lt;/title&gt;&lt;secondary-title&gt;Research in Higher Education&lt;/secondary-title&gt;&lt;/titles&gt;&lt;periodical&gt;&lt;full-title&gt;Research in Higher Education&lt;/full-title&gt;&lt;/periodical&gt;&lt;pages&gt;521-558&lt;/pages&gt;&lt;volume&gt;47&lt;/volume&gt;&lt;number&gt;5&lt;/number&gt;&lt;dates&gt;&lt;year&gt;2006&lt;/year&gt;&lt;/dates&gt;&lt;publisher&gt;Springer&lt;/publisher&gt;&lt;isbn&gt;0361-0365&lt;/isbn&gt;&lt;urls&gt;&lt;/urls&gt;&lt;electronic-resource-num&gt;10.1007/s11162-005-9006-z&lt;/electronic-resource-num&gt;&lt;/record&gt;&lt;/Cite&gt;&lt;/EndNote&gt;</w:instrText>
      </w:r>
      <w:r w:rsidR="00E6099C" w:rsidRPr="00127044">
        <w:fldChar w:fldCharType="separate"/>
      </w:r>
      <w:r w:rsidR="00776CF0" w:rsidRPr="00127044">
        <w:rPr>
          <w:noProof/>
        </w:rPr>
        <w:t>(</w:t>
      </w:r>
      <w:hyperlink w:anchor="_ENREF_97" w:tooltip="Porter, 2006 #462" w:history="1">
        <w:r w:rsidR="00886D37" w:rsidRPr="00127044">
          <w:rPr>
            <w:noProof/>
          </w:rPr>
          <w:t>p. 3</w:t>
        </w:r>
      </w:hyperlink>
      <w:r w:rsidR="00776CF0" w:rsidRPr="00127044">
        <w:rPr>
          <w:noProof/>
        </w:rPr>
        <w:t>)</w:t>
      </w:r>
      <w:r w:rsidR="00E6099C" w:rsidRPr="00127044">
        <w:fldChar w:fldCharType="end"/>
      </w:r>
      <w:r w:rsidR="007E7055" w:rsidRPr="00127044">
        <w:t xml:space="preserve">, </w:t>
      </w:r>
      <w:r w:rsidR="007E7055" w:rsidRPr="00127044">
        <w:lastRenderedPageBreak/>
        <w:t xml:space="preserve">meaning in the case of the </w:t>
      </w:r>
      <w:r w:rsidR="00C349BA" w:rsidRPr="00127044">
        <w:t>NSSE</w:t>
      </w:r>
      <w:r w:rsidR="007E7055" w:rsidRPr="00127044">
        <w:t xml:space="preserve"> that researchers have </w:t>
      </w:r>
      <w:r w:rsidR="00C33569" w:rsidRPr="00127044">
        <w:t>accepted</w:t>
      </w:r>
      <w:r w:rsidR="007E7055" w:rsidRPr="00127044">
        <w:t xml:space="preserve"> dubious </w:t>
      </w:r>
      <w:r w:rsidR="00C33569" w:rsidRPr="00127044">
        <w:t>measures of validity and reliability</w:t>
      </w:r>
      <w:r w:rsidR="00AD0BBB" w:rsidRPr="00127044">
        <w:t xml:space="preserve"> by using internal measures</w:t>
      </w:r>
      <w:r w:rsidR="00F45897" w:rsidRPr="00127044">
        <w:t>. Porter’s</w:t>
      </w:r>
      <w:r w:rsidR="00752DCA" w:rsidRPr="00127044">
        <w:t xml:space="preserve"> </w:t>
      </w:r>
      <w:r w:rsidR="00E6099C" w:rsidRPr="00127044">
        <w:fldChar w:fldCharType="begin"/>
      </w:r>
      <w:r w:rsidR="00747ABA" w:rsidRPr="00127044">
        <w:instrText xml:space="preserve"> ADDIN EN.CITE &lt;EndNote&gt;&lt;Cite ExcludeAuth="1"&gt;&lt;Author&gt;Porter&lt;/Author&gt;&lt;Year&gt;2006&lt;/Year&gt;&lt;RecNum&gt;462&lt;/RecNum&gt;&lt;DisplayText&gt;(2006)&lt;/DisplayText&gt;&lt;record&gt;&lt;rec-number&gt;462&lt;/rec-number&gt;&lt;foreign-keys&gt;&lt;key app="EN" db-id="trdvwvf9m00zd4es0eavtr0g5zf90pzwzsw5"&gt;462&lt;/key&gt;&lt;/foreign-keys&gt;&lt;ref-type name="Journal Article"&gt;17&lt;/ref-type&gt;&lt;contributors&gt;&lt;authors&gt;&lt;author&gt;Porter, SR&lt;/author&gt;&lt;/authors&gt;&lt;/contributors&gt;&lt;titles&gt;&lt;title&gt;Institutional structures and student engagement&lt;/title&gt;&lt;secondary-title&gt;Research in Higher Education&lt;/secondary-title&gt;&lt;/titles&gt;&lt;periodical&gt;&lt;full-title&gt;Research in Higher Education&lt;/full-title&gt;&lt;/periodical&gt;&lt;pages&gt;521-558&lt;/pages&gt;&lt;volume&gt;47&lt;/volume&gt;&lt;number&gt;5&lt;/number&gt;&lt;dates&gt;&lt;year&gt;2006&lt;/year&gt;&lt;/dates&gt;&lt;publisher&gt;Springer&lt;/publisher&gt;&lt;isbn&gt;0361-0365&lt;/isbn&gt;&lt;urls&gt;&lt;/urls&gt;&lt;electronic-resource-num&gt;10.1007/s11162-005-9006-z&lt;/electronic-resource-num&gt;&lt;/record&gt;&lt;/Cite&gt;&lt;/EndNote&gt;</w:instrText>
      </w:r>
      <w:r w:rsidR="00E6099C" w:rsidRPr="00127044">
        <w:fldChar w:fldCharType="separate"/>
      </w:r>
      <w:r w:rsidR="00752DCA" w:rsidRPr="00127044">
        <w:rPr>
          <w:noProof/>
        </w:rPr>
        <w:t>(</w:t>
      </w:r>
      <w:hyperlink w:anchor="_ENREF_97" w:tooltip="Porter, 2006 #462" w:history="1">
        <w:r w:rsidR="00886D37" w:rsidRPr="00127044">
          <w:rPr>
            <w:noProof/>
          </w:rPr>
          <w:t>2006</w:t>
        </w:r>
      </w:hyperlink>
      <w:r w:rsidR="00752DCA" w:rsidRPr="00127044">
        <w:rPr>
          <w:noProof/>
        </w:rPr>
        <w:t>)</w:t>
      </w:r>
      <w:r w:rsidR="00E6099C" w:rsidRPr="00127044">
        <w:fldChar w:fldCharType="end"/>
      </w:r>
      <w:r w:rsidR="00F45897" w:rsidRPr="00127044">
        <w:t xml:space="preserve"> main criticism, however, is the unreliability of self-reporting.</w:t>
      </w:r>
      <w:r w:rsidR="0078223F" w:rsidRPr="00127044">
        <w:t xml:space="preserve"> </w:t>
      </w:r>
    </w:p>
    <w:p w:rsidR="0011431C" w:rsidRPr="00127044" w:rsidRDefault="00A82EE4" w:rsidP="00FB713F">
      <w:pPr>
        <w:pStyle w:val="Heading2fordissertation"/>
      </w:pPr>
      <w:bookmarkStart w:id="107" w:name="_Toc357082361"/>
      <w:r w:rsidRPr="00127044">
        <w:t>Constructs</w:t>
      </w:r>
      <w:r w:rsidR="00FB713F" w:rsidRPr="00127044">
        <w:t xml:space="preserve"> and </w:t>
      </w:r>
      <w:bookmarkStart w:id="108" w:name="_Toc278136442"/>
      <w:r w:rsidRPr="00127044">
        <w:t>Indicators</w:t>
      </w:r>
      <w:bookmarkEnd w:id="107"/>
      <w:bookmarkEnd w:id="108"/>
    </w:p>
    <w:p w:rsidR="00407280" w:rsidRPr="00127044" w:rsidRDefault="004D0895" w:rsidP="00683BDB">
      <w:pPr>
        <w:pStyle w:val="BodyText"/>
        <w:ind w:firstLine="720"/>
      </w:pPr>
      <w:r w:rsidRPr="00127044">
        <w:t>I obtain</w:t>
      </w:r>
      <w:r w:rsidR="007B64D8" w:rsidRPr="00127044">
        <w:t>ed</w:t>
      </w:r>
      <w:r w:rsidRPr="00127044">
        <w:t xml:space="preserve"> observed measures for the underlying </w:t>
      </w:r>
      <w:r w:rsidR="007B64D8" w:rsidRPr="00127044">
        <w:t xml:space="preserve">latent </w:t>
      </w:r>
      <w:r w:rsidRPr="00127044">
        <w:t xml:space="preserve">constructs in the model from </w:t>
      </w:r>
      <w:r w:rsidR="00407280" w:rsidRPr="00127044">
        <w:t xml:space="preserve">three national surveys: Integrated Postsecondary Education Data System (IPEDS) </w:t>
      </w:r>
      <w:r w:rsidR="00E6099C" w:rsidRPr="00127044">
        <w:fldChar w:fldCharType="begin"/>
      </w:r>
      <w:r w:rsidR="00535269" w:rsidRPr="00127044">
        <w:instrText xml:space="preserve"> ADDIN EN.CITE &lt;EndNote&gt;&lt;Cite&gt;&lt;Author&gt;National Center for Education Statistics&lt;/Author&gt;&lt;Year&gt;2006&lt;/Year&gt;&lt;RecNum&gt;439&lt;/RecNum&gt;&lt;record&gt;&lt;rec-number&gt;439&lt;/rec-number&gt;&lt;foreign-keys&gt;&lt;key app="EN" db-id="trdvwvf9m00zd4es0eavtr0g5zf90pzwzsw5"&gt;439&lt;/key&gt;&lt;/foreign-keys&gt;&lt;ref-type name="Web Page"&gt;12&lt;/ref-type&gt;&lt;contributors&gt;&lt;authors&gt;&lt;author&gt;National Center for Education Statistics,&lt;/author&gt;&lt;/authors&gt;&lt;/contributors&gt;&lt;titles&gt;&lt;title&gt;Integrated Postsecondary Education Data System: Data Center&lt;/title&gt;&lt;/titles&gt;&lt;dates&gt;&lt;year&gt;2006&lt;/year&gt;&lt;/dates&gt;&lt;publisher&gt;U.S. Department of Education: Institute of Education Sciences&lt;/publisher&gt;&lt;urls&gt;&lt;related-urls&gt;&lt;url&gt;http://nces.ed.gov/ipeds/datacenter/&lt;/url&gt;&lt;/related-urls&gt;&lt;/urls&gt;&lt;/record&gt;&lt;/Cite&gt;&lt;/EndNote&gt;</w:instrText>
      </w:r>
      <w:r w:rsidR="00E6099C" w:rsidRPr="00127044">
        <w:fldChar w:fldCharType="separate"/>
      </w:r>
      <w:r w:rsidR="00407280" w:rsidRPr="00127044">
        <w:rPr>
          <w:noProof/>
        </w:rPr>
        <w:t>(</w:t>
      </w:r>
      <w:hyperlink w:anchor="_ENREF_81" w:tooltip="National Center for Education Statistics, 2006 #439" w:history="1">
        <w:r w:rsidR="00886D37" w:rsidRPr="00127044">
          <w:rPr>
            <w:noProof/>
          </w:rPr>
          <w:t>National Center for Education Statistics, 2006</w:t>
        </w:r>
      </w:hyperlink>
      <w:r w:rsidR="00407280" w:rsidRPr="00127044">
        <w:rPr>
          <w:noProof/>
        </w:rPr>
        <w:t>)</w:t>
      </w:r>
      <w:r w:rsidR="00E6099C" w:rsidRPr="00127044">
        <w:fldChar w:fldCharType="end"/>
      </w:r>
      <w:r w:rsidR="00407280" w:rsidRPr="00127044">
        <w:t xml:space="preserve">, Academic Libraries Survey (ALS) </w:t>
      </w:r>
      <w:r w:rsidR="00E6099C" w:rsidRPr="00127044">
        <w:fldChar w:fldCharType="begin"/>
      </w:r>
      <w:r w:rsidR="00535269" w:rsidRPr="00127044">
        <w:instrText xml:space="preserve"> ADDIN EN.CITE &lt;EndNote&gt;&lt;Cite&gt;&lt;Author&gt;National Center for Education Statistics&lt;/Author&gt;&lt;Year&gt;2008&lt;/Year&gt;&lt;RecNum&gt;438&lt;/RecNum&gt;&lt;record&gt;&lt;rec-number&gt;438&lt;/rec-number&gt;&lt;foreign-keys&gt;&lt;key app="EN" db-id="trdvwvf9m00zd4es0eavtr0g5zf90pzwzsw5"&gt;438&lt;/key&gt;&lt;/foreign-keys&gt;&lt;ref-type name="Web Page"&gt;12&lt;/ref-type&gt;&lt;contributors&gt;&lt;authors&gt;&lt;author&gt;National Center for Education Statistics,&lt;/author&gt;&lt;/authors&gt;&lt;/contributors&gt;&lt;titles&gt;&lt;title&gt;Academic Libraries Survey: Academic Library Data Files, Public Use 2006&lt;/title&gt;&lt;secondary-title&gt;Library Statistics Program&lt;/secondary-title&gt;&lt;/titles&gt;&lt;dates&gt;&lt;year&gt;2008&lt;/year&gt;&lt;/dates&gt;&lt;urls&gt;&lt;related-urls&gt;&lt;url&gt;http://nces.ed.gov/surveys/libraries/&lt;/url&gt;&lt;/related-urls&gt;&lt;/urls&gt;&lt;/record&gt;&lt;/Cite&gt;&lt;/EndNote&gt;</w:instrText>
      </w:r>
      <w:r w:rsidR="00E6099C" w:rsidRPr="00127044">
        <w:fldChar w:fldCharType="separate"/>
      </w:r>
      <w:r w:rsidR="00407280" w:rsidRPr="00127044">
        <w:rPr>
          <w:noProof/>
        </w:rPr>
        <w:t>(</w:t>
      </w:r>
      <w:hyperlink w:anchor="_ENREF_82" w:tooltip="National Center for Education Statistics, 2008 #438" w:history="1">
        <w:r w:rsidR="00886D37" w:rsidRPr="00127044">
          <w:rPr>
            <w:noProof/>
          </w:rPr>
          <w:t>National Center for Education Statistics, 2008a</w:t>
        </w:r>
      </w:hyperlink>
      <w:r w:rsidR="00407280" w:rsidRPr="00127044">
        <w:rPr>
          <w:noProof/>
        </w:rPr>
        <w:t>)</w:t>
      </w:r>
      <w:r w:rsidR="00E6099C" w:rsidRPr="00127044">
        <w:fldChar w:fldCharType="end"/>
      </w:r>
      <w:r w:rsidR="00407280" w:rsidRPr="00127044">
        <w:t xml:space="preserve"> , and the National Survey of Student Engagement (NSSE) </w:t>
      </w:r>
      <w:r w:rsidR="00E6099C" w:rsidRPr="00127044">
        <w:fldChar w:fldCharType="begin"/>
      </w:r>
      <w:r w:rsidR="00535269" w:rsidRPr="00127044">
        <w:instrText xml:space="preserve"> ADDIN EN.CITE &lt;EndNote&gt;&lt;Cite&gt;&lt;Author&gt;National Survey of Student Engagement&lt;/Author&gt;&lt;Year&gt;2006&lt;/Year&gt;&lt;RecNum&gt;440&lt;/RecNum&gt;&lt;record&gt;&lt;rec-number&gt;440&lt;/rec-number&gt;&lt;foreign-keys&gt;&lt;key app="EN" db-id="trdvwvf9m00zd4es0eavtr0g5zf90pzwzsw5"&gt;440&lt;/key&gt;&lt;/foreign-keys&gt;&lt;ref-type name="Web Page"&gt;12&lt;/ref-type&gt;&lt;contributors&gt;&lt;authors&gt;&lt;author&gt;National Survey of Student Engagement,&lt;/author&gt;&lt;/authors&gt;&lt;/contributors&gt;&lt;titles&gt;&lt;title&gt;The College Student Report&lt;/title&gt;&lt;/titles&gt;&lt;dates&gt;&lt;year&gt;2006&lt;/year&gt;&lt;/dates&gt;&lt;pub-location&gt;Bloomington, IN&lt;/pub-location&gt;&lt;publisher&gt;Indiana University Center for Postsecondary Research&lt;/publisher&gt;&lt;urls&gt;&lt;related-urls&gt;&lt;url&gt;http://nsse.iub.edu/&lt;/url&gt;&lt;/related-urls&gt;&lt;/urls&gt;&lt;/record&gt;&lt;/Cite&gt;&lt;/EndNote&gt;</w:instrText>
      </w:r>
      <w:r w:rsidR="00E6099C" w:rsidRPr="00127044">
        <w:fldChar w:fldCharType="separate"/>
      </w:r>
      <w:r w:rsidR="00407280" w:rsidRPr="00127044">
        <w:rPr>
          <w:noProof/>
        </w:rPr>
        <w:t>(</w:t>
      </w:r>
      <w:hyperlink w:anchor="_ENREF_84" w:tooltip="National Survey of Student Engagement, 2006 #440" w:history="1">
        <w:r w:rsidR="00886D37" w:rsidRPr="00127044">
          <w:rPr>
            <w:noProof/>
          </w:rPr>
          <w:t>National Survey of Student Engagement, 2006</w:t>
        </w:r>
      </w:hyperlink>
      <w:r w:rsidR="00407280" w:rsidRPr="00127044">
        <w:rPr>
          <w:noProof/>
        </w:rPr>
        <w:t>)</w:t>
      </w:r>
      <w:r w:rsidR="00E6099C" w:rsidRPr="00127044">
        <w:fldChar w:fldCharType="end"/>
      </w:r>
      <w:r w:rsidR="00407280" w:rsidRPr="00127044">
        <w:t>.</w:t>
      </w:r>
      <w:r w:rsidR="000B2FE3" w:rsidRPr="00127044">
        <w:t xml:space="preserve"> See Appendix A for the codebook listing all variables.</w:t>
      </w:r>
    </w:p>
    <w:p w:rsidR="00F50F33" w:rsidRPr="00127044" w:rsidRDefault="002C7A57" w:rsidP="00AD6739">
      <w:pPr>
        <w:pStyle w:val="Heading3fordissertation"/>
      </w:pPr>
      <w:bookmarkStart w:id="109" w:name="_Toc357082362"/>
      <w:r w:rsidRPr="00127044">
        <w:t>Library</w:t>
      </w:r>
      <w:bookmarkEnd w:id="109"/>
    </w:p>
    <w:p w:rsidR="00F50F33" w:rsidRPr="00127044" w:rsidRDefault="00365DDE" w:rsidP="00F50F33">
      <w:pPr>
        <w:spacing w:line="480" w:lineRule="auto"/>
        <w:ind w:firstLine="720"/>
        <w:rPr>
          <w:rFonts w:ascii="Times New Roman" w:hAnsi="Times New Roman"/>
        </w:rPr>
      </w:pPr>
      <w:r w:rsidRPr="00127044">
        <w:rPr>
          <w:rFonts w:ascii="Times New Roman" w:hAnsi="Times New Roman"/>
        </w:rPr>
        <w:t xml:space="preserve">The library construct </w:t>
      </w:r>
      <w:r w:rsidR="00184B22" w:rsidRPr="00127044">
        <w:rPr>
          <w:rFonts w:ascii="Times New Roman" w:hAnsi="Times New Roman"/>
        </w:rPr>
        <w:t>is indexed by</w:t>
      </w:r>
      <w:r w:rsidRPr="00127044">
        <w:rPr>
          <w:rFonts w:ascii="Times New Roman" w:hAnsi="Times New Roman"/>
        </w:rPr>
        <w:t xml:space="preserve"> inputs and outputs that have demonstrated a relationship with persistence. </w:t>
      </w:r>
      <w:r w:rsidR="00F50F33" w:rsidRPr="00127044">
        <w:rPr>
          <w:rFonts w:ascii="Times New Roman" w:hAnsi="Times New Roman"/>
        </w:rPr>
        <w:t xml:space="preserve">Mezick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ExcludeAuth="1"&gt;&lt;Author&gt;Mezick&lt;/Author&gt;&lt;Year&gt;2007&lt;/Year&gt;&lt;RecNum&gt;55&lt;/RecNum&gt;&lt;DisplayText&gt;(2007)&lt;/DisplayText&gt;&lt;record&gt;&lt;rec-number&gt;55&lt;/rec-number&gt;&lt;foreign-keys&gt;&lt;key app="EN" db-id="trdvwvf9m00zd4es0eavtr0g5zf90pzwzsw5"&gt;55&lt;/key&gt;&lt;/foreign-keys&gt;&lt;ref-type name="Journal Article"&gt;17&lt;/ref-type&gt;&lt;contributors&gt;&lt;authors&gt;&lt;author&gt;Mezick, Elizabeth M.&lt;/author&gt;&lt;/authors&gt;&lt;/contributors&gt;&lt;titles&gt;&lt;title&gt;Return on Investment: Libraries and Student Retention&lt;/title&gt;&lt;secondary-title&gt;Journal of Academic Librarianship&lt;/secondary-title&gt;&lt;alt-title&gt;Journal of Academic Librarianship&lt;/alt-title&gt;&lt;/titles&gt;&lt;periodical&gt;&lt;full-title&gt;Journal of Academic Librarianship&lt;/full-title&gt;&lt;/periodical&gt;&lt;alt-periodical&gt;&lt;full-title&gt;Journal of Academic Librarianship&lt;/full-title&gt;&lt;/alt-periodical&gt;&lt;pages&gt;561-566&lt;/pages&gt;&lt;volume&gt;33&lt;/volume&gt;&lt;number&gt;5&lt;/number&gt;&lt;keywords&gt;&lt;keyword&gt;ASSOCIATION of Research Libraries&lt;/keyword&gt;&lt;keyword&gt;ASSOCIATION of College &amp;amp; Research Libraries&lt;/keyword&gt;&lt;keyword&gt;POSTSECONDARY education&lt;/keyword&gt;&lt;keyword&gt;NATIONAL Center for Education Statistics&lt;/keyword&gt;&lt;keyword&gt;STATISTICAL measurement&lt;/keyword&gt;&lt;keyword&gt;LIBRARY materials -- Digitization&lt;/keyword&gt;&lt;keyword&gt;LIBRARIANS&lt;/keyword&gt;&lt;/keywords&gt;&lt;dates&gt;&lt;year&gt;2007&lt;/year&gt;&lt;/dates&gt;&lt;urls&gt;&lt;related-urls&gt;&lt;url&gt;http://libproxy.unm.edu/login?url=http://search.ebscohost.com/login.aspx?direct=true&amp;amp;db=ehh&amp;amp;AN=27345906&amp;amp;loginpage=Login.asp&amp;amp;site=ehost-live&amp;amp;scope=site&lt;/url&gt;&lt;/related-urls&gt;&lt;/urls&gt;&lt;electronic-resource-num&gt;10.1016/j.acalib.2007.05.002&lt;/electronic-resource-num&gt;&lt;research-notes&gt;&lt;style face="normal" font="Times New Roman" size="100%"&gt;Mezick correlates traditional library input and output measures of expenditures, materials, salaries and finds moderate correlation with student retention. Though initially intriguing, her study proves weak because it doesn’t control for any non-library factors. Still, the correlations are a good starting point. &lt;/style&gt;&lt;/research-notes&gt;&lt;/record&gt;&lt;/Cite&gt;&lt;/EndNote&gt;</w:instrText>
      </w:r>
      <w:r w:rsidR="00E6099C" w:rsidRPr="00127044">
        <w:rPr>
          <w:rFonts w:ascii="Times New Roman" w:hAnsi="Times New Roman"/>
        </w:rPr>
        <w:fldChar w:fldCharType="separate"/>
      </w:r>
      <w:r w:rsidR="00DA7D2E" w:rsidRPr="00127044">
        <w:rPr>
          <w:rFonts w:ascii="Times New Roman" w:hAnsi="Times New Roman"/>
          <w:noProof/>
        </w:rPr>
        <w:t>(</w:t>
      </w:r>
      <w:hyperlink w:anchor="_ENREF_80" w:tooltip="Mezick, 2007 #55" w:history="1">
        <w:r w:rsidR="00886D37" w:rsidRPr="00127044">
          <w:rPr>
            <w:rFonts w:ascii="Times New Roman" w:hAnsi="Times New Roman"/>
            <w:noProof/>
          </w:rPr>
          <w:t>2007</w:t>
        </w:r>
      </w:hyperlink>
      <w:r w:rsidR="00DA7D2E" w:rsidRPr="00127044">
        <w:rPr>
          <w:rFonts w:ascii="Times New Roman" w:hAnsi="Times New Roman"/>
          <w:noProof/>
        </w:rPr>
        <w:t>)</w:t>
      </w:r>
      <w:r w:rsidR="00E6099C" w:rsidRPr="00127044">
        <w:rPr>
          <w:rFonts w:ascii="Times New Roman" w:hAnsi="Times New Roman"/>
        </w:rPr>
        <w:fldChar w:fldCharType="end"/>
      </w:r>
      <w:r w:rsidR="004D0895" w:rsidRPr="00127044">
        <w:rPr>
          <w:rFonts w:ascii="Times New Roman" w:hAnsi="Times New Roman"/>
        </w:rPr>
        <w:t xml:space="preserve"> </w:t>
      </w:r>
      <w:r w:rsidR="00F50F33" w:rsidRPr="00127044">
        <w:rPr>
          <w:rFonts w:ascii="Times New Roman" w:hAnsi="Times New Roman"/>
        </w:rPr>
        <w:t>found a statistically significant correlation between total library</w:t>
      </w:r>
      <w:r w:rsidR="00A00F23" w:rsidRPr="00127044">
        <w:rPr>
          <w:rFonts w:ascii="Times New Roman" w:hAnsi="Times New Roman"/>
        </w:rPr>
        <w:t xml:space="preserve"> </w:t>
      </w:r>
      <w:r w:rsidR="00F50F33" w:rsidRPr="00127044">
        <w:rPr>
          <w:rFonts w:ascii="Times New Roman" w:hAnsi="Times New Roman"/>
        </w:rPr>
        <w:t xml:space="preserve">expenditures, total library materials expenditures, and serial expenditures, and library professional staff </w:t>
      </w:r>
      <w:r w:rsidR="0073163C" w:rsidRPr="00127044">
        <w:rPr>
          <w:rFonts w:ascii="Times New Roman" w:hAnsi="Times New Roman"/>
        </w:rPr>
        <w:t>with student persistence</w:t>
      </w:r>
      <w:r w:rsidR="00F50F33" w:rsidRPr="00127044">
        <w:rPr>
          <w:rFonts w:ascii="Times New Roman" w:hAnsi="Times New Roman"/>
        </w:rPr>
        <w:t xml:space="preserve">. </w:t>
      </w:r>
      <w:r w:rsidR="0073163C" w:rsidRPr="00127044">
        <w:rPr>
          <w:rFonts w:ascii="Times New Roman" w:hAnsi="Times New Roman"/>
        </w:rPr>
        <w:t>Hamrick</w:t>
      </w:r>
      <w:r w:rsidR="00DA7D2E" w:rsidRPr="00127044">
        <w:rPr>
          <w:rFonts w:ascii="Times New Roman" w:hAnsi="Times New Roman"/>
        </w:rPr>
        <w:t xml:space="preserve"> et al.</w:t>
      </w:r>
      <w:r w:rsidR="0073163C" w:rsidRPr="00127044">
        <w:rPr>
          <w:rFonts w:ascii="Times New Roman" w:hAnsi="Times New Roman"/>
        </w:rPr>
        <w:t xml:space="preserve"> </w:t>
      </w:r>
      <w:r w:rsidR="00E6099C" w:rsidRPr="00127044">
        <w:rPr>
          <w:rFonts w:ascii="Times New Roman" w:hAnsi="Times New Roman"/>
        </w:rPr>
        <w:fldChar w:fldCharType="begin"/>
      </w:r>
      <w:r w:rsidR="00747ABA" w:rsidRPr="00127044">
        <w:rPr>
          <w:rFonts w:ascii="Times New Roman" w:hAnsi="Times New Roman"/>
        </w:rPr>
        <w:instrText xml:space="preserve"> ADDIN EN.CITE &lt;EndNote&gt;&lt;Cite ExcludeAuth="1"&gt;&lt;Author&gt;Hamrick&lt;/Author&gt;&lt;Year&gt;2004&lt;/Year&gt;&lt;RecNum&gt;404&lt;/RecNum&gt;&lt;DisplayText&gt;(2004)&lt;/DisplayText&gt;&lt;record&gt;&lt;rec-number&gt;404&lt;/rec-number&gt;&lt;foreign-keys&gt;&lt;key app="EN" db-id="trdvwvf9m00zd4es0eavtr0g5zf90pzwzsw5"&gt;404&lt;/key&gt;&lt;/foreign-keys&gt;&lt;ref-type name="Journal Article"&gt;17&lt;/ref-type&gt;&lt;contributors&gt;&lt;authors&gt;&lt;author&gt;Hamrick, Florence A.&lt;/author&gt;&lt;author&gt;Schuh, John H.&lt;/author&gt;&lt;author&gt;Shelley, Mack C.&lt;/author&gt;&lt;/authors&gt;&lt;/contributors&gt;&lt;titles&gt;&lt;title&gt;Predicting Higher Education Graduation Rates from Institutional Characteristics and Resource Allocation&lt;/title&gt;&lt;secondary-title&gt;Education Policy Analysis Archives&lt;/secondary-title&gt;&lt;/titles&gt;&lt;periodical&gt;&lt;full-title&gt;education policy analysis archives&lt;/full-title&gt;&lt;/periodical&gt;&lt;pages&gt;pp 24&lt;/pages&gt;&lt;volume&gt;12&lt;/volume&gt;&lt;number&gt;19&lt;/number&gt;&lt;dates&gt;&lt;year&gt;2004&lt;/year&gt;&lt;/dates&gt;&lt;publisher&gt;Colleges of Education at Arizona State University and the University of South Florida. c/o Editor, USF EDU162, 4202 East Fowler Avenue, Tampa, FL 33620-5650. Tel: 813-974-3400; Fax: 813-974-3826; Web site: http://epaa. asu. edu&lt;/publisher&gt;&lt;urls&gt;&lt;/urls&gt;&lt;/record&gt;&lt;/Cite&gt;&lt;/EndNote&gt;</w:instrText>
      </w:r>
      <w:r w:rsidR="00E6099C" w:rsidRPr="00127044">
        <w:rPr>
          <w:rFonts w:ascii="Times New Roman" w:hAnsi="Times New Roman"/>
        </w:rPr>
        <w:fldChar w:fldCharType="separate"/>
      </w:r>
      <w:r w:rsidR="00DA7D2E" w:rsidRPr="00127044">
        <w:rPr>
          <w:rFonts w:ascii="Times New Roman" w:hAnsi="Times New Roman"/>
          <w:noProof/>
        </w:rPr>
        <w:t>(</w:t>
      </w:r>
      <w:hyperlink w:anchor="_ENREF_51" w:tooltip="Hamrick, 2004 #404" w:history="1">
        <w:r w:rsidR="00886D37" w:rsidRPr="00127044">
          <w:rPr>
            <w:rFonts w:ascii="Times New Roman" w:hAnsi="Times New Roman"/>
            <w:noProof/>
          </w:rPr>
          <w:t>2004</w:t>
        </w:r>
      </w:hyperlink>
      <w:r w:rsidR="00DA7D2E" w:rsidRPr="00127044">
        <w:rPr>
          <w:rFonts w:ascii="Times New Roman" w:hAnsi="Times New Roman"/>
          <w:noProof/>
        </w:rPr>
        <w:t>)</w:t>
      </w:r>
      <w:r w:rsidR="00E6099C" w:rsidRPr="00127044">
        <w:rPr>
          <w:rFonts w:ascii="Times New Roman" w:hAnsi="Times New Roman"/>
        </w:rPr>
        <w:fldChar w:fldCharType="end"/>
      </w:r>
      <w:r w:rsidR="00DA7D2E" w:rsidRPr="00127044">
        <w:rPr>
          <w:rFonts w:ascii="Times New Roman" w:hAnsi="Times New Roman"/>
        </w:rPr>
        <w:t xml:space="preserve"> </w:t>
      </w:r>
      <w:r w:rsidR="0073163C" w:rsidRPr="00127044">
        <w:rPr>
          <w:rFonts w:ascii="Times New Roman" w:hAnsi="Times New Roman"/>
        </w:rPr>
        <w:t xml:space="preserve">found that increasing </w:t>
      </w:r>
      <w:r w:rsidR="00A00F23" w:rsidRPr="00127044">
        <w:rPr>
          <w:rFonts w:ascii="Times New Roman" w:hAnsi="Times New Roman"/>
        </w:rPr>
        <w:t xml:space="preserve">total </w:t>
      </w:r>
      <w:r w:rsidR="0073163C" w:rsidRPr="00127044">
        <w:rPr>
          <w:rFonts w:ascii="Times New Roman" w:hAnsi="Times New Roman"/>
        </w:rPr>
        <w:t xml:space="preserve">library expenditures provided a statistically significant explanation of graduation rates. </w:t>
      </w:r>
      <w:r w:rsidR="00F50F33" w:rsidRPr="00127044">
        <w:rPr>
          <w:rFonts w:ascii="Times New Roman" w:hAnsi="Times New Roman"/>
        </w:rPr>
        <w:t>Emmons and Wilkinson</w:t>
      </w:r>
      <w:r w:rsidR="00A00F23" w:rsidRPr="00127044">
        <w:rPr>
          <w:rFonts w:ascii="Times New Roman" w:hAnsi="Times New Roman"/>
        </w:rPr>
        <w:t xml:space="preserve"> </w:t>
      </w:r>
      <w:r w:rsidR="00E6099C" w:rsidRPr="00127044">
        <w:rPr>
          <w:rFonts w:ascii="Times New Roman" w:hAnsi="Times New Roman"/>
        </w:rPr>
        <w:fldChar w:fldCharType="begin"/>
      </w:r>
      <w:r w:rsidR="00535269" w:rsidRPr="00127044">
        <w:rPr>
          <w:rFonts w:ascii="Times New Roman" w:hAnsi="Times New Roman"/>
        </w:rPr>
        <w:instrText xml:space="preserve"> ADDIN EN.CITE &lt;EndNote&gt;&lt;Cite ExcludeAuth="1"&gt;&lt;Author&gt;Emmons&lt;/Author&gt;&lt;Year&gt;2011&lt;/Year&gt;&lt;RecNum&gt;463&lt;/RecNum&gt;&lt;record&gt;&lt;rec-number&gt;463&lt;/rec-number&gt;&lt;foreign-keys&gt;&lt;key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rPr>
        <w:fldChar w:fldCharType="separate"/>
      </w:r>
      <w:r w:rsidR="0014232A" w:rsidRPr="00127044">
        <w:rPr>
          <w:rFonts w:ascii="Times New Roman" w:hAnsi="Times New Roman"/>
          <w:noProof/>
        </w:rPr>
        <w:t>(</w:t>
      </w:r>
      <w:hyperlink w:anchor="_ENREF_40" w:tooltip="Emmons, 2011 #463" w:history="1">
        <w:r w:rsidR="00886D37" w:rsidRPr="00127044">
          <w:rPr>
            <w:rFonts w:ascii="Times New Roman" w:hAnsi="Times New Roman"/>
            <w:noProof/>
          </w:rPr>
          <w:t>2011</w:t>
        </w:r>
      </w:hyperlink>
      <w:r w:rsidR="0014232A" w:rsidRPr="00127044">
        <w:rPr>
          <w:rFonts w:ascii="Times New Roman" w:hAnsi="Times New Roman"/>
          <w:noProof/>
        </w:rPr>
        <w:t>)</w:t>
      </w:r>
      <w:r w:rsidR="00E6099C" w:rsidRPr="00127044">
        <w:rPr>
          <w:rFonts w:ascii="Times New Roman" w:hAnsi="Times New Roman"/>
        </w:rPr>
        <w:fldChar w:fldCharType="end"/>
      </w:r>
      <w:r w:rsidR="00203CE6" w:rsidRPr="00127044">
        <w:rPr>
          <w:rFonts w:ascii="Times New Roman" w:hAnsi="Times New Roman"/>
        </w:rPr>
        <w:t xml:space="preserve"> </w:t>
      </w:r>
      <w:r w:rsidR="00A00F23" w:rsidRPr="00127044">
        <w:rPr>
          <w:rFonts w:ascii="Times New Roman" w:hAnsi="Times New Roman"/>
        </w:rPr>
        <w:t xml:space="preserve">confirmed the correlations that Mezick identified between expenditures and persistence and also correlated persistence with total materials circulated and the percentage of students reached by instruction; in addition, </w:t>
      </w:r>
      <w:r w:rsidR="00BE738C" w:rsidRPr="00127044">
        <w:rPr>
          <w:rFonts w:ascii="Times New Roman" w:hAnsi="Times New Roman"/>
        </w:rPr>
        <w:t>they</w:t>
      </w:r>
      <w:r w:rsidR="00A00F23" w:rsidRPr="00127044">
        <w:rPr>
          <w:rFonts w:ascii="Times New Roman" w:hAnsi="Times New Roman"/>
        </w:rPr>
        <w:t xml:space="preserve"> </w:t>
      </w:r>
      <w:r w:rsidR="00F50F33" w:rsidRPr="00127044">
        <w:rPr>
          <w:rFonts w:ascii="Times New Roman" w:hAnsi="Times New Roman"/>
        </w:rPr>
        <w:t>found that a change in the ratio of library professional staff to students predicted a statistically significant positive relationship with both retention and graduation rates.</w:t>
      </w:r>
      <w:r w:rsidR="00A00F23" w:rsidRPr="00127044">
        <w:rPr>
          <w:rFonts w:ascii="Times New Roman" w:hAnsi="Times New Roman"/>
        </w:rPr>
        <w:t xml:space="preserve"> The indicators for the library construct include:</w:t>
      </w:r>
    </w:p>
    <w:p w:rsidR="007B64D8" w:rsidRPr="00127044" w:rsidRDefault="007B64D8" w:rsidP="007B64D8">
      <w:pPr>
        <w:pStyle w:val="ListParagraph"/>
        <w:numPr>
          <w:ilvl w:val="0"/>
          <w:numId w:val="4"/>
        </w:numPr>
        <w:spacing w:line="480" w:lineRule="auto"/>
      </w:pPr>
      <w:r w:rsidRPr="00127044">
        <w:lastRenderedPageBreak/>
        <w:t>Ratio of professional library staff to students: percentage (ALS divided by IPEDS data for total FTE undergraduate students)</w:t>
      </w:r>
    </w:p>
    <w:p w:rsidR="002C7A57" w:rsidRPr="00127044" w:rsidRDefault="00A00F23" w:rsidP="005616EB">
      <w:pPr>
        <w:pStyle w:val="ListParagraph"/>
        <w:numPr>
          <w:ilvl w:val="0"/>
          <w:numId w:val="4"/>
        </w:numPr>
        <w:spacing w:line="480" w:lineRule="auto"/>
      </w:pPr>
      <w:r w:rsidRPr="00127044">
        <w:t>Total library expenditures</w:t>
      </w:r>
      <w:r w:rsidR="0005120B" w:rsidRPr="00127044">
        <w:t>; dollars</w:t>
      </w:r>
      <w:r w:rsidRPr="00127044">
        <w:t xml:space="preserve"> (ALS)</w:t>
      </w:r>
    </w:p>
    <w:p w:rsidR="00A00F23" w:rsidRPr="00127044" w:rsidRDefault="00A00F23" w:rsidP="005616EB">
      <w:pPr>
        <w:pStyle w:val="ListParagraph"/>
        <w:numPr>
          <w:ilvl w:val="0"/>
          <w:numId w:val="4"/>
        </w:numPr>
        <w:spacing w:line="480" w:lineRule="auto"/>
      </w:pPr>
      <w:r w:rsidRPr="00127044">
        <w:t>Total materials circulated</w:t>
      </w:r>
      <w:r w:rsidR="0005120B" w:rsidRPr="00127044">
        <w:t>: number</w:t>
      </w:r>
      <w:r w:rsidR="00342454" w:rsidRPr="00127044">
        <w:t>s</w:t>
      </w:r>
      <w:r w:rsidRPr="00127044">
        <w:t xml:space="preserve"> (ALS)</w:t>
      </w:r>
    </w:p>
    <w:p w:rsidR="002C7A57" w:rsidRPr="00127044" w:rsidRDefault="007B64D8" w:rsidP="005616EB">
      <w:pPr>
        <w:pStyle w:val="ListParagraph"/>
        <w:numPr>
          <w:ilvl w:val="0"/>
          <w:numId w:val="4"/>
        </w:numPr>
        <w:spacing w:line="480" w:lineRule="auto"/>
      </w:pPr>
      <w:r w:rsidRPr="00127044">
        <w:t>Total</w:t>
      </w:r>
      <w:r w:rsidR="00A00F23" w:rsidRPr="00127044">
        <w:t xml:space="preserve"> students reached by</w:t>
      </w:r>
      <w:r w:rsidR="004A4703" w:rsidRPr="00127044">
        <w:t xml:space="preserve"> instruction: </w:t>
      </w:r>
      <w:r w:rsidR="0095114C" w:rsidRPr="00127044">
        <w:t>numbers (ALS)</w:t>
      </w:r>
      <w:r w:rsidR="00F71832" w:rsidRPr="00127044">
        <w:t xml:space="preserve"> </w:t>
      </w:r>
    </w:p>
    <w:p w:rsidR="007B64D8" w:rsidRPr="00127044" w:rsidRDefault="007B64D8" w:rsidP="007B64D8">
      <w:pPr>
        <w:spacing w:line="480" w:lineRule="auto"/>
        <w:rPr>
          <w:rFonts w:ascii="Times New Roman" w:hAnsi="Times New Roman"/>
        </w:rPr>
      </w:pPr>
      <w:r w:rsidRPr="00127044">
        <w:rPr>
          <w:rFonts w:ascii="Times New Roman" w:hAnsi="Times New Roman"/>
        </w:rPr>
        <w:t>I also tested an alternate set of indicators for the library construct that controlled for institution size by calculating the ratio</w:t>
      </w:r>
      <w:r w:rsidR="00E20193" w:rsidRPr="00127044">
        <w:rPr>
          <w:rFonts w:ascii="Times New Roman" w:hAnsi="Times New Roman"/>
        </w:rPr>
        <w:t xml:space="preserve"> to FTE undergraduate students (enrollment figures were from IPEDS)</w:t>
      </w:r>
      <w:r w:rsidRPr="00127044">
        <w:rPr>
          <w:rFonts w:ascii="Times New Roman" w:hAnsi="Times New Roman"/>
        </w:rPr>
        <w:t xml:space="preserve">. The alternate indicators for the library construct include: </w:t>
      </w:r>
    </w:p>
    <w:p w:rsidR="007B64D8" w:rsidRPr="00127044" w:rsidRDefault="007B64D8" w:rsidP="007B64D8">
      <w:pPr>
        <w:pStyle w:val="ListParagraph"/>
        <w:numPr>
          <w:ilvl w:val="0"/>
          <w:numId w:val="4"/>
        </w:numPr>
        <w:spacing w:line="480" w:lineRule="auto"/>
      </w:pPr>
      <w:r w:rsidRPr="00127044">
        <w:t>Ratio of professional library staff to students: percentage (ALS divided by IPEDS data for total FTE undergraduate students)</w:t>
      </w:r>
    </w:p>
    <w:p w:rsidR="007B64D8" w:rsidRPr="00127044" w:rsidRDefault="007B64D8" w:rsidP="007B64D8">
      <w:pPr>
        <w:pStyle w:val="ListParagraph"/>
        <w:numPr>
          <w:ilvl w:val="0"/>
          <w:numId w:val="4"/>
        </w:numPr>
        <w:spacing w:line="480" w:lineRule="auto"/>
      </w:pPr>
      <w:r w:rsidRPr="00127044">
        <w:t xml:space="preserve">Library expenditures per student; dollars (ALS divided by IPEDS data for total FTE undergraduate students) </w:t>
      </w:r>
    </w:p>
    <w:p w:rsidR="007B64D8" w:rsidRPr="00127044" w:rsidRDefault="007B64D8" w:rsidP="007B64D8">
      <w:pPr>
        <w:pStyle w:val="ListParagraph"/>
        <w:numPr>
          <w:ilvl w:val="0"/>
          <w:numId w:val="4"/>
        </w:numPr>
        <w:spacing w:line="480" w:lineRule="auto"/>
      </w:pPr>
      <w:r w:rsidRPr="00127044">
        <w:t xml:space="preserve">Materials circulated per student: numbers (ALS divided by IPEDS data for total FTE undergraduate students) </w:t>
      </w:r>
    </w:p>
    <w:p w:rsidR="007B64D8" w:rsidRPr="00127044" w:rsidRDefault="007B64D8" w:rsidP="007B64D8">
      <w:pPr>
        <w:pStyle w:val="ListParagraph"/>
        <w:numPr>
          <w:ilvl w:val="0"/>
          <w:numId w:val="4"/>
        </w:numPr>
        <w:spacing w:line="480" w:lineRule="auto"/>
      </w:pPr>
      <w:r w:rsidRPr="00127044">
        <w:t xml:space="preserve">Percentage of students reached by instruction: percentage (ALS divided by IPEDS data for total FTE undergraduate students) </w:t>
      </w:r>
    </w:p>
    <w:p w:rsidR="002C7A57" w:rsidRPr="00127044" w:rsidRDefault="002C7A57" w:rsidP="00FB713F">
      <w:pPr>
        <w:pStyle w:val="Heading3fordissertation"/>
      </w:pPr>
      <w:bookmarkStart w:id="110" w:name="_Toc357082363"/>
      <w:r w:rsidRPr="00127044">
        <w:t>Library Engagement</w:t>
      </w:r>
      <w:bookmarkEnd w:id="110"/>
    </w:p>
    <w:p w:rsidR="00FE0ACC" w:rsidRPr="00127044" w:rsidRDefault="00EC758C" w:rsidP="009812FA">
      <w:pPr>
        <w:spacing w:line="480" w:lineRule="auto"/>
        <w:ind w:firstLine="720"/>
        <w:rPr>
          <w:rFonts w:ascii="Times New Roman" w:hAnsi="Times New Roman"/>
        </w:rPr>
      </w:pPr>
      <w:r>
        <w:rPr>
          <w:rFonts w:ascii="Times New Roman" w:hAnsi="Times New Roman"/>
        </w:rPr>
        <w:t>Library E</w:t>
      </w:r>
      <w:r w:rsidR="009812FA" w:rsidRPr="00127044">
        <w:rPr>
          <w:rFonts w:ascii="Times New Roman" w:hAnsi="Times New Roman"/>
        </w:rPr>
        <w:t xml:space="preserve">ngagement measures consist of an experimental questionnaire that NSSE included in their 2006 administration called the Information Literacy Test (ILT) </w:t>
      </w:r>
      <w:r w:rsidR="00E6099C" w:rsidRPr="00127044">
        <w:rPr>
          <w:rFonts w:ascii="Times New Roman" w:hAnsi="Times New Roman"/>
        </w:rPr>
        <w:fldChar w:fldCharType="begin"/>
      </w:r>
      <w:r w:rsidR="009812FA" w:rsidRPr="00127044">
        <w:rPr>
          <w:rFonts w:ascii="Times New Roman" w:hAnsi="Times New Roman"/>
        </w:rPr>
        <w:instrText xml:space="preserve"> ADDIN EN.CITE &lt;EndNote&gt;&lt;Cite&gt;&lt;Author&gt;Gratch-Lindauer&lt;/Author&gt;&lt;Year&gt;2008&lt;/Year&gt;&lt;RecNum&gt;44&lt;/RecNum&gt;&lt;DisplayText&gt;(Gratch-Lindauer, 2008)&lt;/DisplayText&gt;&lt;record&gt;&lt;rec-number&gt;44&lt;/rec-number&gt;&lt;foreign-keys&gt;&lt;key app="EN" db-id="trdvwvf9m00zd4es0eavtr0g5zf90pzwzsw5"&gt;44&lt;/key&gt;&lt;/foreign-keys&gt;&lt;ref-type name="Journal Article"&gt;17&lt;/ref-type&gt;&lt;contributors&gt;&lt;authors&gt;&lt;author&gt;Gratch-Lindauer, Bonnie&lt;/author&gt;&lt;/authors&gt;&lt;/contributors&gt;&lt;titles&gt;&lt;title&gt;College student engagement surveys: Implications for information literacy&lt;/title&gt;&lt;secondary-title&gt;New Directions for Teaching &amp;amp; Learning&lt;/secondary-title&gt;&lt;alt-title&gt;New Directions for Teaching &amp;amp; Learning&lt;/alt-title&gt;&lt;/titles&gt;&lt;periodical&gt;&lt;full-title&gt;New Directions for Teaching &amp;amp; Learning&lt;/full-title&gt;&lt;/periodical&gt;&lt;alt-periodical&gt;&lt;full-title&gt;New Directions for Teaching &amp;amp; Learning&lt;/full-title&gt;&lt;/alt-periodical&gt;&lt;pages&gt;101-114&lt;/pages&gt;&lt;volume&gt;2008&lt;/volume&gt;&lt;keywords&gt;&lt;keyword&gt;EDUCATIONAL surveys&lt;/keyword&gt;&lt;keyword&gt;INFORMATION literacy&lt;/keyword&gt;&lt;keyword&gt;LIBRARIES&lt;/keyword&gt;&lt;keyword&gt;ACTIVITY programs in education&lt;/keyword&gt;&lt;keyword&gt;EDUCATION, Higher&lt;/keyword&gt;&lt;keyword&gt;COLLEGE students&lt;/keyword&gt;&lt;keyword&gt;UNIVERSITIES &amp;amp; colleges&lt;/keyword&gt;&lt;/keywords&gt;&lt;dates&gt;&lt;year&gt;2008&lt;/year&gt;&lt;pub-dates&gt;&lt;date&gt;Summer2008&lt;/date&gt;&lt;/pub-dates&gt;&lt;/dates&gt;&lt;publisher&gt;John Wiley &amp;amp; Sons, Inc. / Education&lt;/publisher&gt;&lt;urls&gt;&lt;related-urls&gt;&lt;url&gt;10.1002/tl.320&lt;/url&gt;&lt;url&gt;http://libproxy.unm.edu/login?url=http://search.ebscohost.com/login.aspx?direct=true&amp;amp;db=ehh&amp;amp;AN=32750175&amp;amp;loginpage=Login.asp&amp;amp;site=ehost-live&amp;amp;scope=site&lt;/url&gt;&lt;/related-urls&gt;&lt;/urls&gt;&lt;electronic-resource-num&gt;10.1002/tl.320&lt;/electronic-resource-num&gt;&lt;/record&gt;&lt;/Cite&gt;&lt;/EndNote&gt;</w:instrText>
      </w:r>
      <w:r w:rsidR="00E6099C" w:rsidRPr="00127044">
        <w:rPr>
          <w:rFonts w:ascii="Times New Roman" w:hAnsi="Times New Roman"/>
        </w:rPr>
        <w:fldChar w:fldCharType="separate"/>
      </w:r>
      <w:r w:rsidR="009812FA" w:rsidRPr="00127044">
        <w:rPr>
          <w:rFonts w:ascii="Times New Roman" w:hAnsi="Times New Roman"/>
        </w:rPr>
        <w:t>(</w:t>
      </w:r>
      <w:hyperlink w:anchor="_ENREF_50" w:tooltip="Gratch-Lindauer, 2008 #44" w:history="1">
        <w:r w:rsidR="00886D37" w:rsidRPr="00127044">
          <w:rPr>
            <w:rFonts w:ascii="Times New Roman" w:hAnsi="Times New Roman"/>
          </w:rPr>
          <w:t>Gratch-Lindauer, 2008</w:t>
        </w:r>
      </w:hyperlink>
      <w:r w:rsidR="009812FA" w:rsidRPr="00127044">
        <w:rPr>
          <w:rFonts w:ascii="Times New Roman" w:hAnsi="Times New Roman"/>
        </w:rPr>
        <w:t>)</w:t>
      </w:r>
      <w:r w:rsidR="00E6099C" w:rsidRPr="00127044">
        <w:rPr>
          <w:rFonts w:ascii="Times New Roman" w:hAnsi="Times New Roman"/>
        </w:rPr>
        <w:fldChar w:fldCharType="end"/>
      </w:r>
      <w:r w:rsidR="009812FA" w:rsidRPr="00127044">
        <w:rPr>
          <w:rFonts w:ascii="Times New Roman" w:hAnsi="Times New Roman"/>
        </w:rPr>
        <w:t>. I had originally planned to fit a second model using the ILT questions as indicators for the library construct, but only 33 institutions participated, a sample size far too small for structural equation modeling or a multiple linear regression analysis.</w:t>
      </w:r>
      <w:r w:rsidR="00254D10" w:rsidRPr="00127044">
        <w:rPr>
          <w:rFonts w:ascii="Times New Roman" w:hAnsi="Times New Roman"/>
        </w:rPr>
        <w:t xml:space="preserve"> See Appendix </w:t>
      </w:r>
      <w:r w:rsidR="000B2FE3" w:rsidRPr="00127044">
        <w:rPr>
          <w:rFonts w:ascii="Times New Roman" w:hAnsi="Times New Roman"/>
        </w:rPr>
        <w:t>B</w:t>
      </w:r>
      <w:r w:rsidR="00254D10" w:rsidRPr="00127044">
        <w:rPr>
          <w:rFonts w:ascii="Times New Roman" w:hAnsi="Times New Roman"/>
        </w:rPr>
        <w:t xml:space="preserve"> for a discussion </w:t>
      </w:r>
      <w:r w:rsidR="00FE0ACC" w:rsidRPr="00127044">
        <w:rPr>
          <w:rFonts w:ascii="Times New Roman" w:hAnsi="Times New Roman"/>
        </w:rPr>
        <w:t xml:space="preserve">of the indicators and their estimated </w:t>
      </w:r>
      <w:r w:rsidR="00FE0ACC" w:rsidRPr="00127044">
        <w:rPr>
          <w:rFonts w:ascii="Times New Roman" w:hAnsi="Times New Roman"/>
        </w:rPr>
        <w:lastRenderedPageBreak/>
        <w:t xml:space="preserve">correlations with the observed measures I used in this study. I return to a discussion of these measures in the section on future research in Chapter </w:t>
      </w:r>
      <w:r w:rsidR="003828F7" w:rsidRPr="00127044">
        <w:rPr>
          <w:rFonts w:ascii="Times New Roman" w:hAnsi="Times New Roman"/>
        </w:rPr>
        <w:t>5</w:t>
      </w:r>
      <w:r w:rsidR="00FE0ACC" w:rsidRPr="00127044">
        <w:rPr>
          <w:rFonts w:ascii="Times New Roman" w:hAnsi="Times New Roman"/>
        </w:rPr>
        <w:t xml:space="preserve">. </w:t>
      </w:r>
    </w:p>
    <w:p w:rsidR="00E743E0" w:rsidRPr="00127044" w:rsidRDefault="00E743E0" w:rsidP="00E743E0">
      <w:pPr>
        <w:pStyle w:val="Heading3fordissertation"/>
      </w:pPr>
      <w:bookmarkStart w:id="111" w:name="_Toc357082364"/>
      <w:r w:rsidRPr="00127044">
        <w:t>Academic Performance</w:t>
      </w:r>
      <w:bookmarkEnd w:id="111"/>
    </w:p>
    <w:p w:rsidR="00E743E0" w:rsidRPr="00127044" w:rsidRDefault="00254D10" w:rsidP="00E743E0">
      <w:pPr>
        <w:spacing w:line="480" w:lineRule="auto"/>
        <w:ind w:firstLine="720"/>
        <w:rPr>
          <w:rFonts w:ascii="Times New Roman" w:hAnsi="Times New Roman"/>
        </w:rPr>
      </w:pPr>
      <w:r w:rsidRPr="00127044">
        <w:rPr>
          <w:rFonts w:ascii="Times New Roman" w:hAnsi="Times New Roman"/>
        </w:rPr>
        <w:t xml:space="preserve">The observable measures for the </w:t>
      </w:r>
      <w:r w:rsidR="000F62CE" w:rsidRPr="00127044">
        <w:rPr>
          <w:rFonts w:ascii="Times New Roman" w:hAnsi="Times New Roman"/>
        </w:rPr>
        <w:t>Academic P</w:t>
      </w:r>
      <w:r w:rsidR="00E743E0" w:rsidRPr="00127044">
        <w:rPr>
          <w:rFonts w:ascii="Times New Roman" w:hAnsi="Times New Roman"/>
        </w:rPr>
        <w:t xml:space="preserve">erformance </w:t>
      </w:r>
      <w:r w:rsidRPr="00127044">
        <w:rPr>
          <w:rFonts w:ascii="Times New Roman" w:hAnsi="Times New Roman"/>
        </w:rPr>
        <w:t>construct index</w:t>
      </w:r>
      <w:r w:rsidR="00E743E0" w:rsidRPr="00127044">
        <w:rPr>
          <w:rFonts w:ascii="Times New Roman" w:hAnsi="Times New Roman"/>
        </w:rPr>
        <w:t xml:space="preserve"> achievement</w:t>
      </w:r>
      <w:r w:rsidR="006F1B5B" w:rsidRPr="00127044">
        <w:rPr>
          <w:rFonts w:ascii="Times New Roman" w:hAnsi="Times New Roman"/>
        </w:rPr>
        <w:t xml:space="preserve"> and higher order thinking skills</w:t>
      </w:r>
      <w:r w:rsidR="00E743E0" w:rsidRPr="00127044">
        <w:rPr>
          <w:rFonts w:ascii="Times New Roman" w:hAnsi="Times New Roman"/>
        </w:rPr>
        <w:t xml:space="preserve">. In addition to grade point average (GPA), performance can be indicated by the use of higher order thinking or deep processing skills. Fenollar, Román, and Cuestas </w:t>
      </w:r>
      <w:r w:rsidR="00E6099C" w:rsidRPr="00127044">
        <w:rPr>
          <w:rFonts w:ascii="Times New Roman" w:hAnsi="Times New Roman"/>
        </w:rPr>
        <w:fldChar w:fldCharType="begin">
          <w:fldData xml:space="preserve">PEVuZE5vdGU+PENpdGUgRXhjbHVkZUF1dGg9IjEiPjxBdXRob3I+RmVub2xsYXI8L0F1dGhvcj48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PEVuZE5vdGU+PENpdGUgRXhjbHVkZUF1dGg9IjEiPjxBdXRob3I+RmVub2xsYXI8L0F1dGhvcj48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E743E0" w:rsidRPr="00127044">
        <w:rPr>
          <w:rFonts w:ascii="Times New Roman" w:hAnsi="Times New Roman"/>
          <w:noProof/>
        </w:rPr>
        <w:t>(</w:t>
      </w:r>
      <w:hyperlink w:anchor="_ENREF_42" w:tooltip="Fenollar, 2007 #88" w:history="1">
        <w:r w:rsidR="00886D37" w:rsidRPr="00127044">
          <w:rPr>
            <w:rFonts w:ascii="Times New Roman" w:hAnsi="Times New Roman"/>
            <w:noProof/>
          </w:rPr>
          <w:t>2007</w:t>
        </w:r>
      </w:hyperlink>
      <w:r w:rsidR="00E743E0" w:rsidRPr="00127044">
        <w:rPr>
          <w:rFonts w:ascii="Times New Roman" w:hAnsi="Times New Roman"/>
          <w:noProof/>
        </w:rPr>
        <w:t>)</w:t>
      </w:r>
      <w:r w:rsidR="00E6099C" w:rsidRPr="00127044">
        <w:rPr>
          <w:rFonts w:ascii="Times New Roman" w:hAnsi="Times New Roman"/>
        </w:rPr>
        <w:fldChar w:fldCharType="end"/>
      </w:r>
      <w:r w:rsidR="00E743E0" w:rsidRPr="00127044">
        <w:rPr>
          <w:rFonts w:ascii="Times New Roman" w:hAnsi="Times New Roman"/>
        </w:rPr>
        <w:t xml:space="preserve">, for example, found a statistically significant correlation between deep processing and academic performance, so I have included the item on the NSSE that asks about higher order thinking skills </w:t>
      </w:r>
      <w:r w:rsidR="008104D0" w:rsidRPr="00127044">
        <w:rPr>
          <w:rFonts w:ascii="Times New Roman" w:hAnsi="Times New Roman"/>
        </w:rPr>
        <w:t>to create</w:t>
      </w:r>
      <w:r w:rsidR="00E743E0" w:rsidRPr="00127044">
        <w:rPr>
          <w:rFonts w:ascii="Times New Roman" w:hAnsi="Times New Roman"/>
        </w:rPr>
        <w:t xml:space="preserve"> a scale called Bloom’s Taxonomy. In addition, NSSE asks students how the institution has contributed to their ability to think critically and learn on their own. The indicators for the academic performance construct include:</w:t>
      </w:r>
    </w:p>
    <w:p w:rsidR="00E743E0" w:rsidRPr="00127044" w:rsidRDefault="00E743E0" w:rsidP="00E743E0">
      <w:pPr>
        <w:pStyle w:val="ListParagraph"/>
        <w:numPr>
          <w:ilvl w:val="0"/>
          <w:numId w:val="5"/>
        </w:numPr>
        <w:spacing w:line="480" w:lineRule="auto"/>
        <w:rPr>
          <w:rFonts w:eastAsiaTheme="minorHAnsi"/>
        </w:rPr>
      </w:pPr>
      <w:r w:rsidRPr="00127044">
        <w:rPr>
          <w:rFonts w:eastAsiaTheme="minorHAnsi"/>
        </w:rPr>
        <w:t>What have most of your grades been up to now at this institution? (choices include fractionated grades from A, A-…C, C- or lower</w:t>
      </w:r>
      <w:r w:rsidR="00D37283" w:rsidRPr="00127044">
        <w:rPr>
          <w:rFonts w:eastAsiaTheme="minorHAnsi"/>
        </w:rPr>
        <w:t>) (NSSE)</w:t>
      </w:r>
    </w:p>
    <w:p w:rsidR="00E743E0" w:rsidRPr="00127044" w:rsidRDefault="00E743E0" w:rsidP="00E743E0">
      <w:pPr>
        <w:pStyle w:val="ListParagraph"/>
        <w:numPr>
          <w:ilvl w:val="0"/>
          <w:numId w:val="5"/>
        </w:numPr>
        <w:spacing w:line="480" w:lineRule="auto"/>
      </w:pPr>
      <w:r w:rsidRPr="00127044">
        <w:t>During the current school year, how much has your coursework emphasized the following mental activities? (very much, quite a bit, some very little) (NSSE)</w:t>
      </w:r>
    </w:p>
    <w:p w:rsidR="00E743E0" w:rsidRPr="00127044" w:rsidRDefault="00E743E0" w:rsidP="00E743E0">
      <w:pPr>
        <w:pStyle w:val="ListParagraph"/>
        <w:numPr>
          <w:ilvl w:val="1"/>
          <w:numId w:val="5"/>
        </w:numPr>
        <w:spacing w:line="480" w:lineRule="auto"/>
      </w:pPr>
      <w:r w:rsidRPr="00127044">
        <w:t xml:space="preserve">Memorizing </w:t>
      </w:r>
    </w:p>
    <w:p w:rsidR="00E743E0" w:rsidRPr="00127044" w:rsidRDefault="00E743E0" w:rsidP="00E743E0">
      <w:pPr>
        <w:pStyle w:val="ListParagraph"/>
        <w:numPr>
          <w:ilvl w:val="1"/>
          <w:numId w:val="5"/>
        </w:numPr>
        <w:spacing w:line="480" w:lineRule="auto"/>
      </w:pPr>
      <w:r w:rsidRPr="00127044">
        <w:t>Analyzing</w:t>
      </w:r>
    </w:p>
    <w:p w:rsidR="00E743E0" w:rsidRPr="00127044" w:rsidRDefault="00E743E0" w:rsidP="00E743E0">
      <w:pPr>
        <w:pStyle w:val="ListParagraph"/>
        <w:numPr>
          <w:ilvl w:val="1"/>
          <w:numId w:val="5"/>
        </w:numPr>
        <w:spacing w:line="480" w:lineRule="auto"/>
      </w:pPr>
      <w:r w:rsidRPr="00127044">
        <w:t>Synthesizing</w:t>
      </w:r>
    </w:p>
    <w:p w:rsidR="00E743E0" w:rsidRPr="00127044" w:rsidRDefault="00E743E0" w:rsidP="00E743E0">
      <w:pPr>
        <w:pStyle w:val="ListParagraph"/>
        <w:numPr>
          <w:ilvl w:val="1"/>
          <w:numId w:val="5"/>
        </w:numPr>
        <w:spacing w:line="480" w:lineRule="auto"/>
      </w:pPr>
      <w:r w:rsidRPr="00127044">
        <w:t>Making judgments</w:t>
      </w:r>
    </w:p>
    <w:p w:rsidR="00E743E0" w:rsidRPr="00127044" w:rsidRDefault="00E743E0" w:rsidP="00E743E0">
      <w:pPr>
        <w:pStyle w:val="ListParagraph"/>
        <w:numPr>
          <w:ilvl w:val="1"/>
          <w:numId w:val="5"/>
        </w:numPr>
        <w:spacing w:line="480" w:lineRule="auto"/>
      </w:pPr>
      <w:r w:rsidRPr="00127044">
        <w:t>Applying</w:t>
      </w:r>
    </w:p>
    <w:p w:rsidR="00E743E0" w:rsidRPr="00127044" w:rsidRDefault="00E743E0" w:rsidP="00E743E0">
      <w:pPr>
        <w:pStyle w:val="ListParagraph"/>
        <w:numPr>
          <w:ilvl w:val="0"/>
          <w:numId w:val="5"/>
        </w:numPr>
        <w:spacing w:line="480" w:lineRule="auto"/>
      </w:pPr>
      <w:r w:rsidRPr="00127044">
        <w:t>To what extent has your experience at this institution contributed to your knowledge, skills, and personal development in the following areas?</w:t>
      </w:r>
    </w:p>
    <w:p w:rsidR="00E743E0" w:rsidRPr="00127044" w:rsidRDefault="00E743E0" w:rsidP="00E743E0">
      <w:pPr>
        <w:pStyle w:val="ListParagraph"/>
        <w:numPr>
          <w:ilvl w:val="1"/>
          <w:numId w:val="5"/>
        </w:numPr>
        <w:spacing w:line="480" w:lineRule="auto"/>
      </w:pPr>
      <w:r w:rsidRPr="00127044">
        <w:lastRenderedPageBreak/>
        <w:t>Thinking critically and analytically</w:t>
      </w:r>
    </w:p>
    <w:p w:rsidR="00E743E0" w:rsidRPr="00127044" w:rsidRDefault="00E743E0" w:rsidP="00E743E0">
      <w:pPr>
        <w:pStyle w:val="ListParagraph"/>
        <w:numPr>
          <w:ilvl w:val="1"/>
          <w:numId w:val="5"/>
        </w:numPr>
        <w:spacing w:line="480" w:lineRule="auto"/>
      </w:pPr>
      <w:r w:rsidRPr="00127044">
        <w:t>Learning effectively on your own</w:t>
      </w:r>
    </w:p>
    <w:p w:rsidR="00FA7F2D" w:rsidRPr="00127044" w:rsidRDefault="00FA7F2D" w:rsidP="00FB713F">
      <w:pPr>
        <w:pStyle w:val="Heading3fordissertation"/>
      </w:pPr>
      <w:bookmarkStart w:id="112" w:name="_Toc357082365"/>
      <w:r w:rsidRPr="00127044">
        <w:t>Academic Integration</w:t>
      </w:r>
      <w:bookmarkEnd w:id="112"/>
    </w:p>
    <w:p w:rsidR="00412390" w:rsidRPr="00127044" w:rsidRDefault="001A384C" w:rsidP="00412390">
      <w:pPr>
        <w:spacing w:line="480" w:lineRule="auto"/>
        <w:ind w:firstLine="720"/>
        <w:rPr>
          <w:rFonts w:ascii="Times New Roman" w:hAnsi="Times New Roman"/>
        </w:rPr>
      </w:pPr>
      <w:r w:rsidRPr="00127044">
        <w:rPr>
          <w:rFonts w:ascii="Times New Roman" w:hAnsi="Times New Roman"/>
        </w:rPr>
        <w:t xml:space="preserve">The indicators for </w:t>
      </w:r>
      <w:r w:rsidR="00DB0F6E" w:rsidRPr="00127044">
        <w:rPr>
          <w:rFonts w:ascii="Times New Roman" w:hAnsi="Times New Roman"/>
        </w:rPr>
        <w:t>A</w:t>
      </w:r>
      <w:r w:rsidRPr="00127044">
        <w:rPr>
          <w:rFonts w:ascii="Times New Roman" w:hAnsi="Times New Roman"/>
        </w:rPr>
        <w:t>cademic Integration measure</w:t>
      </w:r>
      <w:r w:rsidR="00DB0F6E" w:rsidRPr="00127044">
        <w:rPr>
          <w:rFonts w:ascii="Times New Roman" w:hAnsi="Times New Roman"/>
        </w:rPr>
        <w:t xml:space="preserve"> the extent to which students are content with their academic life and the degree to which they are involved in</w:t>
      </w:r>
      <w:r w:rsidR="00412390" w:rsidRPr="00127044">
        <w:rPr>
          <w:rFonts w:ascii="Times New Roman" w:hAnsi="Times New Roman"/>
        </w:rPr>
        <w:t xml:space="preserve"> and challenged by</w:t>
      </w:r>
      <w:r w:rsidR="00DB0F6E" w:rsidRPr="00127044">
        <w:rPr>
          <w:rFonts w:ascii="Times New Roman" w:hAnsi="Times New Roman"/>
        </w:rPr>
        <w:t xml:space="preserve"> academic activities. </w:t>
      </w:r>
      <w:r w:rsidR="00BA74D1" w:rsidRPr="00127044">
        <w:rPr>
          <w:rFonts w:ascii="Times New Roman" w:hAnsi="Times New Roman"/>
        </w:rPr>
        <w:t xml:space="preserve">I used </w:t>
      </w:r>
      <w:r w:rsidR="00412390" w:rsidRPr="00127044">
        <w:rPr>
          <w:rFonts w:ascii="Times New Roman" w:hAnsi="Times New Roman"/>
        </w:rPr>
        <w:t xml:space="preserve">Pike’s </w:t>
      </w:r>
      <w:r w:rsidR="00967516" w:rsidRPr="00127044">
        <w:rPr>
          <w:rFonts w:ascii="Times New Roman" w:hAnsi="Times New Roman"/>
        </w:rPr>
        <w:t>(2006a, 2006b)</w:t>
      </w:r>
      <w:r w:rsidR="00412390" w:rsidRPr="00127044">
        <w:rPr>
          <w:rFonts w:ascii="Times New Roman" w:hAnsi="Times New Roman"/>
        </w:rPr>
        <w:t xml:space="preserve"> </w:t>
      </w:r>
      <w:r w:rsidR="00967516" w:rsidRPr="00127044">
        <w:rPr>
          <w:rFonts w:ascii="Times New Roman" w:hAnsi="Times New Roman"/>
        </w:rPr>
        <w:t xml:space="preserve">scalelets </w:t>
      </w:r>
      <w:r w:rsidR="00BA74D1" w:rsidRPr="00127044">
        <w:rPr>
          <w:rFonts w:ascii="Times New Roman" w:hAnsi="Times New Roman"/>
        </w:rPr>
        <w:t xml:space="preserve">as </w:t>
      </w:r>
      <w:r w:rsidR="00412390" w:rsidRPr="00127044">
        <w:rPr>
          <w:rFonts w:ascii="Times New Roman" w:hAnsi="Times New Roman"/>
        </w:rPr>
        <w:t>i</w:t>
      </w:r>
      <w:r w:rsidR="00DB0F6E" w:rsidRPr="00127044">
        <w:rPr>
          <w:rFonts w:ascii="Times New Roman" w:hAnsi="Times New Roman"/>
        </w:rPr>
        <w:t>ndicators:</w:t>
      </w:r>
    </w:p>
    <w:p w:rsidR="00412390" w:rsidRPr="00127044" w:rsidRDefault="00583B7F" w:rsidP="005616EB">
      <w:pPr>
        <w:pStyle w:val="ListParagraph"/>
        <w:numPr>
          <w:ilvl w:val="0"/>
          <w:numId w:val="10"/>
        </w:numPr>
        <w:spacing w:line="480" w:lineRule="auto"/>
      </w:pPr>
      <w:r w:rsidRPr="00127044">
        <w:t xml:space="preserve">course challenge </w:t>
      </w:r>
    </w:p>
    <w:p w:rsidR="00412390" w:rsidRPr="00127044" w:rsidRDefault="00412390" w:rsidP="005616EB">
      <w:pPr>
        <w:pStyle w:val="ListParagraph"/>
        <w:numPr>
          <w:ilvl w:val="0"/>
          <w:numId w:val="10"/>
        </w:numPr>
        <w:spacing w:line="480" w:lineRule="auto"/>
      </w:pPr>
      <w:r w:rsidRPr="00127044">
        <w:t xml:space="preserve">active learning </w:t>
      </w:r>
    </w:p>
    <w:p w:rsidR="00412390" w:rsidRPr="00127044" w:rsidRDefault="00FA7F2D" w:rsidP="005616EB">
      <w:pPr>
        <w:pStyle w:val="ListParagraph"/>
        <w:numPr>
          <w:ilvl w:val="0"/>
          <w:numId w:val="10"/>
        </w:numPr>
        <w:spacing w:line="480" w:lineRule="auto"/>
      </w:pPr>
      <w:r w:rsidRPr="00127044">
        <w:t>collaborative learning</w:t>
      </w:r>
      <w:r w:rsidR="00412390" w:rsidRPr="00127044">
        <w:t xml:space="preserve"> </w:t>
      </w:r>
    </w:p>
    <w:p w:rsidR="00412390" w:rsidRPr="00127044" w:rsidRDefault="00412390" w:rsidP="005616EB">
      <w:pPr>
        <w:pStyle w:val="ListParagraph"/>
        <w:numPr>
          <w:ilvl w:val="0"/>
          <w:numId w:val="10"/>
        </w:numPr>
        <w:spacing w:line="480" w:lineRule="auto"/>
      </w:pPr>
      <w:r w:rsidRPr="00127044">
        <w:t xml:space="preserve">course interaction </w:t>
      </w:r>
    </w:p>
    <w:p w:rsidR="002C7A57" w:rsidRPr="00127044" w:rsidRDefault="002C7A57" w:rsidP="00FB713F">
      <w:pPr>
        <w:pStyle w:val="Heading3fordissertation"/>
      </w:pPr>
      <w:bookmarkStart w:id="113" w:name="_Toc357082366"/>
      <w:r w:rsidRPr="00127044">
        <w:t>Institutional Commitment</w:t>
      </w:r>
      <w:bookmarkEnd w:id="113"/>
    </w:p>
    <w:p w:rsidR="004833C5" w:rsidRPr="00127044" w:rsidRDefault="00DB0F6E" w:rsidP="00013411">
      <w:pPr>
        <w:spacing w:line="480" w:lineRule="auto"/>
        <w:ind w:firstLine="720"/>
        <w:rPr>
          <w:rFonts w:ascii="Times New Roman" w:hAnsi="Times New Roman"/>
        </w:rPr>
      </w:pPr>
      <w:r w:rsidRPr="00127044">
        <w:rPr>
          <w:rFonts w:ascii="Times New Roman" w:hAnsi="Times New Roman"/>
        </w:rPr>
        <w:t xml:space="preserve">Institutional commitment </w:t>
      </w:r>
      <w:r w:rsidR="00184B22" w:rsidRPr="00127044">
        <w:rPr>
          <w:rFonts w:ascii="Times New Roman" w:hAnsi="Times New Roman"/>
        </w:rPr>
        <w:t>is defined as</w:t>
      </w:r>
      <w:r w:rsidRPr="00127044">
        <w:rPr>
          <w:rFonts w:ascii="Times New Roman" w:hAnsi="Times New Roman"/>
        </w:rPr>
        <w:t xml:space="preserve"> the overall </w:t>
      </w:r>
      <w:r w:rsidR="00365DDE" w:rsidRPr="00127044">
        <w:rPr>
          <w:rFonts w:ascii="Times New Roman" w:hAnsi="Times New Roman"/>
        </w:rPr>
        <w:t xml:space="preserve">allegiance </w:t>
      </w:r>
      <w:r w:rsidRPr="00127044">
        <w:rPr>
          <w:rFonts w:ascii="Times New Roman" w:hAnsi="Times New Roman"/>
        </w:rPr>
        <w:t xml:space="preserve">students have </w:t>
      </w:r>
      <w:r w:rsidR="00365DDE" w:rsidRPr="00127044">
        <w:rPr>
          <w:rFonts w:ascii="Times New Roman" w:hAnsi="Times New Roman"/>
        </w:rPr>
        <w:t>to</w:t>
      </w:r>
      <w:r w:rsidRPr="00127044">
        <w:rPr>
          <w:rFonts w:ascii="Times New Roman" w:hAnsi="Times New Roman"/>
        </w:rPr>
        <w:t xml:space="preserve"> their institution and the people with whom they interact. </w:t>
      </w:r>
      <w:r w:rsidR="00BA74D1" w:rsidRPr="00127044">
        <w:rPr>
          <w:rFonts w:ascii="Times New Roman" w:hAnsi="Times New Roman"/>
        </w:rPr>
        <w:t>I used three indicators from NSSE and Pike’s support for student success scalelet.</w:t>
      </w:r>
      <w:r w:rsidR="00C23ABD" w:rsidRPr="00127044">
        <w:rPr>
          <w:rFonts w:ascii="Times New Roman" w:hAnsi="Times New Roman"/>
        </w:rPr>
        <w:t xml:space="preserve"> </w:t>
      </w:r>
      <w:r w:rsidRPr="00127044">
        <w:rPr>
          <w:rFonts w:ascii="Times New Roman" w:hAnsi="Times New Roman"/>
        </w:rPr>
        <w:t xml:space="preserve">Indicators </w:t>
      </w:r>
      <w:r w:rsidR="00C23ABD" w:rsidRPr="00127044">
        <w:rPr>
          <w:rFonts w:ascii="Times New Roman" w:hAnsi="Times New Roman"/>
        </w:rPr>
        <w:t xml:space="preserve">for the institutional commitment construct </w:t>
      </w:r>
      <w:r w:rsidRPr="00127044">
        <w:rPr>
          <w:rFonts w:ascii="Times New Roman" w:hAnsi="Times New Roman"/>
        </w:rPr>
        <w:t>include:</w:t>
      </w:r>
    </w:p>
    <w:p w:rsidR="005B4542" w:rsidRPr="00127044" w:rsidRDefault="005B4542" w:rsidP="005616EB">
      <w:pPr>
        <w:pStyle w:val="ListParagraph"/>
        <w:numPr>
          <w:ilvl w:val="0"/>
          <w:numId w:val="3"/>
        </w:numPr>
        <w:spacing w:line="480" w:lineRule="auto"/>
      </w:pPr>
      <w:r w:rsidRPr="00127044">
        <w:t>Mark the box that best represents the quality of your relationships with people at your i</w:t>
      </w:r>
      <w:r w:rsidR="00365DDE" w:rsidRPr="00127044">
        <w:t>nstitution (s</w:t>
      </w:r>
      <w:r w:rsidRPr="00127044">
        <w:t>even point Likert scale)</w:t>
      </w:r>
      <w:r w:rsidR="00DC668D" w:rsidRPr="00127044">
        <w:t xml:space="preserve"> (NSSE)</w:t>
      </w:r>
    </w:p>
    <w:p w:rsidR="005B4542" w:rsidRPr="00127044" w:rsidRDefault="005B4542" w:rsidP="005616EB">
      <w:pPr>
        <w:pStyle w:val="ListParagraph"/>
        <w:numPr>
          <w:ilvl w:val="1"/>
          <w:numId w:val="3"/>
        </w:numPr>
        <w:spacing w:line="480" w:lineRule="auto"/>
      </w:pPr>
      <w:r w:rsidRPr="00127044">
        <w:t xml:space="preserve">Relationships with other students (1. unfriendly, unsupportive, sense of alienation to 7. </w:t>
      </w:r>
      <w:r w:rsidR="00DC668D" w:rsidRPr="00127044">
        <w:t>f</w:t>
      </w:r>
      <w:r w:rsidRPr="00127044">
        <w:t>riendly, supportive, sense of belonging)</w:t>
      </w:r>
    </w:p>
    <w:p w:rsidR="005B4542" w:rsidRPr="00127044" w:rsidRDefault="005B4542" w:rsidP="005616EB">
      <w:pPr>
        <w:pStyle w:val="ListParagraph"/>
        <w:numPr>
          <w:ilvl w:val="1"/>
          <w:numId w:val="3"/>
        </w:numPr>
        <w:spacing w:line="480" w:lineRule="auto"/>
      </w:pPr>
      <w:r w:rsidRPr="00127044">
        <w:t xml:space="preserve">Relationships with faculty members (1. unavailable, </w:t>
      </w:r>
      <w:r w:rsidR="00DC668D" w:rsidRPr="00127044">
        <w:t>unhelpful</w:t>
      </w:r>
      <w:r w:rsidRPr="00127044">
        <w:t xml:space="preserve">, </w:t>
      </w:r>
      <w:r w:rsidR="00DC668D" w:rsidRPr="00127044">
        <w:t>unsympathetic</w:t>
      </w:r>
      <w:r w:rsidRPr="00127044">
        <w:t xml:space="preserve"> to 7. </w:t>
      </w:r>
      <w:r w:rsidR="00DC668D" w:rsidRPr="00127044">
        <w:t>available</w:t>
      </w:r>
      <w:r w:rsidRPr="00127044">
        <w:t xml:space="preserve">, </w:t>
      </w:r>
      <w:r w:rsidR="00DC668D" w:rsidRPr="00127044">
        <w:t>helpful</w:t>
      </w:r>
      <w:r w:rsidRPr="00127044">
        <w:t xml:space="preserve">, </w:t>
      </w:r>
      <w:r w:rsidR="00DC668D" w:rsidRPr="00127044">
        <w:t>sympathetic</w:t>
      </w:r>
      <w:r w:rsidRPr="00127044">
        <w:t>)</w:t>
      </w:r>
    </w:p>
    <w:p w:rsidR="005B4542" w:rsidRPr="00127044" w:rsidRDefault="005B4542" w:rsidP="005616EB">
      <w:pPr>
        <w:pStyle w:val="ListParagraph"/>
        <w:numPr>
          <w:ilvl w:val="1"/>
          <w:numId w:val="3"/>
        </w:numPr>
        <w:spacing w:line="480" w:lineRule="auto"/>
      </w:pPr>
      <w:r w:rsidRPr="00127044">
        <w:t xml:space="preserve">Relationships with personnel and offices (1. </w:t>
      </w:r>
      <w:r w:rsidR="00DC668D" w:rsidRPr="00127044">
        <w:t>unhelpful</w:t>
      </w:r>
      <w:r w:rsidRPr="00127044">
        <w:t xml:space="preserve">, </w:t>
      </w:r>
      <w:r w:rsidR="00DC668D" w:rsidRPr="00127044">
        <w:t>inconsiderate</w:t>
      </w:r>
      <w:r w:rsidRPr="00127044">
        <w:t xml:space="preserve">, </w:t>
      </w:r>
      <w:r w:rsidR="00DC668D" w:rsidRPr="00127044">
        <w:t>rigid</w:t>
      </w:r>
      <w:r w:rsidRPr="00127044">
        <w:t xml:space="preserve"> to 7. </w:t>
      </w:r>
      <w:r w:rsidR="00DC668D" w:rsidRPr="00127044">
        <w:t>helpful</w:t>
      </w:r>
      <w:r w:rsidRPr="00127044">
        <w:t xml:space="preserve">, </w:t>
      </w:r>
      <w:r w:rsidR="00DC668D" w:rsidRPr="00127044">
        <w:t>considerate</w:t>
      </w:r>
      <w:r w:rsidRPr="00127044">
        <w:t xml:space="preserve">, </w:t>
      </w:r>
      <w:r w:rsidR="00DC668D" w:rsidRPr="00127044">
        <w:t>flexible</w:t>
      </w:r>
      <w:r w:rsidRPr="00127044">
        <w:t>)</w:t>
      </w:r>
    </w:p>
    <w:p w:rsidR="00C23ABD" w:rsidRPr="00127044" w:rsidRDefault="00C23ABD" w:rsidP="00C23ABD">
      <w:pPr>
        <w:pStyle w:val="ListParagraph"/>
        <w:numPr>
          <w:ilvl w:val="0"/>
          <w:numId w:val="3"/>
        </w:numPr>
        <w:spacing w:line="480" w:lineRule="auto"/>
      </w:pPr>
      <w:r w:rsidRPr="00127044">
        <w:rPr>
          <w:szCs w:val="20"/>
        </w:rPr>
        <w:lastRenderedPageBreak/>
        <w:t>Support for student success</w:t>
      </w:r>
    </w:p>
    <w:p w:rsidR="002C7A57" w:rsidRPr="00127044" w:rsidRDefault="002C7A57" w:rsidP="00FB713F">
      <w:pPr>
        <w:pStyle w:val="Heading3fordissertation"/>
      </w:pPr>
      <w:bookmarkStart w:id="114" w:name="_Toc357082367"/>
      <w:r w:rsidRPr="00127044">
        <w:t>Intent to Persist</w:t>
      </w:r>
      <w:bookmarkEnd w:id="114"/>
    </w:p>
    <w:p w:rsidR="00C23ABD" w:rsidRPr="00127044" w:rsidRDefault="00184B22" w:rsidP="00C23ABD">
      <w:pPr>
        <w:spacing w:line="480" w:lineRule="auto"/>
        <w:ind w:firstLine="720"/>
        <w:rPr>
          <w:rFonts w:ascii="Times New Roman" w:hAnsi="Times New Roman"/>
        </w:rPr>
      </w:pPr>
      <w:r w:rsidRPr="00127044">
        <w:rPr>
          <w:rFonts w:ascii="Times New Roman" w:hAnsi="Times New Roman"/>
        </w:rPr>
        <w:t xml:space="preserve">The </w:t>
      </w:r>
      <w:r w:rsidR="00635885" w:rsidRPr="00127044">
        <w:rPr>
          <w:rFonts w:ascii="Times New Roman" w:hAnsi="Times New Roman"/>
        </w:rPr>
        <w:t xml:space="preserve">Intent to </w:t>
      </w:r>
      <w:r w:rsidRPr="00127044">
        <w:rPr>
          <w:rFonts w:ascii="Times New Roman" w:hAnsi="Times New Roman"/>
        </w:rPr>
        <w:t>P</w:t>
      </w:r>
      <w:r w:rsidR="00635885" w:rsidRPr="00127044">
        <w:rPr>
          <w:rFonts w:ascii="Times New Roman" w:hAnsi="Times New Roman"/>
        </w:rPr>
        <w:t xml:space="preserve">ersist </w:t>
      </w:r>
      <w:r w:rsidRPr="00127044">
        <w:rPr>
          <w:rFonts w:ascii="Times New Roman" w:hAnsi="Times New Roman"/>
        </w:rPr>
        <w:t xml:space="preserve">construct captures the notion of </w:t>
      </w:r>
      <w:r w:rsidR="00635885" w:rsidRPr="00127044">
        <w:rPr>
          <w:rFonts w:ascii="Times New Roman" w:hAnsi="Times New Roman"/>
        </w:rPr>
        <w:t>a student’s intention to stay in school.</w:t>
      </w:r>
      <w:r w:rsidR="00701F66" w:rsidRPr="00127044">
        <w:rPr>
          <w:rFonts w:ascii="Times New Roman" w:hAnsi="Times New Roman"/>
        </w:rPr>
        <w:t xml:space="preserve"> There </w:t>
      </w:r>
      <w:r w:rsidR="00C23ABD" w:rsidRPr="00127044">
        <w:rPr>
          <w:rFonts w:ascii="Times New Roman" w:hAnsi="Times New Roman"/>
        </w:rPr>
        <w:t>are two items</w:t>
      </w:r>
      <w:r w:rsidR="00701F66" w:rsidRPr="00127044">
        <w:rPr>
          <w:rFonts w:ascii="Times New Roman" w:hAnsi="Times New Roman"/>
        </w:rPr>
        <w:t xml:space="preserve"> in </w:t>
      </w:r>
      <w:r w:rsidR="00C23ABD" w:rsidRPr="00127044">
        <w:rPr>
          <w:rFonts w:ascii="Times New Roman" w:hAnsi="Times New Roman"/>
        </w:rPr>
        <w:t>the NSSE</w:t>
      </w:r>
      <w:r w:rsidR="00701F66" w:rsidRPr="00127044">
        <w:rPr>
          <w:rFonts w:ascii="Times New Roman" w:hAnsi="Times New Roman"/>
        </w:rPr>
        <w:t xml:space="preserve"> </w:t>
      </w:r>
      <w:r w:rsidR="00C23ABD" w:rsidRPr="00127044">
        <w:rPr>
          <w:rFonts w:ascii="Times New Roman" w:hAnsi="Times New Roman"/>
        </w:rPr>
        <w:t>survey</w:t>
      </w:r>
      <w:r w:rsidR="00701F66" w:rsidRPr="00127044">
        <w:rPr>
          <w:rFonts w:ascii="Times New Roman" w:hAnsi="Times New Roman"/>
        </w:rPr>
        <w:t xml:space="preserve"> that </w:t>
      </w:r>
      <w:r w:rsidR="00C23ABD" w:rsidRPr="00127044">
        <w:rPr>
          <w:rFonts w:ascii="Times New Roman" w:hAnsi="Times New Roman"/>
        </w:rPr>
        <w:t xml:space="preserve">indirectly address the </w:t>
      </w:r>
      <w:r w:rsidR="00701F66" w:rsidRPr="00127044">
        <w:rPr>
          <w:rFonts w:ascii="Times New Roman" w:hAnsi="Times New Roman"/>
        </w:rPr>
        <w:t>intent to persist</w:t>
      </w:r>
      <w:r w:rsidR="00C23ABD" w:rsidRPr="00127044">
        <w:rPr>
          <w:rFonts w:ascii="Times New Roman" w:hAnsi="Times New Roman"/>
        </w:rPr>
        <w:t>. Indicators for the intent to persist construct include:</w:t>
      </w:r>
    </w:p>
    <w:p w:rsidR="00FB2C96" w:rsidRPr="00127044" w:rsidRDefault="00FB2C96" w:rsidP="00C23ABD">
      <w:pPr>
        <w:pStyle w:val="ListParagraph"/>
        <w:numPr>
          <w:ilvl w:val="0"/>
          <w:numId w:val="22"/>
        </w:numPr>
        <w:spacing w:line="480" w:lineRule="auto"/>
      </w:pPr>
      <w:r w:rsidRPr="00127044">
        <w:t xml:space="preserve">If you could start over again, would you go to the </w:t>
      </w:r>
      <w:r w:rsidRPr="00127044">
        <w:rPr>
          <w:i/>
        </w:rPr>
        <w:t>same institution</w:t>
      </w:r>
      <w:r w:rsidRPr="00127044">
        <w:t xml:space="preserve"> you are now attending? (definitely yes, probably yes, probably no, definitely no) (NSSE)</w:t>
      </w:r>
    </w:p>
    <w:p w:rsidR="00C23ABD" w:rsidRPr="00127044" w:rsidRDefault="00C23ABD" w:rsidP="00C23ABD">
      <w:pPr>
        <w:pStyle w:val="ListParagraph"/>
        <w:numPr>
          <w:ilvl w:val="0"/>
          <w:numId w:val="3"/>
        </w:numPr>
        <w:spacing w:line="480" w:lineRule="auto"/>
      </w:pPr>
      <w:r w:rsidRPr="00127044">
        <w:t>How would you evaluate your entire educational experience at this institution? (excellent, good, fair, poor) (NSSE)</w:t>
      </w:r>
    </w:p>
    <w:p w:rsidR="002542B6" w:rsidRPr="00127044" w:rsidRDefault="002542B6" w:rsidP="00FB713F">
      <w:pPr>
        <w:pStyle w:val="Heading3fordissertation"/>
      </w:pPr>
      <w:bookmarkStart w:id="115" w:name="_Toc357082368"/>
      <w:r w:rsidRPr="00127044">
        <w:t>Persistence</w:t>
      </w:r>
      <w:bookmarkEnd w:id="115"/>
    </w:p>
    <w:p w:rsidR="002839D9" w:rsidRPr="00127044" w:rsidRDefault="00365DDE" w:rsidP="002839D9">
      <w:pPr>
        <w:spacing w:line="480" w:lineRule="auto"/>
        <w:ind w:firstLine="720"/>
        <w:rPr>
          <w:rFonts w:ascii="Times New Roman" w:hAnsi="Times New Roman"/>
        </w:rPr>
      </w:pPr>
      <w:r w:rsidRPr="00127044">
        <w:rPr>
          <w:rFonts w:ascii="Times New Roman" w:hAnsi="Times New Roman"/>
        </w:rPr>
        <w:t xml:space="preserve">Persistence is the likelihood that a student will continue attending school and graduate. </w:t>
      </w:r>
      <w:r w:rsidR="002839D9" w:rsidRPr="00127044">
        <w:rPr>
          <w:rFonts w:ascii="Times New Roman" w:hAnsi="Times New Roman"/>
        </w:rPr>
        <w:t>Indicators for the intent to persist construct include:</w:t>
      </w:r>
    </w:p>
    <w:p w:rsidR="002542B6" w:rsidRPr="00127044" w:rsidRDefault="002542B6" w:rsidP="005616EB">
      <w:pPr>
        <w:pStyle w:val="ListParagraph"/>
        <w:numPr>
          <w:ilvl w:val="0"/>
          <w:numId w:val="2"/>
        </w:numPr>
        <w:spacing w:line="480" w:lineRule="auto"/>
      </w:pPr>
      <w:r w:rsidRPr="00127044">
        <w:t>First to second year retention</w:t>
      </w:r>
      <w:r w:rsidR="00A34A60" w:rsidRPr="00127044">
        <w:t xml:space="preserve"> rates</w:t>
      </w:r>
      <w:r w:rsidRPr="00127044">
        <w:t xml:space="preserve"> (IPEDS)</w:t>
      </w:r>
    </w:p>
    <w:p w:rsidR="0064302D" w:rsidRPr="00127044" w:rsidRDefault="002542B6" w:rsidP="0064302D">
      <w:pPr>
        <w:pStyle w:val="ListParagraph"/>
        <w:numPr>
          <w:ilvl w:val="0"/>
          <w:numId w:val="2"/>
        </w:numPr>
        <w:spacing w:line="480" w:lineRule="auto"/>
      </w:pPr>
      <w:r w:rsidRPr="00127044">
        <w:t>Six year graduation</w:t>
      </w:r>
      <w:r w:rsidR="00A34A60" w:rsidRPr="00127044">
        <w:t xml:space="preserve"> rates</w:t>
      </w:r>
      <w:r w:rsidRPr="00127044">
        <w:t xml:space="preserve"> (IPEDS)</w:t>
      </w:r>
    </w:p>
    <w:p w:rsidR="00D5544F" w:rsidRPr="00127044" w:rsidRDefault="00D5544F" w:rsidP="00D5544F">
      <w:pPr>
        <w:pStyle w:val="Heading2fordissertation"/>
      </w:pPr>
      <w:bookmarkStart w:id="116" w:name="_Toc357082369"/>
      <w:r w:rsidRPr="00127044">
        <w:t>Limitations of the Study</w:t>
      </w:r>
      <w:bookmarkEnd w:id="116"/>
      <w:r w:rsidRPr="00127044">
        <w:t xml:space="preserve"> </w:t>
      </w:r>
    </w:p>
    <w:p w:rsidR="00D5544F" w:rsidRPr="00127044" w:rsidRDefault="00D5544F" w:rsidP="00D5544F">
      <w:pPr>
        <w:pStyle w:val="Heading1"/>
        <w:ind w:firstLine="720"/>
        <w:jc w:val="left"/>
      </w:pPr>
      <w:bookmarkStart w:id="117" w:name="_Toc278136443"/>
      <w:r w:rsidRPr="00127044">
        <w:t>As in any structural equation model, the</w:t>
      </w:r>
      <w:r w:rsidR="0064302D" w:rsidRPr="00127044">
        <w:t xml:space="preserve"> </w:t>
      </w:r>
      <w:r w:rsidRPr="00127044">
        <w:t xml:space="preserve">observed measures may be imperfect in terms of </w:t>
      </w:r>
      <w:r w:rsidR="00184B22" w:rsidRPr="00127044">
        <w:t xml:space="preserve">tapping into or </w:t>
      </w:r>
      <w:r w:rsidRPr="00127044">
        <w:t>defining the phenomenon I wish</w:t>
      </w:r>
      <w:r w:rsidR="001810CC" w:rsidRPr="00127044">
        <w:t>ed</w:t>
      </w:r>
      <w:r w:rsidRPr="00127044">
        <w:t xml:space="preserve"> to examine. Of most concern </w:t>
      </w:r>
      <w:r w:rsidR="001810CC" w:rsidRPr="00127044">
        <w:t>was</w:t>
      </w:r>
      <w:r w:rsidRPr="00127044">
        <w:t xml:space="preserve"> the use of input and output measures to serve as library indicators for the library construct. Though the input and output measures I selected to serve as library indicators have been shown to correlate or predict student retention and graduation rates, they do not measure the quality of interactions with students. The number of librarians, the total expenditures, the amount of materials circulated, and the number of classes taught, whether controlling for the size of the institution or not, do not tell us how engaged those </w:t>
      </w:r>
      <w:r w:rsidRPr="00127044">
        <w:lastRenderedPageBreak/>
        <w:t>librarians may be with students or if students</w:t>
      </w:r>
      <w:r w:rsidR="00DC6F10" w:rsidRPr="00127044">
        <w:t xml:space="preserve"> mak</w:t>
      </w:r>
      <w:r w:rsidRPr="00127044">
        <w:t>e go</w:t>
      </w:r>
      <w:r w:rsidR="00DC6F10" w:rsidRPr="00127044">
        <w:t>od use of the books they check</w:t>
      </w:r>
      <w:r w:rsidRPr="00127044">
        <w:t xml:space="preserve"> out. The NSSE experimental library items </w:t>
      </w:r>
      <w:r w:rsidR="00975C2D" w:rsidRPr="00127044">
        <w:t>were</w:t>
      </w:r>
      <w:r w:rsidRPr="00127044">
        <w:t xml:space="preserve"> designed to get at issues of student engagement with the library, but there </w:t>
      </w:r>
      <w:r w:rsidR="00975C2D" w:rsidRPr="00127044">
        <w:t>were</w:t>
      </w:r>
      <w:r w:rsidRPr="00127044">
        <w:t xml:space="preserve"> too few participating institutions to conduct the type of analysis th</w:t>
      </w:r>
      <w:r w:rsidR="00DE1F99" w:rsidRPr="00127044">
        <w:t>at interested</w:t>
      </w:r>
      <w:r w:rsidRPr="00127044">
        <w:t xml:space="preserve"> me.</w:t>
      </w:r>
    </w:p>
    <w:p w:rsidR="00D5544F" w:rsidRPr="00127044" w:rsidRDefault="00D5544F" w:rsidP="00D5544F">
      <w:pPr>
        <w:pStyle w:val="BodyText"/>
      </w:pPr>
      <w:r w:rsidRPr="00127044">
        <w:t xml:space="preserve">Another potential limitation of my study </w:t>
      </w:r>
      <w:r w:rsidR="001810CC" w:rsidRPr="00127044">
        <w:t>was</w:t>
      </w:r>
      <w:r w:rsidRPr="00127044">
        <w:t xml:space="preserve"> the use of NSSE items as indicators in place of the questions that 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Pr="00127044">
        <w:rPr>
          <w:noProof/>
        </w:rPr>
        <w:t>(</w:t>
      </w:r>
      <w:hyperlink w:anchor="_ENREF_29" w:tooltip="Cabrera, 1993 #43" w:history="1">
        <w:r w:rsidR="00886D37" w:rsidRPr="00127044">
          <w:rPr>
            <w:noProof/>
          </w:rPr>
          <w:t>1993</w:t>
        </w:r>
      </w:hyperlink>
      <w:r w:rsidRPr="00127044">
        <w:rPr>
          <w:noProof/>
        </w:rPr>
        <w:t>)</w:t>
      </w:r>
      <w:r w:rsidR="00E6099C" w:rsidRPr="00127044">
        <w:fldChar w:fldCharType="end"/>
      </w:r>
      <w:r w:rsidRPr="00127044">
        <w:t xml:space="preserve"> used in their model. Though NSSE items </w:t>
      </w:r>
      <w:r w:rsidR="00F3317D" w:rsidRPr="00127044">
        <w:t>were</w:t>
      </w:r>
      <w:r w:rsidRPr="00127044">
        <w:t xml:space="preserve"> designed to measure the same type of issues, the questions </w:t>
      </w:r>
      <w:r w:rsidR="00F3317D" w:rsidRPr="00127044">
        <w:t>were</w:t>
      </w:r>
      <w:r w:rsidRPr="00127044">
        <w:t xml:space="preserve"> different.</w:t>
      </w:r>
    </w:p>
    <w:p w:rsidR="00D5544F" w:rsidRPr="00127044" w:rsidRDefault="00D5544F" w:rsidP="00D5544F">
      <w:pPr>
        <w:pStyle w:val="BodyText"/>
      </w:pPr>
      <w:r w:rsidRPr="00127044">
        <w:t xml:space="preserve">Finally, my sample </w:t>
      </w:r>
      <w:r w:rsidR="001810CC" w:rsidRPr="00127044">
        <w:t>was</w:t>
      </w:r>
      <w:r w:rsidRPr="00127044">
        <w:t xml:space="preserve"> at the institutional level while the original 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Pr="00127044">
        <w:rPr>
          <w:noProof/>
        </w:rPr>
        <w:t>(</w:t>
      </w:r>
      <w:hyperlink w:anchor="_ENREF_29" w:tooltip="Cabrera, 1993 #43" w:history="1">
        <w:r w:rsidR="00886D37" w:rsidRPr="00127044">
          <w:rPr>
            <w:noProof/>
          </w:rPr>
          <w:t>1993</w:t>
        </w:r>
      </w:hyperlink>
      <w:r w:rsidRPr="00127044">
        <w:rPr>
          <w:noProof/>
        </w:rPr>
        <w:t>)</w:t>
      </w:r>
      <w:r w:rsidR="00E6099C" w:rsidRPr="00127044">
        <w:fldChar w:fldCharType="end"/>
      </w:r>
      <w:r w:rsidRPr="00127044">
        <w:t xml:space="preserve"> study was at the individual level.</w:t>
      </w:r>
      <w:bookmarkEnd w:id="117"/>
      <w:r w:rsidRPr="00127044">
        <w:t xml:space="preserve"> Connections and relationships at the individual level may be lost when figures are aggregated at the institutional level.</w:t>
      </w:r>
    </w:p>
    <w:p w:rsidR="00A82EE4" w:rsidRPr="00127044" w:rsidRDefault="00A82EE4" w:rsidP="00FB713F">
      <w:pPr>
        <w:pStyle w:val="Heading2fordissertation"/>
      </w:pPr>
      <w:bookmarkStart w:id="118" w:name="_Toc357082370"/>
      <w:r w:rsidRPr="00127044">
        <w:t>Sample</w:t>
      </w:r>
      <w:bookmarkEnd w:id="118"/>
    </w:p>
    <w:p w:rsidR="006960B7" w:rsidRPr="00127044" w:rsidRDefault="000D0399" w:rsidP="00A82EE4">
      <w:pPr>
        <w:pStyle w:val="BodyText"/>
      </w:pPr>
      <w:r w:rsidRPr="00127044">
        <w:t xml:space="preserve">The unit of measure </w:t>
      </w:r>
      <w:r w:rsidR="003A2FC2" w:rsidRPr="00127044">
        <w:t>was</w:t>
      </w:r>
      <w:r w:rsidRPr="00127044">
        <w:t xml:space="preserve"> the institution. </w:t>
      </w:r>
      <w:r w:rsidR="006960B7" w:rsidRPr="00127044">
        <w:t>Institutions include</w:t>
      </w:r>
      <w:r w:rsidR="003A2FC2" w:rsidRPr="00127044">
        <w:t>d</w:t>
      </w:r>
      <w:r w:rsidR="006960B7" w:rsidRPr="00127044">
        <w:t xml:space="preserve"> four-year colleges and universities. Because individual students take the NSSE survey, I </w:t>
      </w:r>
      <w:r w:rsidR="003A2FC2" w:rsidRPr="00127044">
        <w:t>used</w:t>
      </w:r>
      <w:r w:rsidR="006960B7" w:rsidRPr="00127044">
        <w:t xml:space="preserve"> mean data for each institution. </w:t>
      </w:r>
      <w:r w:rsidRPr="00127044">
        <w:t xml:space="preserve">The sample </w:t>
      </w:r>
      <w:r w:rsidR="003A2FC2" w:rsidRPr="00127044">
        <w:t>was</w:t>
      </w:r>
      <w:r w:rsidRPr="00127044">
        <w:t xml:space="preserve"> </w:t>
      </w:r>
      <w:r w:rsidR="00184B22" w:rsidRPr="00127044">
        <w:t>a census in th</w:t>
      </w:r>
      <w:r w:rsidR="003A2FC2" w:rsidRPr="00127044">
        <w:t>at it included</w:t>
      </w:r>
      <w:r w:rsidRPr="00127044">
        <w:t xml:space="preserve"> every institution that participated in the NSSE survey in 2006 (525 in all) that also contributed to the IPEDS (6,622) and ALS (3,925) surveys. Only 33 institutions participated in the NSSE </w:t>
      </w:r>
      <w:r w:rsidR="00CD7B43" w:rsidRPr="00127044">
        <w:t xml:space="preserve">experimental </w:t>
      </w:r>
      <w:r w:rsidRPr="00127044">
        <w:t>Information Literacy Test in 2006.</w:t>
      </w:r>
    </w:p>
    <w:p w:rsidR="00274365" w:rsidRPr="00127044" w:rsidRDefault="00274365" w:rsidP="00FB713F">
      <w:pPr>
        <w:pStyle w:val="Heading2fordissertation"/>
      </w:pPr>
      <w:bookmarkStart w:id="119" w:name="_Toc357082371"/>
      <w:r w:rsidRPr="00127044">
        <w:t>Data Collection</w:t>
      </w:r>
      <w:bookmarkEnd w:id="119"/>
    </w:p>
    <w:p w:rsidR="002C55F2" w:rsidRPr="00127044" w:rsidRDefault="006960B7" w:rsidP="00A82EE4">
      <w:pPr>
        <w:pStyle w:val="BodyText"/>
      </w:pPr>
      <w:r w:rsidRPr="00127044">
        <w:t xml:space="preserve">I collected the data from IPEDS and ALS, </w:t>
      </w:r>
      <w:r w:rsidR="002C55F2" w:rsidRPr="00127044">
        <w:t>which is freely available on the Web, and l</w:t>
      </w:r>
      <w:r w:rsidRPr="00127044">
        <w:t>oaded the data into SPSS</w:t>
      </w:r>
      <w:r w:rsidR="00846C55" w:rsidRPr="00127044">
        <w:t xml:space="preserve"> statistical software</w:t>
      </w:r>
      <w:r w:rsidR="00A96A19" w:rsidRPr="00127044">
        <w:t xml:space="preserve"> </w:t>
      </w:r>
      <w:r w:rsidR="00E6099C" w:rsidRPr="00127044">
        <w:fldChar w:fldCharType="begin"/>
      </w:r>
      <w:r w:rsidR="00E9416D" w:rsidRPr="00127044">
        <w:instrText xml:space="preserve"> ADDIN EN.CITE &lt;EndNote&gt;&lt;Cite&gt;&lt;Year&gt;2012&lt;/Year&gt;&lt;RecNum&gt;512&lt;/RecNum&gt;&lt;DisplayText&gt;(IBM, 2012b)&lt;/DisplayText&gt;&lt;record&gt;&lt;rec-number&gt;512&lt;/rec-number&gt;&lt;foreign-keys&gt;&lt;key app="EN" db-id="trdvwvf9m00zd4es0eavtr0g5zf90pzwzsw5"&gt;512&lt;/key&gt;&lt;/foreign-keys&gt;&lt;ref-type name="Computer Program"&gt;9&lt;/ref-type&gt;&lt;contributors&gt;&lt;authors&gt;&lt;author&gt;IBM&lt;/author&gt;&lt;/authors&gt;&lt;/contributors&gt;&lt;titles&gt;&lt;title&gt;IBM SPSS Statistics version 20&lt;/title&gt;&lt;/titles&gt;&lt;dates&gt;&lt;year&gt;2012&lt;/year&gt;&lt;/dates&gt;&lt;urls&gt;&lt;/urls&gt;&lt;/record&gt;&lt;/Cite&gt;&lt;/EndNote&gt;</w:instrText>
      </w:r>
      <w:r w:rsidR="00E6099C" w:rsidRPr="00127044">
        <w:fldChar w:fldCharType="separate"/>
      </w:r>
      <w:r w:rsidR="00E9416D" w:rsidRPr="00127044">
        <w:rPr>
          <w:noProof/>
        </w:rPr>
        <w:t>(</w:t>
      </w:r>
      <w:hyperlink w:anchor="_ENREF_54" w:tooltip="IBM, 2012 #512" w:history="1">
        <w:r w:rsidR="00886D37" w:rsidRPr="00127044">
          <w:rPr>
            <w:noProof/>
          </w:rPr>
          <w:t>IBM, 2012b</w:t>
        </w:r>
      </w:hyperlink>
      <w:r w:rsidR="00E9416D" w:rsidRPr="00127044">
        <w:rPr>
          <w:noProof/>
        </w:rPr>
        <w:t>)</w:t>
      </w:r>
      <w:r w:rsidR="00E6099C" w:rsidRPr="00127044">
        <w:fldChar w:fldCharType="end"/>
      </w:r>
      <w:r w:rsidR="002C55F2" w:rsidRPr="00127044">
        <w:t>.</w:t>
      </w:r>
      <w:r w:rsidR="001A384C" w:rsidRPr="00127044">
        <w:t xml:space="preserve"> I purchased the data from NSSE.</w:t>
      </w:r>
      <w:r w:rsidR="002C55F2" w:rsidRPr="00127044">
        <w:t xml:space="preserve"> </w:t>
      </w:r>
      <w:r w:rsidR="001A384C" w:rsidRPr="00127044">
        <w:t xml:space="preserve">A data analyst at NSSE </w:t>
      </w:r>
      <w:r w:rsidR="002C55F2" w:rsidRPr="00127044">
        <w:t xml:space="preserve">aggregated the responses to each question at the institutional level. </w:t>
      </w:r>
      <w:r w:rsidR="001A384C" w:rsidRPr="00127044">
        <w:t>She</w:t>
      </w:r>
      <w:r w:rsidR="002C55F2" w:rsidRPr="00127044">
        <w:t xml:space="preserve"> required me to collapse my library and persistence data from ALS </w:t>
      </w:r>
      <w:r w:rsidR="002C55F2" w:rsidRPr="00127044">
        <w:lastRenderedPageBreak/>
        <w:t xml:space="preserve">and IPEDS before </w:t>
      </w:r>
      <w:r w:rsidR="00184B22" w:rsidRPr="00127044">
        <w:t>she</w:t>
      </w:r>
      <w:r w:rsidR="002C55F2" w:rsidRPr="00127044">
        <w:t xml:space="preserve"> would merge </w:t>
      </w:r>
      <w:r w:rsidR="00184B22" w:rsidRPr="00127044">
        <w:t>the NSEE</w:t>
      </w:r>
      <w:r w:rsidR="002C55F2" w:rsidRPr="00127044">
        <w:t xml:space="preserve"> data </w:t>
      </w:r>
      <w:r w:rsidR="00184B22" w:rsidRPr="00127044">
        <w:t>with</w:t>
      </w:r>
      <w:r w:rsidR="002C55F2" w:rsidRPr="00127044">
        <w:t xml:space="preserve"> mine. NSSE promises anonymity to participating institutions. In order to make sure that researchers cannot identify individual institutions, they ask that any data from files </w:t>
      </w:r>
      <w:r w:rsidR="00055242" w:rsidRPr="00127044">
        <w:t xml:space="preserve">they merge to theirs cannot be linked back by matching unique variable values to cases. NSSE requires </w:t>
      </w:r>
      <w:r w:rsidR="00C0086A" w:rsidRPr="00127044">
        <w:t xml:space="preserve">that no case can have a unique value and that at least </w:t>
      </w:r>
      <w:r w:rsidR="00055242" w:rsidRPr="00127044">
        <w:t xml:space="preserve">four cases share the same </w:t>
      </w:r>
      <w:r w:rsidR="00C0086A" w:rsidRPr="00127044">
        <w:t>value</w:t>
      </w:r>
      <w:r w:rsidR="00055242" w:rsidRPr="00127044">
        <w:t xml:space="preserve">. </w:t>
      </w:r>
      <w:r w:rsidR="002C55F2" w:rsidRPr="00127044">
        <w:t xml:space="preserve">For example, in the sample there existed only one library that had circulated over 2,000,000 books, two that had spent over $40,000,000, and three that graduated under 10%, so I needed to group those institutions into sets of at least four cases with </w:t>
      </w:r>
      <w:r w:rsidR="00424C3A" w:rsidRPr="00127044">
        <w:t>identical values</w:t>
      </w:r>
      <w:r w:rsidR="002C55F2" w:rsidRPr="00127044">
        <w:t xml:space="preserve"> for each variable. I accomplished this by either taking the average or rounding to the nearest whole number depending upon the variable. This tended to impact the numbers at the low and high ends of the scale</w:t>
      </w:r>
      <w:r w:rsidR="007F50E0" w:rsidRPr="00127044">
        <w:t>s</w:t>
      </w:r>
      <w:r w:rsidR="00BD7D2A" w:rsidRPr="00127044">
        <w:t xml:space="preserve"> the most</w:t>
      </w:r>
      <w:r w:rsidR="002C55F2" w:rsidRPr="00127044">
        <w:t>. After completing this task, it then became impossible for me to use any unique number such as total library expenditures or number of classes taught or graduation rate to identify an individual institution.</w:t>
      </w:r>
      <w:r w:rsidR="00F71832" w:rsidRPr="00127044">
        <w:t xml:space="preserve"> </w:t>
      </w:r>
    </w:p>
    <w:p w:rsidR="00D348FC" w:rsidRPr="00127044" w:rsidRDefault="00D348FC" w:rsidP="00A82EE4">
      <w:pPr>
        <w:pStyle w:val="BodyText"/>
      </w:pPr>
      <w:r w:rsidRPr="00127044">
        <w:t xml:space="preserve">After I collapsed the data, </w:t>
      </w:r>
      <w:r w:rsidR="006960B7" w:rsidRPr="00127044">
        <w:t xml:space="preserve">NSSE </w:t>
      </w:r>
      <w:r w:rsidRPr="00127044">
        <w:t>supplied</w:t>
      </w:r>
      <w:r w:rsidR="00121C65" w:rsidRPr="00127044">
        <w:t xml:space="preserve"> individual student</w:t>
      </w:r>
      <w:r w:rsidR="006960B7" w:rsidRPr="00127044">
        <w:t xml:space="preserve"> </w:t>
      </w:r>
      <w:r w:rsidR="00184B22" w:rsidRPr="00127044">
        <w:t xml:space="preserve">data </w:t>
      </w:r>
      <w:r w:rsidR="006960B7" w:rsidRPr="00127044">
        <w:t>aggregated at the institutional level</w:t>
      </w:r>
      <w:r w:rsidRPr="00127044">
        <w:t xml:space="preserve"> for all of the questions I requested</w:t>
      </w:r>
      <w:r w:rsidR="006960B7" w:rsidRPr="00127044">
        <w:t xml:space="preserve">, including the mean, median, and mode, the frequency of response in each category, the minimum and maximum, the standard deviation, and the </w:t>
      </w:r>
      <w:r w:rsidR="00873C31" w:rsidRPr="00127044">
        <w:t>skewness</w:t>
      </w:r>
      <w:r w:rsidR="006960B7" w:rsidRPr="00127044">
        <w:t xml:space="preserve"> and </w:t>
      </w:r>
      <w:r w:rsidR="00873C31" w:rsidRPr="00127044">
        <w:t>kurtosis</w:t>
      </w:r>
      <w:r w:rsidR="006960B7" w:rsidRPr="00127044">
        <w:t xml:space="preserve">. </w:t>
      </w:r>
      <w:r w:rsidRPr="00127044">
        <w:t xml:space="preserve">From the resulting sample, I removed cases that were missing data </w:t>
      </w:r>
      <w:r w:rsidR="00184B22" w:rsidRPr="00127044">
        <w:t>for</w:t>
      </w:r>
      <w:r w:rsidRPr="00127044">
        <w:t xml:space="preserve"> the library or persistence measures.</w:t>
      </w:r>
    </w:p>
    <w:p w:rsidR="00274365" w:rsidRPr="00127044" w:rsidRDefault="00274365" w:rsidP="00FB713F">
      <w:pPr>
        <w:pStyle w:val="Heading2fordissertation"/>
      </w:pPr>
      <w:bookmarkStart w:id="120" w:name="_Toc357082372"/>
      <w:r w:rsidRPr="00127044">
        <w:t>Data Analysis</w:t>
      </w:r>
      <w:bookmarkEnd w:id="120"/>
    </w:p>
    <w:p w:rsidR="0027312D" w:rsidRPr="00127044" w:rsidRDefault="0027312D" w:rsidP="0027312D">
      <w:pPr>
        <w:pStyle w:val="BodyText"/>
      </w:pPr>
      <w:r w:rsidRPr="00127044">
        <w:t xml:space="preserve">I used two books to inform my data analysis: </w:t>
      </w:r>
      <w:r w:rsidRPr="00127044">
        <w:rPr>
          <w:i/>
        </w:rPr>
        <w:t>Principles and Practice of Structural Equation Modeling</w:t>
      </w:r>
      <w:r w:rsidRPr="00127044">
        <w:t xml:space="preserve"> </w:t>
      </w:r>
      <w:r w:rsidR="00E6099C" w:rsidRPr="00127044">
        <w:fldChar w:fldCharType="begin">
          <w:fldData xml:space="preserve">PEVuZE5vdGU+PENpdGU+PEF1dGhvcj5LbGluZTwvQXV0aG9yPjxZZWFyPjIwMDU8L1llYXI+PFJl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==
</w:fldData>
        </w:fldChar>
      </w:r>
      <w:r w:rsidRPr="00127044">
        <w:instrText xml:space="preserve"> ADDIN EN.CITE </w:instrText>
      </w:r>
      <w:r w:rsidR="00E6099C" w:rsidRPr="00127044">
        <w:fldChar w:fldCharType="begin">
          <w:fldData xml:space="preserve">PEVuZE5vdGU+PENpdGU+PEF1dGhvcj5LbGluZTwvQXV0aG9yPjxZZWFyPjIwMDU8L1llYXI+PFJl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==
</w:fldData>
        </w:fldChar>
      </w:r>
      <w:r w:rsidRPr="00127044">
        <w:instrText xml:space="preserve"> ADDIN EN.CITE.DATA </w:instrText>
      </w:r>
      <w:r w:rsidR="00E6099C" w:rsidRPr="00127044">
        <w:fldChar w:fldCharType="end"/>
      </w:r>
      <w:r w:rsidR="00E6099C" w:rsidRPr="00127044">
        <w:fldChar w:fldCharType="separate"/>
      </w:r>
      <w:r w:rsidRPr="00127044">
        <w:rPr>
          <w:noProof/>
        </w:rPr>
        <w:t>(</w:t>
      </w:r>
      <w:hyperlink w:anchor="_ENREF_62" w:tooltip="Kline, 2005 #59" w:history="1">
        <w:r w:rsidR="00886D37" w:rsidRPr="00127044">
          <w:rPr>
            <w:noProof/>
          </w:rPr>
          <w:t>Kline, 2005</w:t>
        </w:r>
      </w:hyperlink>
      <w:r w:rsidRPr="00127044">
        <w:rPr>
          <w:noProof/>
        </w:rPr>
        <w:t>)</w:t>
      </w:r>
      <w:r w:rsidR="00E6099C" w:rsidRPr="00127044">
        <w:fldChar w:fldCharType="end"/>
      </w:r>
      <w:r w:rsidRPr="00127044">
        <w:rPr>
          <w:i/>
        </w:rPr>
        <w:t xml:space="preserve"> </w:t>
      </w:r>
      <w:r w:rsidRPr="00127044">
        <w:t xml:space="preserve">and </w:t>
      </w:r>
      <w:r w:rsidRPr="00127044">
        <w:rPr>
          <w:i/>
        </w:rPr>
        <w:t>Structural Equation Modeling with AMOS: Basic Concepts, Applications, and Programming</w:t>
      </w:r>
      <w:r w:rsidRPr="00127044">
        <w:t xml:space="preserve"> </w:t>
      </w:r>
      <w:r w:rsidR="00E6099C" w:rsidRPr="00127044">
        <w:fldChar w:fldCharType="begin"/>
      </w:r>
      <w:r w:rsidRPr="00127044">
        <w:instrText xml:space="preserve"> ADDIN EN.CITE &lt;EndNote&gt;&lt;Cite&gt;&lt;Author&gt;Byrne&lt;/Author&gt;&lt;Year&gt;2010&lt;/Year&gt;&lt;RecNum&gt;508&lt;/RecNum&gt;&lt;DisplayText&gt;(Byrne, 2010)&lt;/DisplayText&gt;&lt;record&gt;&lt;rec-number&gt;508&lt;/rec-number&gt;&lt;foreign-keys&gt;&lt;key app="EN" db-id="trdvwvf9m00zd4es0eavtr0g5zf90pzwzsw5"&gt;508&lt;/key&gt;&lt;/foreign-keys&gt;&lt;ref-type name="Book"&gt;6&lt;/ref-type&gt;&lt;contributors&gt;&lt;authors&gt;&lt;author&gt;Byrne, Barbara M.&lt;/author&gt;&lt;/authors&gt;&lt;/contributors&gt;&lt;titles&gt;&lt;title&gt;Structural equation modeling with AMOS : basic concepts, applications, and programming&lt;/title&gt;&lt;/titles&gt;&lt;dates&gt;&lt;year&gt;2010&lt;/year&gt;&lt;/dates&gt;&lt;pub-location&gt;New York&lt;/pub-location&gt;&lt;publisher&gt;Routledge&lt;/publisher&gt;&lt;isbn&gt;9780805863727 0805863729 9780805863734 0805863737&lt;/isbn&gt;&lt;urls&gt;&lt;/urls&gt;&lt;remote-database-name&gt;/z-wcorg/&lt;/remote-database-name&gt;&lt;remote-database-provider&gt;http://worldcat.org&lt;/remote-database-provider&gt;&lt;language&gt;English&lt;/language&gt;&lt;/record&gt;&lt;/Cite&gt;&lt;/EndNote&gt;</w:instrText>
      </w:r>
      <w:r w:rsidR="00E6099C" w:rsidRPr="00127044">
        <w:fldChar w:fldCharType="separate"/>
      </w:r>
      <w:r w:rsidRPr="00127044">
        <w:rPr>
          <w:noProof/>
        </w:rPr>
        <w:t>(</w:t>
      </w:r>
      <w:hyperlink w:anchor="_ENREF_28" w:tooltip="Byrne, 2010 #508" w:history="1">
        <w:r w:rsidR="00886D37" w:rsidRPr="00127044">
          <w:rPr>
            <w:noProof/>
          </w:rPr>
          <w:t>Byrne, 2010</w:t>
        </w:r>
      </w:hyperlink>
      <w:r w:rsidRPr="00127044">
        <w:rPr>
          <w:noProof/>
        </w:rPr>
        <w:t>)</w:t>
      </w:r>
      <w:r w:rsidR="00E6099C" w:rsidRPr="00127044">
        <w:fldChar w:fldCharType="end"/>
      </w:r>
      <w:r w:rsidRPr="00127044">
        <w:t xml:space="preserve">. I used SPSS software </w:t>
      </w:r>
      <w:r w:rsidR="00E6099C" w:rsidRPr="00127044">
        <w:fldChar w:fldCharType="begin"/>
      </w:r>
      <w:r w:rsidR="00E9416D" w:rsidRPr="00127044">
        <w:instrText xml:space="preserve"> ADDIN EN.CITE &lt;EndNote&gt;&lt;Cite&gt;&lt;Year&gt;2012&lt;/Year&gt;&lt;RecNum&gt;512&lt;/RecNum&gt;&lt;DisplayText&gt;(IBM, 2012b)&lt;/DisplayText&gt;&lt;record&gt;&lt;rec-number&gt;512&lt;/rec-number&gt;&lt;foreign-keys&gt;&lt;key app="EN" db-id="trdvwvf9m00zd4es0eavtr0g5zf90pzwzsw5"&gt;512&lt;/key&gt;&lt;/foreign-keys&gt;&lt;ref-type name="Computer Program"&gt;9&lt;/ref-type&gt;&lt;contributors&gt;&lt;authors&gt;&lt;author&gt;IBM&lt;/author&gt;&lt;/authors&gt;&lt;/contributors&gt;&lt;titles&gt;&lt;title&gt;IBM SPSS Statistics version 20&lt;/title&gt;&lt;/titles&gt;&lt;dates&gt;&lt;year&gt;2012&lt;/year&gt;&lt;/dates&gt;&lt;urls&gt;&lt;/urls&gt;&lt;/record&gt;&lt;/Cite&gt;&lt;/EndNote&gt;</w:instrText>
      </w:r>
      <w:r w:rsidR="00E6099C" w:rsidRPr="00127044">
        <w:fldChar w:fldCharType="separate"/>
      </w:r>
      <w:r w:rsidR="00E9416D" w:rsidRPr="00127044">
        <w:rPr>
          <w:noProof/>
        </w:rPr>
        <w:t>(</w:t>
      </w:r>
      <w:hyperlink w:anchor="_ENREF_54" w:tooltip="IBM, 2012 #512" w:history="1">
        <w:r w:rsidR="00886D37" w:rsidRPr="00127044">
          <w:rPr>
            <w:noProof/>
          </w:rPr>
          <w:t xml:space="preserve">IBM, </w:t>
        </w:r>
        <w:r w:rsidR="00886D37" w:rsidRPr="00127044">
          <w:rPr>
            <w:noProof/>
          </w:rPr>
          <w:lastRenderedPageBreak/>
          <w:t>2012b</w:t>
        </w:r>
      </w:hyperlink>
      <w:r w:rsidR="00E9416D" w:rsidRPr="00127044">
        <w:rPr>
          <w:noProof/>
        </w:rPr>
        <w:t>)</w:t>
      </w:r>
      <w:r w:rsidR="00E6099C" w:rsidRPr="00127044">
        <w:fldChar w:fldCharType="end"/>
      </w:r>
      <w:r w:rsidRPr="00127044">
        <w:t xml:space="preserve"> to conduct the data analysis and SPSS AMOS software </w:t>
      </w:r>
      <w:r w:rsidR="00E6099C" w:rsidRPr="00127044">
        <w:fldChar w:fldCharType="begin"/>
      </w:r>
      <w:r w:rsidR="00E9416D" w:rsidRPr="00127044">
        <w:instrText xml:space="preserve"> ADDIN EN.CITE &lt;EndNote&gt;&lt;Cite&gt;&lt;Year&gt;2012&lt;/Year&gt;&lt;RecNum&gt;513&lt;/RecNum&gt;&lt;DisplayText&gt;(IBM, 2012a)&lt;/DisplayText&gt;&lt;record&gt;&lt;rec-number&gt;513&lt;/rec-number&gt;&lt;foreign-keys&gt;&lt;key app="EN" db-id="trdvwvf9m00zd4es0eavtr0g5zf90pzwzsw5"&gt;513&lt;/key&gt;&lt;/foreign-keys&gt;&lt;ref-type name="Computer Program"&gt;9&lt;/ref-type&gt;&lt;contributors&gt;&lt;authors&gt;&lt;author&gt;IBM&lt;/author&gt;&lt;/authors&gt;&lt;/contributors&gt;&lt;titles&gt;&lt;title&gt;IBM SPSS AMOS Statistics version 20&lt;/title&gt;&lt;/titles&gt;&lt;dates&gt;&lt;year&gt;2012&lt;/year&gt;&lt;/dates&gt;&lt;urls&gt;&lt;/urls&gt;&lt;/record&gt;&lt;/Cite&gt;&lt;/EndNote&gt;</w:instrText>
      </w:r>
      <w:r w:rsidR="00E6099C" w:rsidRPr="00127044">
        <w:fldChar w:fldCharType="separate"/>
      </w:r>
      <w:r w:rsidR="00E9416D" w:rsidRPr="00127044">
        <w:rPr>
          <w:noProof/>
        </w:rPr>
        <w:t>(</w:t>
      </w:r>
      <w:hyperlink w:anchor="_ENREF_53" w:tooltip="IBM, 2012 #513" w:history="1">
        <w:r w:rsidR="00886D37" w:rsidRPr="00127044">
          <w:rPr>
            <w:noProof/>
          </w:rPr>
          <w:t>IBM, 2012a</w:t>
        </w:r>
      </w:hyperlink>
      <w:r w:rsidR="00E9416D" w:rsidRPr="00127044">
        <w:rPr>
          <w:noProof/>
        </w:rPr>
        <w:t>)</w:t>
      </w:r>
      <w:r w:rsidR="00E6099C" w:rsidRPr="00127044">
        <w:fldChar w:fldCharType="end"/>
      </w:r>
      <w:r w:rsidRPr="00127044">
        <w:t xml:space="preserve"> to conduct the structural equation modeling. </w:t>
      </w:r>
    </w:p>
    <w:p w:rsidR="00515094" w:rsidRPr="00127044" w:rsidRDefault="00A240CA" w:rsidP="00A82EE4">
      <w:pPr>
        <w:pStyle w:val="BodyText"/>
      </w:pPr>
      <w:r w:rsidRPr="00127044">
        <w:t xml:space="preserve">In </w:t>
      </w:r>
      <w:r w:rsidR="002C08E3" w:rsidRPr="00127044">
        <w:t xml:space="preserve">Chapter </w:t>
      </w:r>
      <w:r w:rsidR="00CE1FED" w:rsidRPr="00127044">
        <w:t>4</w:t>
      </w:r>
      <w:r w:rsidRPr="00127044">
        <w:t xml:space="preserve">, </w:t>
      </w:r>
      <w:r w:rsidR="00274365" w:rsidRPr="00127044">
        <w:t xml:space="preserve">I </w:t>
      </w:r>
      <w:r w:rsidR="00B67467" w:rsidRPr="00127044">
        <w:t>report</w:t>
      </w:r>
      <w:r w:rsidR="00B74C63" w:rsidRPr="00127044">
        <w:t>ed</w:t>
      </w:r>
      <w:r w:rsidR="00274365" w:rsidRPr="00127044">
        <w:t xml:space="preserve"> descriptive statistics</w:t>
      </w:r>
      <w:r w:rsidRPr="00127044">
        <w:t xml:space="preserve"> and describe</w:t>
      </w:r>
      <w:r w:rsidR="00B74C63" w:rsidRPr="00127044">
        <w:t>d</w:t>
      </w:r>
      <w:r w:rsidRPr="00127044">
        <w:t xml:space="preserve"> correlation matrices. I investigate</w:t>
      </w:r>
      <w:r w:rsidR="002C08E3" w:rsidRPr="00127044">
        <w:t>d</w:t>
      </w:r>
      <w:r w:rsidRPr="00127044">
        <w:t xml:space="preserve"> and </w:t>
      </w:r>
      <w:r w:rsidR="00A5626C" w:rsidRPr="00127044">
        <w:t>screen</w:t>
      </w:r>
      <w:r w:rsidR="002C08E3" w:rsidRPr="00127044">
        <w:t>ed</w:t>
      </w:r>
      <w:r w:rsidR="00A5626C" w:rsidRPr="00127044">
        <w:t xml:space="preserve"> the data for multivariate and univariate</w:t>
      </w:r>
      <w:r w:rsidR="00D25CAE" w:rsidRPr="00127044">
        <w:t xml:space="preserve"> normality</w:t>
      </w:r>
      <w:r w:rsidR="005F4828" w:rsidRPr="00127044">
        <w:t xml:space="preserve">. </w:t>
      </w:r>
      <w:r w:rsidR="00ED143C" w:rsidRPr="00127044">
        <w:t>I transform</w:t>
      </w:r>
      <w:r w:rsidR="002C08E3" w:rsidRPr="00127044">
        <w:t>ed</w:t>
      </w:r>
      <w:r w:rsidR="00ED143C" w:rsidRPr="00127044">
        <w:t xml:space="preserve"> scores to improve normality </w:t>
      </w:r>
      <w:r w:rsidRPr="00127044">
        <w:t>of library measures</w:t>
      </w:r>
      <w:r w:rsidR="00ED143C" w:rsidRPr="00127044">
        <w:t xml:space="preserve">. </w:t>
      </w:r>
      <w:r w:rsidR="00D25CAE" w:rsidRPr="00127044">
        <w:t>I test</w:t>
      </w:r>
      <w:r w:rsidR="002C08E3" w:rsidRPr="00127044">
        <w:t>ed</w:t>
      </w:r>
      <w:r w:rsidR="00D25CAE" w:rsidRPr="00127044">
        <w:t xml:space="preserve"> for outliers and remove</w:t>
      </w:r>
      <w:r w:rsidR="002C08E3" w:rsidRPr="00127044">
        <w:t>d</w:t>
      </w:r>
      <w:r w:rsidR="00D25CAE" w:rsidRPr="00127044">
        <w:t xml:space="preserve"> as required. </w:t>
      </w:r>
      <w:r w:rsidR="00515094" w:rsidRPr="00127044">
        <w:t xml:space="preserve">I </w:t>
      </w:r>
      <w:r w:rsidRPr="00127044">
        <w:t>examine</w:t>
      </w:r>
      <w:r w:rsidR="002C08E3" w:rsidRPr="00127044">
        <w:t>d</w:t>
      </w:r>
      <w:r w:rsidR="00515094" w:rsidRPr="00127044">
        <w:t xml:space="preserve"> the results for multicollinearity and remove</w:t>
      </w:r>
      <w:r w:rsidR="002C08E3" w:rsidRPr="00127044">
        <w:t>d</w:t>
      </w:r>
      <w:r w:rsidR="00515094" w:rsidRPr="00127044">
        <w:t xml:space="preserve"> variables that are in essence duplicates of other variables.</w:t>
      </w:r>
      <w:r w:rsidR="005F4828" w:rsidRPr="00127044">
        <w:t xml:space="preserve"> I check</w:t>
      </w:r>
      <w:r w:rsidR="002C08E3" w:rsidRPr="00127044">
        <w:t>ed</w:t>
      </w:r>
      <w:r w:rsidR="005F4828" w:rsidRPr="00127044">
        <w:t xml:space="preserve"> for internal consistency of the data.</w:t>
      </w:r>
      <w:r w:rsidR="002B7FB2" w:rsidRPr="00127044">
        <w:t xml:space="preserve"> </w:t>
      </w:r>
      <w:r w:rsidR="00515094" w:rsidRPr="00127044">
        <w:t>I test</w:t>
      </w:r>
      <w:r w:rsidR="002C08E3" w:rsidRPr="00127044">
        <w:t>ed</w:t>
      </w:r>
      <w:r w:rsidR="00515094" w:rsidRPr="00127044">
        <w:t xml:space="preserve"> the construct validity and</w:t>
      </w:r>
      <w:r w:rsidR="00B91BF2" w:rsidRPr="00127044">
        <w:t xml:space="preserve"> </w:t>
      </w:r>
      <w:r w:rsidR="00515094" w:rsidRPr="00127044">
        <w:t xml:space="preserve">reliability of the scores. </w:t>
      </w:r>
    </w:p>
    <w:p w:rsidR="006565E6" w:rsidRPr="00127044" w:rsidRDefault="006565E6" w:rsidP="00FB713F">
      <w:pPr>
        <w:pStyle w:val="Heading2fordissertation"/>
      </w:pPr>
      <w:bookmarkStart w:id="121" w:name="_Toc357082373"/>
      <w:r w:rsidRPr="00127044">
        <w:t>Structural Equation Modeling</w:t>
      </w:r>
      <w:bookmarkEnd w:id="121"/>
    </w:p>
    <w:p w:rsidR="00EC7A37" w:rsidRPr="00127044" w:rsidRDefault="00EC7A37" w:rsidP="00A82EE4">
      <w:pPr>
        <w:pStyle w:val="BodyText"/>
      </w:pPr>
      <w:r w:rsidRPr="00127044">
        <w:t>Str</w:t>
      </w:r>
      <w:r w:rsidR="00F57EE8" w:rsidRPr="00127044">
        <w:t>uctural equation M</w:t>
      </w:r>
      <w:r w:rsidR="00B27FC9" w:rsidRPr="00127044">
        <w:t xml:space="preserve">odeling (SEM) </w:t>
      </w:r>
      <w:r w:rsidR="0099112C" w:rsidRPr="00127044">
        <w:t>was</w:t>
      </w:r>
      <w:r w:rsidR="00B27FC9" w:rsidRPr="00127044">
        <w:t xml:space="preserve"> ideal for this study because it allows a researcher to explore complex models that include multiple and related relationships between constructs. It </w:t>
      </w:r>
      <w:r w:rsidR="004349A0" w:rsidRPr="00127044">
        <w:t>was</w:t>
      </w:r>
      <w:r w:rsidR="00B27FC9" w:rsidRPr="00127044">
        <w:t xml:space="preserve"> particularly useful for my study because the academic library has been shown to correlate</w:t>
      </w:r>
      <w:r w:rsidR="00F976A0" w:rsidRPr="00127044">
        <w:t xml:space="preserve"> with</w:t>
      </w:r>
      <w:r w:rsidR="00B27FC9" w:rsidRPr="00127044">
        <w:t xml:space="preserve"> and predict student persistence, but it seems unlikely that the relationship is direct. In fact, the library is only one of among many student and environmental characteristics that influence persistence and it is highly likely that the library is dependent upon and influences yet other mediated factors that lead to persistence. I specified a model based on theory and </w:t>
      </w:r>
      <w:r w:rsidR="00A240CA" w:rsidRPr="00127044">
        <w:t xml:space="preserve">used </w:t>
      </w:r>
      <w:r w:rsidR="00B27FC9" w:rsidRPr="00127044">
        <w:t xml:space="preserve">SEM </w:t>
      </w:r>
      <w:r w:rsidR="001C2D19" w:rsidRPr="00127044">
        <w:t>to</w:t>
      </w:r>
      <w:r w:rsidR="00B27FC9" w:rsidRPr="00127044">
        <w:t xml:space="preserve"> see how well the model fit.</w:t>
      </w:r>
    </w:p>
    <w:p w:rsidR="006565E6" w:rsidRPr="00127044" w:rsidRDefault="006565E6" w:rsidP="00A240CA">
      <w:pPr>
        <w:pStyle w:val="BodyText"/>
      </w:pPr>
      <w:r w:rsidRPr="00127044">
        <w:t xml:space="preserve">I </w:t>
      </w:r>
      <w:r w:rsidR="00A240CA" w:rsidRPr="00127044">
        <w:t>used</w:t>
      </w:r>
      <w:r w:rsidRPr="00127044">
        <w:t xml:space="preserve"> </w:t>
      </w:r>
      <w:r w:rsidR="00A240CA" w:rsidRPr="00127044">
        <w:t xml:space="preserve">SPSS </w:t>
      </w:r>
      <w:r w:rsidR="00A96A19" w:rsidRPr="00127044">
        <w:t>AMOS</w:t>
      </w:r>
      <w:r w:rsidRPr="00127044">
        <w:t xml:space="preserve"> software to fit the structural equation model</w:t>
      </w:r>
      <w:r w:rsidR="00BE045B" w:rsidRPr="00127044">
        <w:t xml:space="preserve"> I hypothe</w:t>
      </w:r>
      <w:r w:rsidR="00CF7ECB" w:rsidRPr="00127044">
        <w:t>sized and presented in Figure</w:t>
      </w:r>
      <w:r w:rsidR="002C08E3" w:rsidRPr="00127044">
        <w:t>s</w:t>
      </w:r>
      <w:r w:rsidR="00CF7ECB" w:rsidRPr="00127044">
        <w:t xml:space="preserve"> 5 and 6</w:t>
      </w:r>
      <w:r w:rsidRPr="00127044">
        <w:t xml:space="preserve">. </w:t>
      </w:r>
      <w:r w:rsidR="00A240CA" w:rsidRPr="00127044">
        <w:t>After conducting the initial data screening as described above</w:t>
      </w:r>
      <w:r w:rsidR="002C08E3" w:rsidRPr="00127044">
        <w:t>,</w:t>
      </w:r>
      <w:r w:rsidR="00A910A5" w:rsidRPr="00127044">
        <w:t xml:space="preserve"> I use</w:t>
      </w:r>
      <w:r w:rsidR="00A240CA" w:rsidRPr="00127044">
        <w:t>d</w:t>
      </w:r>
      <w:r w:rsidR="00A910A5" w:rsidRPr="00127044">
        <w:t xml:space="preserve"> the </w:t>
      </w:r>
      <w:r w:rsidR="00A240CA" w:rsidRPr="00127044">
        <w:t xml:space="preserve">SPSS </w:t>
      </w:r>
      <w:r w:rsidR="00A96A19" w:rsidRPr="00127044">
        <w:t>AMOS</w:t>
      </w:r>
      <w:r w:rsidR="00A910A5" w:rsidRPr="00127044">
        <w:t xml:space="preserve"> computer software to estimate the model </w:t>
      </w:r>
      <w:r w:rsidR="00A240CA" w:rsidRPr="00127044">
        <w:t xml:space="preserve">following the process recommended by </w:t>
      </w:r>
      <w:r w:rsidR="00CF7ECB" w:rsidRPr="00127044">
        <w:t xml:space="preserve">Kline </w:t>
      </w:r>
      <w:r w:rsidR="00E6099C" w:rsidRPr="00127044">
        <w:fldChar w:fldCharType="begin">
          <w:fldData xml:space="preserve">PEVuZE5vdGU+PENpdGUgRXhjbHVkZUF1dGg9IjEiPjxBdXRob3I+S2xpbmU8L0F1dGhvcj48WWVh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</w:fldData>
        </w:fldChar>
      </w:r>
      <w:r w:rsidR="00535269" w:rsidRPr="00127044">
        <w:instrText xml:space="preserve"> ADDIN EN.CITE </w:instrText>
      </w:r>
      <w:r w:rsidR="00E6099C" w:rsidRPr="00127044">
        <w:fldChar w:fldCharType="begin">
          <w:fldData xml:space="preserve">PEVuZE5vdGU+PENpdGUgRXhjbHVkZUF1dGg9IjEiPjxBdXRob3I+S2xpbmU8L0F1dGhvcj48WWVh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</w:fldData>
        </w:fldChar>
      </w:r>
      <w:r w:rsidR="00535269" w:rsidRPr="00127044">
        <w:instrText xml:space="preserve"> ADDIN EN.CITE.DATA </w:instrText>
      </w:r>
      <w:r w:rsidR="00E6099C" w:rsidRPr="00127044">
        <w:fldChar w:fldCharType="end"/>
      </w:r>
      <w:r w:rsidR="00E6099C" w:rsidRPr="00127044">
        <w:fldChar w:fldCharType="separate"/>
      </w:r>
      <w:r w:rsidR="00CF7ECB" w:rsidRPr="00127044">
        <w:rPr>
          <w:noProof/>
        </w:rPr>
        <w:t>(</w:t>
      </w:r>
      <w:hyperlink w:anchor="_ENREF_62" w:tooltip="Kline, 2005 #59" w:history="1">
        <w:r w:rsidR="00886D37" w:rsidRPr="00127044">
          <w:rPr>
            <w:noProof/>
          </w:rPr>
          <w:t>2005</w:t>
        </w:r>
      </w:hyperlink>
      <w:r w:rsidR="00CF7ECB" w:rsidRPr="00127044">
        <w:rPr>
          <w:noProof/>
        </w:rPr>
        <w:t>)</w:t>
      </w:r>
      <w:r w:rsidR="00E6099C" w:rsidRPr="00127044">
        <w:fldChar w:fldCharType="end"/>
      </w:r>
      <w:r w:rsidR="00CF7ECB" w:rsidRPr="00127044">
        <w:t xml:space="preserve"> </w:t>
      </w:r>
      <w:r w:rsidR="00A240CA" w:rsidRPr="00127044">
        <w:t xml:space="preserve">and Byrne (2010) </w:t>
      </w:r>
      <w:r w:rsidR="00CF7ECB" w:rsidRPr="00127044">
        <w:t>by evaluating the goodness-of-</w:t>
      </w:r>
      <w:r w:rsidR="00A910A5" w:rsidRPr="00127044">
        <w:t>fit</w:t>
      </w:r>
      <w:r w:rsidR="004349A0" w:rsidRPr="00127044">
        <w:t xml:space="preserve"> statistics</w:t>
      </w:r>
      <w:r w:rsidR="00291E77" w:rsidRPr="00127044">
        <w:t xml:space="preserve"> and interpreting the parameter estimates.</w:t>
      </w:r>
      <w:r w:rsidR="004349A0" w:rsidRPr="00127044">
        <w:t xml:space="preserve"> </w:t>
      </w:r>
      <w:r w:rsidR="00B1237A" w:rsidRPr="00127044">
        <w:t xml:space="preserve">I also considered a less constrained </w:t>
      </w:r>
      <w:r w:rsidR="00B1237A" w:rsidRPr="00127044">
        <w:lastRenderedPageBreak/>
        <w:t>model and examined modification indices to respecify</w:t>
      </w:r>
      <w:r w:rsidR="00A910A5" w:rsidRPr="00127044">
        <w:t xml:space="preserve"> </w:t>
      </w:r>
      <w:r w:rsidR="00B1237A" w:rsidRPr="00127044">
        <w:t>the model.</w:t>
      </w:r>
      <w:r w:rsidR="004349A0" w:rsidRPr="00127044">
        <w:t xml:space="preserve"> I had also planned to</w:t>
      </w:r>
      <w:r w:rsidR="00291E77" w:rsidRPr="00127044">
        <w:t xml:space="preserve"> </w:t>
      </w:r>
      <w:r w:rsidR="004349A0" w:rsidRPr="00127044">
        <w:t>conduct a path analysis if the model had fit.</w:t>
      </w:r>
    </w:p>
    <w:p w:rsidR="00B1237A" w:rsidRPr="00127044" w:rsidRDefault="00B1237A" w:rsidP="00B1237A">
      <w:pPr>
        <w:pStyle w:val="Heading2fordissertation"/>
      </w:pPr>
      <w:bookmarkStart w:id="122" w:name="_Toc357082374"/>
      <w:r w:rsidRPr="00127044">
        <w:t>Multiple Linear Regression</w:t>
      </w:r>
      <w:bookmarkEnd w:id="122"/>
    </w:p>
    <w:p w:rsidR="006F4662" w:rsidRPr="00127044" w:rsidRDefault="00B1237A" w:rsidP="00B1237A">
      <w:pPr>
        <w:pStyle w:val="BodyText"/>
        <w:rPr>
          <w:b/>
        </w:rPr>
      </w:pPr>
      <w:r w:rsidRPr="00127044">
        <w:t xml:space="preserve">I </w:t>
      </w:r>
      <w:r w:rsidR="00B03A9C" w:rsidRPr="00127044">
        <w:t>fit</w:t>
      </w:r>
      <w:r w:rsidRPr="00127044">
        <w:t xml:space="preserve"> a</w:t>
      </w:r>
      <w:r w:rsidR="002C08E3" w:rsidRPr="00127044">
        <w:t xml:space="preserve"> taxonomy of </w:t>
      </w:r>
      <w:r w:rsidRPr="00127044">
        <w:t>multiple regression model</w:t>
      </w:r>
      <w:r w:rsidR="002C08E3" w:rsidRPr="00127044">
        <w:t>s</w:t>
      </w:r>
      <w:r w:rsidRPr="00127044">
        <w:t xml:space="preserve"> analyzing the relationship between the dependent variable of graduation and the independent variables of the indicators for academic performance, academic integration, institutional commitment, and intent to persist. </w:t>
      </w:r>
    </w:p>
    <w:p w:rsidR="00B1237A" w:rsidRPr="00127044" w:rsidRDefault="00B1237A">
      <w:pPr>
        <w:rPr>
          <w:rFonts w:ascii="Times New Roman" w:hAnsi="Times New Roman"/>
          <w:b/>
        </w:rPr>
      </w:pPr>
      <w:r w:rsidRPr="00127044">
        <w:rPr>
          <w:rFonts w:ascii="Times New Roman" w:hAnsi="Times New Roman"/>
        </w:rPr>
        <w:br w:type="page"/>
      </w:r>
    </w:p>
    <w:p w:rsidR="00CE1FED" w:rsidRPr="00127044" w:rsidRDefault="00CE1FED" w:rsidP="006F4662">
      <w:pPr>
        <w:pStyle w:val="Heading1fordissertation"/>
      </w:pPr>
      <w:bookmarkStart w:id="123" w:name="_Toc357082375"/>
      <w:r w:rsidRPr="00127044">
        <w:lastRenderedPageBreak/>
        <w:t>CHAPTER 4:</w:t>
      </w:r>
      <w:bookmarkEnd w:id="123"/>
    </w:p>
    <w:p w:rsidR="006F4662" w:rsidRPr="00127044" w:rsidRDefault="006F4662" w:rsidP="006F4662">
      <w:pPr>
        <w:pStyle w:val="Heading1fordissertation"/>
      </w:pPr>
      <w:bookmarkStart w:id="124" w:name="_Toc321485868"/>
      <w:bookmarkStart w:id="125" w:name="_Toc321814850"/>
      <w:bookmarkStart w:id="126" w:name="_Toc322177156"/>
      <w:bookmarkStart w:id="127" w:name="_Toc357082376"/>
      <w:r w:rsidRPr="00127044">
        <w:t>FINDINGS</w:t>
      </w:r>
      <w:bookmarkEnd w:id="124"/>
      <w:bookmarkEnd w:id="125"/>
      <w:bookmarkEnd w:id="126"/>
      <w:bookmarkEnd w:id="127"/>
      <w:r w:rsidRPr="00127044">
        <w:t xml:space="preserve"> </w:t>
      </w:r>
    </w:p>
    <w:p w:rsidR="00E50D58" w:rsidRPr="00127044" w:rsidRDefault="00E50D58" w:rsidP="00E50D58">
      <w:pPr>
        <w:spacing w:line="480" w:lineRule="auto"/>
        <w:ind w:firstLine="720"/>
        <w:rPr>
          <w:rFonts w:ascii="Times New Roman" w:hAnsi="Times New Roman"/>
        </w:rPr>
      </w:pPr>
      <w:r w:rsidRPr="00127044">
        <w:rPr>
          <w:rFonts w:ascii="Times New Roman" w:hAnsi="Times New Roman"/>
        </w:rPr>
        <w:t xml:space="preserve">My </w:t>
      </w:r>
      <w:r w:rsidR="0083583F" w:rsidRPr="00127044">
        <w:rPr>
          <w:rFonts w:ascii="Times New Roman" w:hAnsi="Times New Roman"/>
        </w:rPr>
        <w:t>study</w:t>
      </w:r>
      <w:r w:rsidRPr="00127044">
        <w:rPr>
          <w:rFonts w:ascii="Times New Roman" w:hAnsi="Times New Roman"/>
        </w:rPr>
        <w:t xml:space="preserve"> investigate</w:t>
      </w:r>
      <w:r w:rsidR="002C08E3" w:rsidRPr="00127044">
        <w:rPr>
          <w:rFonts w:ascii="Times New Roman" w:hAnsi="Times New Roman"/>
        </w:rPr>
        <w:t>d</w:t>
      </w:r>
      <w:r w:rsidRPr="00127044">
        <w:rPr>
          <w:rFonts w:ascii="Times New Roman" w:hAnsi="Times New Roman"/>
        </w:rPr>
        <w:t xml:space="preserve"> the role the academic library plays in student retention and graduation rates. Because </w:t>
      </w:r>
      <w:r w:rsidR="00CF2757" w:rsidRPr="00127044">
        <w:rPr>
          <w:rFonts w:ascii="Times New Roman" w:hAnsi="Times New Roman"/>
        </w:rPr>
        <w:t xml:space="preserve">it is unlikely that </w:t>
      </w:r>
      <w:r w:rsidRPr="00127044">
        <w:rPr>
          <w:rFonts w:ascii="Times New Roman" w:hAnsi="Times New Roman"/>
        </w:rPr>
        <w:t>the library play</w:t>
      </w:r>
      <w:r w:rsidR="00CF2757" w:rsidRPr="00127044">
        <w:rPr>
          <w:rFonts w:ascii="Times New Roman" w:hAnsi="Times New Roman"/>
        </w:rPr>
        <w:t>s</w:t>
      </w:r>
      <w:r w:rsidRPr="00127044">
        <w:rPr>
          <w:rFonts w:ascii="Times New Roman" w:hAnsi="Times New Roman"/>
        </w:rPr>
        <w:t xml:space="preserve"> </w:t>
      </w:r>
      <w:r w:rsidR="009C58CB" w:rsidRPr="00127044">
        <w:rPr>
          <w:rFonts w:ascii="Times New Roman" w:hAnsi="Times New Roman"/>
        </w:rPr>
        <w:t xml:space="preserve">more than a minor </w:t>
      </w:r>
      <w:r w:rsidRPr="00127044">
        <w:rPr>
          <w:rFonts w:ascii="Times New Roman" w:hAnsi="Times New Roman"/>
        </w:rPr>
        <w:t xml:space="preserve">direct role in retention and graduation, I hypothesized that the library impacts student persistence </w:t>
      </w:r>
      <w:r w:rsidR="009C58CB" w:rsidRPr="00127044">
        <w:rPr>
          <w:rFonts w:ascii="Times New Roman" w:hAnsi="Times New Roman"/>
        </w:rPr>
        <w:t xml:space="preserve">primarily </w:t>
      </w:r>
      <w:r w:rsidRPr="00127044">
        <w:rPr>
          <w:rFonts w:ascii="Times New Roman" w:hAnsi="Times New Roman"/>
        </w:rPr>
        <w:t xml:space="preserve">by influencing </w:t>
      </w:r>
      <w:r w:rsidR="002C08E3" w:rsidRPr="00127044">
        <w:rPr>
          <w:rFonts w:ascii="Times New Roman" w:hAnsi="Times New Roman"/>
        </w:rPr>
        <w:t xml:space="preserve">students’ </w:t>
      </w:r>
      <w:r w:rsidRPr="00127044">
        <w:rPr>
          <w:rFonts w:ascii="Times New Roman" w:hAnsi="Times New Roman"/>
        </w:rPr>
        <w:t>academic performance and their ac</w:t>
      </w:r>
      <w:r w:rsidR="0083583F" w:rsidRPr="00127044">
        <w:rPr>
          <w:rFonts w:ascii="Times New Roman" w:hAnsi="Times New Roman"/>
        </w:rPr>
        <w:t xml:space="preserve">ademic </w:t>
      </w:r>
      <w:r w:rsidR="0099037F" w:rsidRPr="00127044">
        <w:rPr>
          <w:rFonts w:ascii="Times New Roman" w:hAnsi="Times New Roman"/>
        </w:rPr>
        <w:t>integration. See figure 7</w:t>
      </w:r>
      <w:r w:rsidRPr="00127044">
        <w:rPr>
          <w:rFonts w:ascii="Times New Roman" w:hAnsi="Times New Roman"/>
        </w:rPr>
        <w:t xml:space="preserve"> for a detailed look at the relationships that I have hypothesized. </w:t>
      </w:r>
    </w:p>
    <w:p w:rsidR="00A674D3" w:rsidRPr="00127044" w:rsidRDefault="00A674D3" w:rsidP="00D85BA6">
      <w:pPr>
        <w:spacing w:line="480" w:lineRule="auto"/>
        <w:rPr>
          <w:rFonts w:ascii="Times New Roman" w:hAnsi="Times New Roman"/>
        </w:rPr>
      </w:pPr>
      <w:r w:rsidRPr="00127044">
        <w:rPr>
          <w:rFonts w:ascii="Times New Roman" w:hAnsi="Times New Roman"/>
          <w:noProof/>
        </w:rPr>
        <w:drawing>
          <wp:inline distT="0" distB="0" distL="0" distR="0" wp14:anchorId="67B7A2EB" wp14:editId="0AF2043D">
            <wp:extent cx="5937249" cy="193040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5352" b="21098"/>
                    <a:stretch/>
                  </pic:blipFill>
                  <pic:spPr bwMode="auto">
                    <a:xfrm>
                      <a:off x="0" y="0"/>
                      <a:ext cx="5943600" cy="1932465"/>
                    </a:xfrm>
                    <a:prstGeom prst="rect">
                      <a:avLst/>
                    </a:prstGeom>
                    <a:ln>
                      <a:noFill/>
                    </a:ln>
                    <a:extLst>
                      <a:ext uri="{53640926-AAD7-44D8-BBD7-CCE9431645EC}">
                        <a14:shadowObscured xmlns:a14="http://schemas.microsoft.com/office/drawing/2010/main"/>
                      </a:ext>
                    </a:extLst>
                  </pic:spPr>
                </pic:pic>
              </a:graphicData>
            </a:graphic>
          </wp:inline>
        </w:drawing>
      </w:r>
    </w:p>
    <w:p w:rsidR="003B1A6C" w:rsidRPr="00127044" w:rsidRDefault="0099037F" w:rsidP="00650B7D">
      <w:pPr>
        <w:pStyle w:val="FigureCaption"/>
      </w:pPr>
      <w:bookmarkStart w:id="128" w:name="_Toc321814773"/>
      <w:r w:rsidRPr="00127044">
        <w:rPr>
          <w:i/>
        </w:rPr>
        <w:t>Figure 7</w:t>
      </w:r>
      <w:r w:rsidR="00DA5843" w:rsidRPr="00127044">
        <w:rPr>
          <w:i/>
        </w:rPr>
        <w:t>:</w:t>
      </w:r>
      <w:r w:rsidR="00F17278" w:rsidRPr="00127044">
        <w:rPr>
          <w:i/>
        </w:rPr>
        <w:t xml:space="preserve"> </w:t>
      </w:r>
      <w:r w:rsidR="00376569" w:rsidRPr="00127044">
        <w:t>M</w:t>
      </w:r>
      <w:r w:rsidRPr="00127044">
        <w:t>odel</w:t>
      </w:r>
      <w:r w:rsidR="00376569" w:rsidRPr="00127044">
        <w:t xml:space="preserve"> 3</w:t>
      </w:r>
      <w:r w:rsidR="00DA5843" w:rsidRPr="00127044">
        <w:t xml:space="preserve"> – </w:t>
      </w:r>
      <w:r w:rsidR="00376569" w:rsidRPr="00127044">
        <w:t>Path Diagram of M</w:t>
      </w:r>
      <w:r w:rsidRPr="00127044">
        <w:t>odel</w:t>
      </w:r>
      <w:r w:rsidR="00376569" w:rsidRPr="00127044">
        <w:t xml:space="preserve"> 2 with indicators added</w:t>
      </w:r>
      <w:bookmarkEnd w:id="128"/>
      <w:r w:rsidR="00376569" w:rsidRPr="00127044">
        <w:t xml:space="preserve"> </w:t>
      </w:r>
    </w:p>
    <w:p w:rsidR="00E50D58" w:rsidRPr="00127044" w:rsidRDefault="00E50D58" w:rsidP="00E50D58">
      <w:pPr>
        <w:spacing w:line="480" w:lineRule="auto"/>
        <w:ind w:firstLine="720"/>
        <w:rPr>
          <w:rFonts w:ascii="Times New Roman" w:hAnsi="Times New Roman"/>
        </w:rPr>
      </w:pPr>
      <w:r w:rsidRPr="00127044">
        <w:rPr>
          <w:rFonts w:ascii="Times New Roman" w:hAnsi="Times New Roman"/>
        </w:rPr>
        <w:t xml:space="preserve">I began my </w:t>
      </w:r>
      <w:r w:rsidR="006428C8" w:rsidRPr="00127044">
        <w:rPr>
          <w:rFonts w:ascii="Times New Roman" w:hAnsi="Times New Roman"/>
        </w:rPr>
        <w:t>analysis</w:t>
      </w:r>
      <w:r w:rsidRPr="00127044">
        <w:rPr>
          <w:rFonts w:ascii="Times New Roman" w:hAnsi="Times New Roman"/>
        </w:rPr>
        <w:t xml:space="preserve"> by creating a dataset in SPSS that combined library variables from the Academic Library Survey</w:t>
      </w:r>
      <w:r w:rsidR="00602B71" w:rsidRPr="00127044">
        <w:rPr>
          <w:rFonts w:ascii="Times New Roman" w:hAnsi="Times New Roman"/>
        </w:rPr>
        <w:t xml:space="preserve"> (ALS)</w:t>
      </w:r>
      <w:r w:rsidRPr="00127044">
        <w:rPr>
          <w:rFonts w:ascii="Times New Roman" w:hAnsi="Times New Roman"/>
        </w:rPr>
        <w:t xml:space="preserve">, </w:t>
      </w:r>
      <w:r w:rsidR="00602B71" w:rsidRPr="00127044">
        <w:rPr>
          <w:rFonts w:ascii="Times New Roman" w:hAnsi="Times New Roman"/>
        </w:rPr>
        <w:t xml:space="preserve">academic performance, academic integration, </w:t>
      </w:r>
      <w:r w:rsidRPr="00127044">
        <w:rPr>
          <w:rFonts w:ascii="Times New Roman" w:hAnsi="Times New Roman"/>
        </w:rPr>
        <w:t>institutional commitment</w:t>
      </w:r>
      <w:r w:rsidR="00602B71" w:rsidRPr="00127044">
        <w:rPr>
          <w:rFonts w:ascii="Times New Roman" w:hAnsi="Times New Roman"/>
        </w:rPr>
        <w:t>, and intent to persist</w:t>
      </w:r>
      <w:r w:rsidRPr="00127044">
        <w:rPr>
          <w:rFonts w:ascii="Times New Roman" w:hAnsi="Times New Roman"/>
        </w:rPr>
        <w:t xml:space="preserve"> variables from the National Survey of Student Engagement</w:t>
      </w:r>
      <w:r w:rsidR="00602B71" w:rsidRPr="00127044">
        <w:rPr>
          <w:rFonts w:ascii="Times New Roman" w:hAnsi="Times New Roman"/>
        </w:rPr>
        <w:t xml:space="preserve"> (NSSE)</w:t>
      </w:r>
      <w:r w:rsidRPr="00127044">
        <w:rPr>
          <w:rFonts w:ascii="Times New Roman" w:hAnsi="Times New Roman"/>
        </w:rPr>
        <w:t>, and persistence variables from</w:t>
      </w:r>
      <w:r w:rsidR="00DB16C4" w:rsidRPr="00127044">
        <w:rPr>
          <w:rFonts w:ascii="Times New Roman" w:hAnsi="Times New Roman"/>
        </w:rPr>
        <w:t xml:space="preserve"> Integrated Postsecondary Education Data System</w:t>
      </w:r>
      <w:r w:rsidRPr="00127044">
        <w:rPr>
          <w:rFonts w:ascii="Times New Roman" w:hAnsi="Times New Roman"/>
        </w:rPr>
        <w:t xml:space="preserve"> </w:t>
      </w:r>
      <w:r w:rsidR="00DB16C4" w:rsidRPr="00127044">
        <w:rPr>
          <w:rFonts w:ascii="Times New Roman" w:hAnsi="Times New Roman"/>
        </w:rPr>
        <w:t>(</w:t>
      </w:r>
      <w:r w:rsidRPr="00127044">
        <w:rPr>
          <w:rFonts w:ascii="Times New Roman" w:hAnsi="Times New Roman"/>
        </w:rPr>
        <w:t>IPEDS</w:t>
      </w:r>
      <w:r w:rsidR="00DB16C4" w:rsidRPr="00127044">
        <w:rPr>
          <w:rFonts w:ascii="Times New Roman" w:hAnsi="Times New Roman"/>
        </w:rPr>
        <w:t>)</w:t>
      </w:r>
      <w:r w:rsidRPr="00127044">
        <w:rPr>
          <w:rFonts w:ascii="Times New Roman" w:hAnsi="Times New Roman"/>
        </w:rPr>
        <w:t xml:space="preserve">. I then computed the descriptive statistics for each variable, tested the </w:t>
      </w:r>
      <w:r w:rsidR="002C08E3" w:rsidRPr="00127044">
        <w:rPr>
          <w:rFonts w:ascii="Times New Roman" w:hAnsi="Times New Roman"/>
        </w:rPr>
        <w:t>reliability</w:t>
      </w:r>
      <w:r w:rsidRPr="00127044">
        <w:rPr>
          <w:rFonts w:ascii="Times New Roman" w:hAnsi="Times New Roman"/>
        </w:rPr>
        <w:t xml:space="preserve"> of the Bloom’s taxonomy and Pike’s scalelets indicators, estimated the correlation matrix of the observed variables, and used SPSS </w:t>
      </w:r>
      <w:r w:rsidR="00A96A19" w:rsidRPr="00127044">
        <w:rPr>
          <w:rFonts w:ascii="Times New Roman" w:hAnsi="Times New Roman"/>
        </w:rPr>
        <w:t>AMOS</w:t>
      </w:r>
      <w:r w:rsidRPr="00127044">
        <w:rPr>
          <w:rFonts w:ascii="Times New Roman" w:hAnsi="Times New Roman"/>
        </w:rPr>
        <w:t xml:space="preserve"> to test my model</w:t>
      </w:r>
      <w:r w:rsidR="003E0A1E" w:rsidRPr="00127044">
        <w:rPr>
          <w:rFonts w:ascii="Times New Roman" w:hAnsi="Times New Roman"/>
        </w:rPr>
        <w:t>.</w:t>
      </w:r>
      <w:r w:rsidRPr="00127044">
        <w:rPr>
          <w:rFonts w:ascii="Times New Roman" w:hAnsi="Times New Roman"/>
        </w:rPr>
        <w:t xml:space="preserve"> </w:t>
      </w:r>
    </w:p>
    <w:p w:rsidR="005F047E" w:rsidRPr="00127044" w:rsidRDefault="00BD7659" w:rsidP="00004766">
      <w:pPr>
        <w:spacing w:line="480" w:lineRule="auto"/>
        <w:ind w:firstLine="720"/>
        <w:rPr>
          <w:rFonts w:ascii="Times New Roman" w:hAnsi="Times New Roman"/>
        </w:rPr>
        <w:sectPr w:rsidR="005F047E" w:rsidRPr="00127044" w:rsidSect="00FA0674">
          <w:headerReference w:type="first" r:id="rId35"/>
          <w:pgSz w:w="11520" w:h="15120" w:code="1"/>
          <w:pgMar w:top="1080" w:right="1440" w:bottom="1080" w:left="1440" w:header="720" w:footer="720" w:gutter="0"/>
          <w:cols w:space="720"/>
          <w:titlePg/>
          <w:docGrid w:linePitch="326"/>
        </w:sectPr>
      </w:pPr>
      <w:r w:rsidRPr="00127044">
        <w:rPr>
          <w:rFonts w:ascii="Times New Roman" w:hAnsi="Times New Roman"/>
        </w:rPr>
        <w:lastRenderedPageBreak/>
        <w:t xml:space="preserve">In </w:t>
      </w:r>
      <w:r w:rsidR="00550181" w:rsidRPr="00127044">
        <w:rPr>
          <w:rFonts w:ascii="Times New Roman" w:hAnsi="Times New Roman"/>
        </w:rPr>
        <w:t>this chapter</w:t>
      </w:r>
      <w:r w:rsidRPr="00127044">
        <w:rPr>
          <w:rFonts w:ascii="Times New Roman" w:hAnsi="Times New Roman"/>
        </w:rPr>
        <w:t>, I have presented the descriptive statistics, the testing and construction of scales, and an analysis of the estimated correlation matrix of the observed variables</w:t>
      </w:r>
      <w:r w:rsidR="00550181" w:rsidRPr="00127044">
        <w:rPr>
          <w:rFonts w:ascii="Times New Roman" w:hAnsi="Times New Roman"/>
        </w:rPr>
        <w:t xml:space="preserve"> followed by</w:t>
      </w:r>
      <w:r w:rsidRPr="00127044">
        <w:rPr>
          <w:rFonts w:ascii="Times New Roman" w:hAnsi="Times New Roman"/>
        </w:rPr>
        <w:t xml:space="preserve"> the results of the test of the model</w:t>
      </w:r>
      <w:r w:rsidR="00004766" w:rsidRPr="00127044">
        <w:rPr>
          <w:rFonts w:ascii="Times New Roman" w:hAnsi="Times New Roman"/>
        </w:rPr>
        <w:t xml:space="preserve"> that include</w:t>
      </w:r>
      <w:r w:rsidRPr="00127044">
        <w:rPr>
          <w:rFonts w:ascii="Times New Roman" w:hAnsi="Times New Roman"/>
        </w:rPr>
        <w:t xml:space="preserve"> a discussion of the</w:t>
      </w:r>
      <w:r w:rsidR="009A1390" w:rsidRPr="00127044">
        <w:rPr>
          <w:rFonts w:ascii="Times New Roman" w:hAnsi="Times New Roman"/>
        </w:rPr>
        <w:t xml:space="preserve"> goodness of fit statistics and parameter estimates for both the</w:t>
      </w:r>
      <w:r w:rsidRPr="00127044">
        <w:rPr>
          <w:rFonts w:ascii="Times New Roman" w:hAnsi="Times New Roman"/>
        </w:rPr>
        <w:t xml:space="preserve"> measurement model and the structural model</w:t>
      </w:r>
      <w:r w:rsidR="009A1390" w:rsidRPr="00127044">
        <w:rPr>
          <w:rFonts w:ascii="Times New Roman" w:hAnsi="Times New Roman"/>
        </w:rPr>
        <w:t>.</w:t>
      </w:r>
      <w:r w:rsidR="00991CA6" w:rsidRPr="00127044">
        <w:rPr>
          <w:rFonts w:ascii="Times New Roman" w:hAnsi="Times New Roman"/>
        </w:rPr>
        <w:t xml:space="preserve"> I also fit a </w:t>
      </w:r>
      <w:r w:rsidR="00CF2757" w:rsidRPr="00127044">
        <w:rPr>
          <w:rFonts w:ascii="Times New Roman" w:hAnsi="Times New Roman"/>
        </w:rPr>
        <w:t>taxonomy of multiple regression models analyzing the relationship between the dependent variable of graduation and the independent variables of the indicators for academic performance, academic integration, institutional commitment, and intent to persist.</w:t>
      </w:r>
    </w:p>
    <w:p w:rsidR="006F4662" w:rsidRPr="00127044" w:rsidRDefault="006F4662" w:rsidP="006F4662">
      <w:pPr>
        <w:pStyle w:val="Heading2fordissertation"/>
        <w:rPr>
          <w:szCs w:val="24"/>
        </w:rPr>
      </w:pPr>
      <w:bookmarkStart w:id="129" w:name="_Toc357082377"/>
      <w:r w:rsidRPr="00127044">
        <w:lastRenderedPageBreak/>
        <w:t>Sample</w:t>
      </w:r>
      <w:bookmarkEnd w:id="129"/>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The level of</w:t>
      </w:r>
      <w:r w:rsidR="002C08E3" w:rsidRPr="00127044">
        <w:rPr>
          <w:rFonts w:ascii="Times New Roman" w:hAnsi="Times New Roman"/>
          <w:szCs w:val="24"/>
        </w:rPr>
        <w:t xml:space="preserve"> analysis</w:t>
      </w:r>
      <w:r w:rsidRPr="00127044">
        <w:rPr>
          <w:rFonts w:ascii="Times New Roman" w:hAnsi="Times New Roman"/>
          <w:szCs w:val="24"/>
        </w:rPr>
        <w:t xml:space="preserve"> </w:t>
      </w:r>
      <w:r w:rsidR="003D0B33" w:rsidRPr="00127044">
        <w:rPr>
          <w:rFonts w:ascii="Times New Roman" w:hAnsi="Times New Roman"/>
          <w:szCs w:val="24"/>
        </w:rPr>
        <w:t>was</w:t>
      </w:r>
      <w:r w:rsidRPr="00127044">
        <w:rPr>
          <w:rFonts w:ascii="Times New Roman" w:hAnsi="Times New Roman"/>
          <w:szCs w:val="24"/>
        </w:rPr>
        <w:t xml:space="preserve"> institutions. The cases include</w:t>
      </w:r>
      <w:r w:rsidR="003D0B33" w:rsidRPr="00127044">
        <w:rPr>
          <w:rFonts w:ascii="Times New Roman" w:hAnsi="Times New Roman"/>
          <w:szCs w:val="24"/>
        </w:rPr>
        <w:t>d</w:t>
      </w:r>
      <w:r w:rsidRPr="00127044">
        <w:rPr>
          <w:rFonts w:ascii="Times New Roman" w:hAnsi="Times New Roman"/>
          <w:szCs w:val="24"/>
        </w:rPr>
        <w:t xml:space="preserve"> all institutions that participated in both the 2006 Academic Library Survey (ALS) and the 2006 National Survey of Student Engagement (NSSE) survey. </w:t>
      </w:r>
      <w:r w:rsidR="006A6D9E" w:rsidRPr="00127044">
        <w:rPr>
          <w:rFonts w:ascii="Times New Roman" w:hAnsi="Times New Roman"/>
          <w:szCs w:val="24"/>
        </w:rPr>
        <w:t>In 2006</w:t>
      </w:r>
      <w:r w:rsidRPr="00127044">
        <w:rPr>
          <w:rFonts w:ascii="Times New Roman" w:hAnsi="Times New Roman"/>
          <w:szCs w:val="24"/>
        </w:rPr>
        <w:t>, 3,925 institutions participated in the ALS and 525 institutions participated in the NSSE</w:t>
      </w:r>
      <w:r w:rsidR="002C08E3" w:rsidRPr="00127044">
        <w:rPr>
          <w:rFonts w:ascii="Times New Roman" w:hAnsi="Times New Roman"/>
          <w:szCs w:val="24"/>
        </w:rPr>
        <w:t xml:space="preserve">; </w:t>
      </w:r>
      <w:r w:rsidRPr="00127044">
        <w:rPr>
          <w:rFonts w:ascii="Times New Roman" w:hAnsi="Times New Roman"/>
          <w:szCs w:val="24"/>
        </w:rPr>
        <w:t xml:space="preserve">522 participated in both. Cases with missing retention or graduation rates or library variables were removed. The </w:t>
      </w:r>
      <w:r w:rsidR="002C08E3" w:rsidRPr="00127044">
        <w:rPr>
          <w:rFonts w:ascii="Times New Roman" w:hAnsi="Times New Roman"/>
          <w:szCs w:val="24"/>
        </w:rPr>
        <w:t>analytic</w:t>
      </w:r>
      <w:r w:rsidRPr="00127044">
        <w:rPr>
          <w:rFonts w:ascii="Times New Roman" w:hAnsi="Times New Roman"/>
          <w:szCs w:val="24"/>
        </w:rPr>
        <w:t xml:space="preserve"> sample consist</w:t>
      </w:r>
      <w:r w:rsidR="002C08E3" w:rsidRPr="00127044">
        <w:rPr>
          <w:rFonts w:ascii="Times New Roman" w:hAnsi="Times New Roman"/>
          <w:szCs w:val="24"/>
        </w:rPr>
        <w:t>ed</w:t>
      </w:r>
      <w:r w:rsidRPr="00127044">
        <w:rPr>
          <w:rFonts w:ascii="Times New Roman" w:hAnsi="Times New Roman"/>
          <w:szCs w:val="24"/>
        </w:rPr>
        <w:t xml:space="preserve"> of </w:t>
      </w:r>
      <w:r w:rsidR="005D7D81" w:rsidRPr="00127044">
        <w:rPr>
          <w:rFonts w:ascii="Times New Roman" w:hAnsi="Times New Roman"/>
          <w:szCs w:val="24"/>
        </w:rPr>
        <w:t>497</w:t>
      </w:r>
      <w:r w:rsidRPr="00127044">
        <w:rPr>
          <w:rFonts w:ascii="Times New Roman" w:hAnsi="Times New Roman"/>
          <w:szCs w:val="24"/>
        </w:rPr>
        <w:t xml:space="preserve"> institutions.</w:t>
      </w:r>
    </w:p>
    <w:p w:rsidR="00706E52" w:rsidRPr="00127044" w:rsidRDefault="00706E52" w:rsidP="00706E52">
      <w:pPr>
        <w:pStyle w:val="Heading2fordissertation"/>
      </w:pPr>
      <w:bookmarkStart w:id="130" w:name="_Toc357082378"/>
      <w:r w:rsidRPr="00127044">
        <w:t>Descriptive Statistics</w:t>
      </w:r>
      <w:bookmarkEnd w:id="130"/>
    </w:p>
    <w:p w:rsidR="00706E52" w:rsidRDefault="00706E52" w:rsidP="0029360D">
      <w:pPr>
        <w:spacing w:line="480" w:lineRule="auto"/>
        <w:ind w:firstLine="720"/>
        <w:rPr>
          <w:rFonts w:ascii="Times New Roman" w:hAnsi="Times New Roman"/>
        </w:rPr>
      </w:pPr>
      <w:r w:rsidRPr="00127044">
        <w:rPr>
          <w:rFonts w:ascii="Times New Roman" w:hAnsi="Times New Roman"/>
        </w:rPr>
        <w:t xml:space="preserve">In the following tables, I </w:t>
      </w:r>
      <w:r w:rsidR="003D0B33" w:rsidRPr="00127044">
        <w:rPr>
          <w:rFonts w:ascii="Times New Roman" w:hAnsi="Times New Roman"/>
        </w:rPr>
        <w:t xml:space="preserve">have </w:t>
      </w:r>
      <w:r w:rsidRPr="00127044">
        <w:rPr>
          <w:rFonts w:ascii="Times New Roman" w:hAnsi="Times New Roman"/>
        </w:rPr>
        <w:t>report</w:t>
      </w:r>
      <w:r w:rsidR="003D0B33" w:rsidRPr="00127044">
        <w:rPr>
          <w:rFonts w:ascii="Times New Roman" w:hAnsi="Times New Roman"/>
        </w:rPr>
        <w:t>ed</w:t>
      </w:r>
      <w:r w:rsidRPr="00127044">
        <w:rPr>
          <w:rFonts w:ascii="Times New Roman" w:hAnsi="Times New Roman"/>
        </w:rPr>
        <w:t xml:space="preserve"> the descriptive statistics by construct and provide</w:t>
      </w:r>
      <w:r w:rsidR="003D0B33" w:rsidRPr="00127044">
        <w:rPr>
          <w:rFonts w:ascii="Times New Roman" w:hAnsi="Times New Roman"/>
        </w:rPr>
        <w:t>d</w:t>
      </w:r>
      <w:r w:rsidRPr="00127044">
        <w:rPr>
          <w:rFonts w:ascii="Times New Roman" w:hAnsi="Times New Roman"/>
        </w:rPr>
        <w:t xml:space="preserve"> a brief description of each. I also analyze</w:t>
      </w:r>
      <w:r w:rsidR="003D0B33" w:rsidRPr="00127044">
        <w:rPr>
          <w:rFonts w:ascii="Times New Roman" w:hAnsi="Times New Roman"/>
        </w:rPr>
        <w:t>d</w:t>
      </w:r>
      <w:r w:rsidRPr="00127044">
        <w:rPr>
          <w:rFonts w:ascii="Times New Roman" w:hAnsi="Times New Roman"/>
        </w:rPr>
        <w:t xml:space="preserve"> the reliability of the scales I </w:t>
      </w:r>
      <w:r w:rsidR="002C08E3" w:rsidRPr="00127044">
        <w:rPr>
          <w:rFonts w:ascii="Times New Roman" w:hAnsi="Times New Roman"/>
        </w:rPr>
        <w:t>used</w:t>
      </w:r>
      <w:r w:rsidRPr="00127044">
        <w:rPr>
          <w:rFonts w:ascii="Times New Roman" w:hAnsi="Times New Roman"/>
        </w:rPr>
        <w:t xml:space="preserve"> as observed measures.</w:t>
      </w:r>
      <w:r w:rsidR="0029360D" w:rsidRPr="00127044">
        <w:rPr>
          <w:rFonts w:ascii="Times New Roman" w:hAnsi="Times New Roman"/>
        </w:rPr>
        <w:t xml:space="preserve"> The descriptive statistics that follow </w:t>
      </w:r>
      <w:r w:rsidR="003D0B33" w:rsidRPr="00127044">
        <w:rPr>
          <w:rFonts w:ascii="Times New Roman" w:hAnsi="Times New Roman"/>
        </w:rPr>
        <w:t>were</w:t>
      </w:r>
      <w:r w:rsidR="0029360D" w:rsidRPr="00127044">
        <w:rPr>
          <w:rFonts w:ascii="Times New Roman" w:hAnsi="Times New Roman"/>
        </w:rPr>
        <w:t xml:space="preserve"> all based on collapsed library and persistence variables and variables</w:t>
      </w:r>
      <w:r w:rsidR="002C08E3" w:rsidRPr="00127044">
        <w:rPr>
          <w:rFonts w:ascii="Times New Roman" w:hAnsi="Times New Roman"/>
        </w:rPr>
        <w:t xml:space="preserve"> defined by NSSE</w:t>
      </w:r>
      <w:r w:rsidR="0029360D" w:rsidRPr="00127044">
        <w:rPr>
          <w:rFonts w:ascii="Times New Roman" w:hAnsi="Times New Roman"/>
        </w:rPr>
        <w:t xml:space="preserve">. I described the process of collapsing variables in </w:t>
      </w:r>
      <w:r w:rsidR="002C08E3" w:rsidRPr="00127044">
        <w:rPr>
          <w:rFonts w:ascii="Times New Roman" w:hAnsi="Times New Roman"/>
        </w:rPr>
        <w:t>C</w:t>
      </w:r>
      <w:r w:rsidR="0029360D" w:rsidRPr="00127044">
        <w:rPr>
          <w:rFonts w:ascii="Times New Roman" w:hAnsi="Times New Roman"/>
        </w:rPr>
        <w:t xml:space="preserve">hapter </w:t>
      </w:r>
      <w:r w:rsidR="003828F7" w:rsidRPr="00127044">
        <w:rPr>
          <w:rFonts w:ascii="Times New Roman" w:hAnsi="Times New Roman"/>
        </w:rPr>
        <w:t>3</w:t>
      </w:r>
      <w:r w:rsidR="0029360D" w:rsidRPr="00127044">
        <w:rPr>
          <w:rFonts w:ascii="Times New Roman" w:hAnsi="Times New Roman"/>
        </w:rPr>
        <w:t>.</w:t>
      </w:r>
    </w:p>
    <w:p w:rsidR="00C9231B" w:rsidRDefault="00C9231B" w:rsidP="0029360D">
      <w:pPr>
        <w:spacing w:line="480" w:lineRule="auto"/>
        <w:ind w:firstLine="720"/>
        <w:rPr>
          <w:rFonts w:ascii="Times New Roman" w:hAnsi="Times New Roman"/>
        </w:rPr>
      </w:pPr>
    </w:p>
    <w:p w:rsidR="00C9231B" w:rsidRPr="00127044" w:rsidRDefault="00C9231B" w:rsidP="0029360D">
      <w:pPr>
        <w:spacing w:line="480" w:lineRule="auto"/>
        <w:ind w:firstLine="720"/>
        <w:rPr>
          <w:rFonts w:ascii="Times New Roman" w:hAnsi="Times New Roman"/>
        </w:rPr>
      </w:pPr>
    </w:p>
    <w:p w:rsidR="006F4662" w:rsidRPr="00127044" w:rsidRDefault="006F4662" w:rsidP="006F4662">
      <w:pPr>
        <w:pStyle w:val="Heading2fordissertation"/>
      </w:pPr>
      <w:bookmarkStart w:id="131" w:name="_Toc357082379"/>
      <w:r w:rsidRPr="00127044">
        <w:lastRenderedPageBreak/>
        <w:t>Library Construct</w:t>
      </w:r>
      <w:bookmarkEnd w:id="131"/>
    </w:p>
    <w:p w:rsidR="006F4662" w:rsidRPr="00127044" w:rsidRDefault="0004442D"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The indicators for the Library construct consist</w:t>
      </w:r>
      <w:r w:rsidR="00CF152C" w:rsidRPr="00127044">
        <w:rPr>
          <w:rFonts w:ascii="Times New Roman" w:hAnsi="Times New Roman"/>
          <w:szCs w:val="24"/>
        </w:rPr>
        <w:t>ed</w:t>
      </w:r>
      <w:r w:rsidRPr="00127044">
        <w:rPr>
          <w:rFonts w:ascii="Times New Roman" w:hAnsi="Times New Roman"/>
          <w:szCs w:val="24"/>
        </w:rPr>
        <w:t xml:space="preserve"> of input and output measures</w:t>
      </w:r>
      <w:r w:rsidR="006F4662" w:rsidRPr="00127044">
        <w:rPr>
          <w:rFonts w:ascii="Times New Roman" w:hAnsi="Times New Roman"/>
          <w:szCs w:val="24"/>
        </w:rPr>
        <w:t xml:space="preserve"> </w:t>
      </w:r>
      <w:r w:rsidR="003B0956" w:rsidRPr="00127044">
        <w:rPr>
          <w:rFonts w:ascii="Times New Roman" w:hAnsi="Times New Roman"/>
          <w:szCs w:val="24"/>
        </w:rPr>
        <w:t xml:space="preserve">– </w:t>
      </w:r>
      <w:r w:rsidR="003A15FB" w:rsidRPr="00127044">
        <w:rPr>
          <w:rFonts w:ascii="Times New Roman" w:hAnsi="Times New Roman"/>
          <w:szCs w:val="24"/>
        </w:rPr>
        <w:t xml:space="preserve">librarians per student, </w:t>
      </w:r>
      <w:r w:rsidR="003B0956" w:rsidRPr="00127044">
        <w:rPr>
          <w:rFonts w:ascii="Times New Roman" w:hAnsi="Times New Roman"/>
          <w:szCs w:val="24"/>
        </w:rPr>
        <w:t>expenditures</w:t>
      </w:r>
      <w:r w:rsidR="00B6194B" w:rsidRPr="00127044">
        <w:rPr>
          <w:rFonts w:ascii="Times New Roman" w:hAnsi="Times New Roman"/>
          <w:szCs w:val="24"/>
        </w:rPr>
        <w:t xml:space="preserve">, </w:t>
      </w:r>
      <w:r w:rsidR="003B0956" w:rsidRPr="00127044">
        <w:rPr>
          <w:rFonts w:ascii="Times New Roman" w:hAnsi="Times New Roman"/>
          <w:szCs w:val="24"/>
        </w:rPr>
        <w:t>circulation,</w:t>
      </w:r>
      <w:r w:rsidR="003A15FB" w:rsidRPr="00127044">
        <w:rPr>
          <w:rFonts w:ascii="Times New Roman" w:hAnsi="Times New Roman"/>
          <w:szCs w:val="24"/>
        </w:rPr>
        <w:t xml:space="preserve"> and instruction </w:t>
      </w:r>
      <w:r w:rsidR="003B0956" w:rsidRPr="00127044">
        <w:rPr>
          <w:rFonts w:ascii="Times New Roman" w:hAnsi="Times New Roman"/>
          <w:szCs w:val="24"/>
        </w:rPr>
        <w:t xml:space="preserve">– </w:t>
      </w:r>
      <w:r w:rsidRPr="00127044">
        <w:rPr>
          <w:rFonts w:ascii="Times New Roman" w:hAnsi="Times New Roman"/>
          <w:szCs w:val="24"/>
        </w:rPr>
        <w:t xml:space="preserve">that </w:t>
      </w:r>
      <w:r w:rsidR="006F4662" w:rsidRPr="00127044">
        <w:rPr>
          <w:rFonts w:ascii="Times New Roman" w:hAnsi="Times New Roman"/>
          <w:szCs w:val="24"/>
        </w:rPr>
        <w:t>have been shown in the literature to have either a statistically significant correlation</w:t>
      </w:r>
      <w:r w:rsidR="002C08E3" w:rsidRPr="00127044">
        <w:rPr>
          <w:rFonts w:ascii="Times New Roman" w:hAnsi="Times New Roman"/>
          <w:szCs w:val="24"/>
        </w:rPr>
        <w:t xml:space="preserve"> with</w:t>
      </w:r>
      <w:r w:rsidR="006F4662" w:rsidRPr="00127044">
        <w:rPr>
          <w:rFonts w:ascii="Times New Roman" w:hAnsi="Times New Roman"/>
          <w:szCs w:val="24"/>
        </w:rPr>
        <w:t xml:space="preserve"> or predictive impact </w:t>
      </w:r>
      <w:r w:rsidR="00CF152C" w:rsidRPr="00127044">
        <w:rPr>
          <w:rFonts w:ascii="Times New Roman" w:hAnsi="Times New Roman"/>
          <w:szCs w:val="24"/>
        </w:rPr>
        <w:t>up</w:t>
      </w:r>
      <w:r w:rsidR="006F4662" w:rsidRPr="00127044">
        <w:rPr>
          <w:rFonts w:ascii="Times New Roman" w:hAnsi="Times New Roman"/>
          <w:szCs w:val="24"/>
        </w:rPr>
        <w:t xml:space="preserve">on </w:t>
      </w:r>
      <w:r w:rsidR="00CF1B57" w:rsidRPr="00127044">
        <w:rPr>
          <w:rFonts w:ascii="Times New Roman" w:hAnsi="Times New Roman"/>
          <w:szCs w:val="24"/>
        </w:rPr>
        <w:t xml:space="preserve">student </w:t>
      </w:r>
      <w:r w:rsidR="006F4662" w:rsidRPr="00127044">
        <w:rPr>
          <w:rFonts w:ascii="Times New Roman" w:hAnsi="Times New Roman"/>
          <w:szCs w:val="24"/>
        </w:rPr>
        <w:t>persistence</w:t>
      </w:r>
      <w:r w:rsidR="003B0956" w:rsidRPr="00127044">
        <w:rPr>
          <w:rFonts w:ascii="Times New Roman" w:hAnsi="Times New Roman"/>
          <w:szCs w:val="24"/>
        </w:rPr>
        <w:t xml:space="preserve">. </w:t>
      </w:r>
      <w:r w:rsidR="00FD584B" w:rsidRPr="00127044">
        <w:rPr>
          <w:rFonts w:ascii="Times New Roman" w:hAnsi="Times New Roman"/>
          <w:szCs w:val="24"/>
        </w:rPr>
        <w:t>I extracted the</w:t>
      </w:r>
      <w:r w:rsidR="006F4662" w:rsidRPr="00127044">
        <w:rPr>
          <w:rFonts w:ascii="Times New Roman" w:hAnsi="Times New Roman"/>
          <w:szCs w:val="24"/>
        </w:rPr>
        <w:t xml:space="preserve"> Library indicators from the 2006 Academic Library Survey</w:t>
      </w:r>
      <w:r w:rsidR="003A15FB" w:rsidRPr="00127044">
        <w:rPr>
          <w:rFonts w:ascii="Times New Roman" w:hAnsi="Times New Roman"/>
          <w:szCs w:val="24"/>
        </w:rPr>
        <w:t xml:space="preserve"> and collapsed </w:t>
      </w:r>
      <w:r w:rsidR="00FD584B" w:rsidRPr="00127044">
        <w:rPr>
          <w:rFonts w:ascii="Times New Roman" w:hAnsi="Times New Roman"/>
          <w:szCs w:val="24"/>
        </w:rPr>
        <w:t xml:space="preserve">them </w:t>
      </w:r>
      <w:r w:rsidR="0000087A" w:rsidRPr="00127044">
        <w:rPr>
          <w:rFonts w:ascii="Times New Roman" w:hAnsi="Times New Roman"/>
          <w:szCs w:val="24"/>
        </w:rPr>
        <w:t xml:space="preserve">as described in </w:t>
      </w:r>
      <w:r w:rsidR="002C08E3" w:rsidRPr="00127044">
        <w:rPr>
          <w:rFonts w:ascii="Times New Roman" w:hAnsi="Times New Roman"/>
          <w:szCs w:val="24"/>
        </w:rPr>
        <w:t xml:space="preserve">Chapter </w:t>
      </w:r>
      <w:r w:rsidR="0008733F" w:rsidRPr="00127044">
        <w:rPr>
          <w:rFonts w:ascii="Times New Roman" w:hAnsi="Times New Roman"/>
          <w:szCs w:val="24"/>
        </w:rPr>
        <w:t>3</w:t>
      </w:r>
      <w:r w:rsidR="0000087A" w:rsidRPr="00127044">
        <w:rPr>
          <w:rFonts w:ascii="Times New Roman" w:hAnsi="Times New Roman"/>
          <w:szCs w:val="24"/>
        </w:rPr>
        <w:t xml:space="preserve"> </w:t>
      </w:r>
      <w:r w:rsidR="002C08E3" w:rsidRPr="00127044">
        <w:rPr>
          <w:rFonts w:ascii="Times New Roman" w:hAnsi="Times New Roman"/>
          <w:szCs w:val="24"/>
        </w:rPr>
        <w:t>in order to be able to</w:t>
      </w:r>
      <w:r w:rsidR="00FD584B" w:rsidRPr="00127044">
        <w:rPr>
          <w:rFonts w:ascii="Times New Roman" w:hAnsi="Times New Roman"/>
          <w:szCs w:val="24"/>
        </w:rPr>
        <w:t xml:space="preserve"> </w:t>
      </w:r>
      <w:r w:rsidR="003A15FB" w:rsidRPr="00127044">
        <w:rPr>
          <w:rFonts w:ascii="Times New Roman" w:hAnsi="Times New Roman"/>
          <w:szCs w:val="24"/>
        </w:rPr>
        <w:t xml:space="preserve">combine </w:t>
      </w:r>
      <w:r w:rsidR="00FD584B" w:rsidRPr="00127044">
        <w:rPr>
          <w:rFonts w:ascii="Times New Roman" w:hAnsi="Times New Roman"/>
          <w:szCs w:val="24"/>
        </w:rPr>
        <w:t xml:space="preserve">them </w:t>
      </w:r>
      <w:r w:rsidR="003A15FB" w:rsidRPr="00127044">
        <w:rPr>
          <w:rFonts w:ascii="Times New Roman" w:hAnsi="Times New Roman"/>
          <w:szCs w:val="24"/>
        </w:rPr>
        <w:t xml:space="preserve">with the NSSE indicators </w:t>
      </w:r>
      <w:r w:rsidR="002C08E3" w:rsidRPr="00127044">
        <w:rPr>
          <w:rFonts w:ascii="Times New Roman" w:hAnsi="Times New Roman"/>
          <w:szCs w:val="24"/>
        </w:rPr>
        <w:t xml:space="preserve">and </w:t>
      </w:r>
      <w:r w:rsidR="00395159" w:rsidRPr="00127044">
        <w:rPr>
          <w:rFonts w:ascii="Times New Roman" w:hAnsi="Times New Roman"/>
          <w:szCs w:val="24"/>
        </w:rPr>
        <w:t>protect the identity of</w:t>
      </w:r>
      <w:r w:rsidR="003A15FB" w:rsidRPr="00127044">
        <w:rPr>
          <w:rFonts w:ascii="Times New Roman" w:hAnsi="Times New Roman"/>
          <w:szCs w:val="24"/>
        </w:rPr>
        <w:t xml:space="preserve"> individual institutions</w:t>
      </w:r>
      <w:r w:rsidR="005718CE" w:rsidRPr="00127044">
        <w:rPr>
          <w:rFonts w:ascii="Times New Roman" w:hAnsi="Times New Roman"/>
          <w:szCs w:val="24"/>
        </w:rPr>
        <w:t>.</w:t>
      </w:r>
    </w:p>
    <w:p w:rsidR="003E1731" w:rsidRPr="00127044" w:rsidRDefault="003B0956" w:rsidP="00382B8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Academic libraries in th</w:t>
      </w:r>
      <w:r w:rsidR="00C27193" w:rsidRPr="00127044">
        <w:rPr>
          <w:rFonts w:ascii="Times New Roman" w:hAnsi="Times New Roman"/>
          <w:szCs w:val="24"/>
        </w:rPr>
        <w:t>e sample varied</w:t>
      </w:r>
      <w:r w:rsidRPr="00127044">
        <w:rPr>
          <w:rFonts w:ascii="Times New Roman" w:hAnsi="Times New Roman"/>
          <w:szCs w:val="24"/>
        </w:rPr>
        <w:t xml:space="preserve"> tremendously. Th</w:t>
      </w:r>
      <w:r w:rsidR="00EC2FB2" w:rsidRPr="00127044">
        <w:rPr>
          <w:rFonts w:ascii="Times New Roman" w:hAnsi="Times New Roman"/>
          <w:szCs w:val="24"/>
        </w:rPr>
        <w:t xml:space="preserve">e smallest institutions </w:t>
      </w:r>
      <w:r w:rsidR="00C27193" w:rsidRPr="00127044">
        <w:rPr>
          <w:rFonts w:ascii="Times New Roman" w:hAnsi="Times New Roman"/>
          <w:szCs w:val="24"/>
        </w:rPr>
        <w:t>were</w:t>
      </w:r>
      <w:r w:rsidR="00EC2FB2" w:rsidRPr="00127044">
        <w:rPr>
          <w:rFonts w:ascii="Times New Roman" w:hAnsi="Times New Roman"/>
          <w:szCs w:val="24"/>
        </w:rPr>
        <w:t xml:space="preserve"> one</w:t>
      </w:r>
      <w:r w:rsidR="002C08E3" w:rsidRPr="00127044">
        <w:rPr>
          <w:rFonts w:ascii="Times New Roman" w:hAnsi="Times New Roman"/>
          <w:szCs w:val="24"/>
        </w:rPr>
        <w:t>-</w:t>
      </w:r>
      <w:r w:rsidRPr="00127044">
        <w:rPr>
          <w:rFonts w:ascii="Times New Roman" w:hAnsi="Times New Roman"/>
          <w:szCs w:val="24"/>
        </w:rPr>
        <w:t>person operations with small budgets that serve</w:t>
      </w:r>
      <w:r w:rsidR="00C27193" w:rsidRPr="00127044">
        <w:rPr>
          <w:rFonts w:ascii="Times New Roman" w:hAnsi="Times New Roman"/>
          <w:szCs w:val="24"/>
        </w:rPr>
        <w:t>d</w:t>
      </w:r>
      <w:r w:rsidRPr="00127044">
        <w:rPr>
          <w:rFonts w:ascii="Times New Roman" w:hAnsi="Times New Roman"/>
          <w:szCs w:val="24"/>
        </w:rPr>
        <w:t xml:space="preserve"> few students. The largest academic libraries employ</w:t>
      </w:r>
      <w:r w:rsidR="00C27193" w:rsidRPr="00127044">
        <w:rPr>
          <w:rFonts w:ascii="Times New Roman" w:hAnsi="Times New Roman"/>
          <w:szCs w:val="24"/>
        </w:rPr>
        <w:t>ed</w:t>
      </w:r>
      <w:r w:rsidRPr="00127044">
        <w:rPr>
          <w:rFonts w:ascii="Times New Roman" w:hAnsi="Times New Roman"/>
          <w:szCs w:val="24"/>
        </w:rPr>
        <w:t xml:space="preserve"> </w:t>
      </w:r>
      <w:r w:rsidR="00C27193" w:rsidRPr="00127044">
        <w:rPr>
          <w:rFonts w:ascii="Times New Roman" w:hAnsi="Times New Roman"/>
          <w:szCs w:val="24"/>
        </w:rPr>
        <w:t>hundreds of librarians and spent</w:t>
      </w:r>
      <w:r w:rsidRPr="00127044">
        <w:rPr>
          <w:rFonts w:ascii="Times New Roman" w:hAnsi="Times New Roman"/>
          <w:szCs w:val="24"/>
        </w:rPr>
        <w:t xml:space="preserve"> millions of dollars serving thousands of students</w:t>
      </w:r>
      <w:r w:rsidR="00151111" w:rsidRPr="00127044">
        <w:rPr>
          <w:rFonts w:ascii="Times New Roman" w:hAnsi="Times New Roman"/>
          <w:szCs w:val="24"/>
        </w:rPr>
        <w:t xml:space="preserve"> (see </w:t>
      </w:r>
      <w:r w:rsidR="007107F9" w:rsidRPr="00127044">
        <w:rPr>
          <w:rFonts w:ascii="Times New Roman" w:hAnsi="Times New Roman"/>
          <w:szCs w:val="24"/>
        </w:rPr>
        <w:t>Table</w:t>
      </w:r>
      <w:r w:rsidR="005C1E05" w:rsidRPr="00127044">
        <w:rPr>
          <w:rFonts w:ascii="Times New Roman" w:hAnsi="Times New Roman"/>
          <w:szCs w:val="24"/>
        </w:rPr>
        <w:t xml:space="preserve"> 1</w:t>
      </w:r>
      <w:r w:rsidR="00151111" w:rsidRPr="00127044">
        <w:rPr>
          <w:rFonts w:ascii="Times New Roman" w:hAnsi="Times New Roman"/>
          <w:szCs w:val="24"/>
        </w:rPr>
        <w:t>)</w:t>
      </w:r>
      <w:r w:rsidRPr="00127044">
        <w:rPr>
          <w:rFonts w:ascii="Times New Roman" w:hAnsi="Times New Roman"/>
          <w:szCs w:val="24"/>
        </w:rPr>
        <w:t xml:space="preserve">. </w:t>
      </w:r>
      <w:r w:rsidR="0004442D" w:rsidRPr="00127044">
        <w:rPr>
          <w:rFonts w:ascii="Times New Roman" w:hAnsi="Times New Roman"/>
          <w:szCs w:val="24"/>
        </w:rPr>
        <w:t xml:space="preserve">The variation </w:t>
      </w:r>
      <w:r w:rsidR="00C27193" w:rsidRPr="00127044">
        <w:rPr>
          <w:rFonts w:ascii="Times New Roman" w:hAnsi="Times New Roman"/>
          <w:szCs w:val="24"/>
        </w:rPr>
        <w:t>was</w:t>
      </w:r>
      <w:r w:rsidR="0004442D" w:rsidRPr="00127044">
        <w:rPr>
          <w:rFonts w:ascii="Times New Roman" w:hAnsi="Times New Roman"/>
          <w:szCs w:val="24"/>
        </w:rPr>
        <w:t xml:space="preserve"> so extreme, in fact, that it is likely that each of the Library indicators violate</w:t>
      </w:r>
      <w:r w:rsidR="00052904" w:rsidRPr="00127044">
        <w:rPr>
          <w:rFonts w:ascii="Times New Roman" w:hAnsi="Times New Roman"/>
          <w:szCs w:val="24"/>
        </w:rPr>
        <w:t>d</w:t>
      </w:r>
      <w:r w:rsidR="0004442D" w:rsidRPr="00127044">
        <w:rPr>
          <w:rFonts w:ascii="Times New Roman" w:hAnsi="Times New Roman"/>
          <w:szCs w:val="24"/>
        </w:rPr>
        <w:t xml:space="preserve"> assumptions of normality. </w:t>
      </w:r>
      <w:r w:rsidR="007C69DB" w:rsidRPr="00127044">
        <w:rPr>
          <w:rFonts w:ascii="Times New Roman" w:hAnsi="Times New Roman"/>
          <w:szCs w:val="24"/>
        </w:rPr>
        <w:t>Kline</w:t>
      </w:r>
      <w:r w:rsidR="00485265" w:rsidRPr="00127044">
        <w:rPr>
          <w:rFonts w:ascii="Times New Roman" w:hAnsi="Times New Roman"/>
          <w:szCs w:val="24"/>
        </w:rPr>
        <w:t xml:space="preserve"> </w:t>
      </w:r>
      <w:r w:rsidR="00E6099C" w:rsidRPr="00127044">
        <w:rPr>
          <w:rFonts w:ascii="Times New Roman" w:hAnsi="Times New Roman"/>
          <w:szCs w:val="24"/>
        </w:rPr>
        <w:fldChar w:fldCharType="begin">
          <w:fldData xml:space="preserve">PEVuZE5vdGU+PENpdGUgRXhjbHVkZUF1dGg9IjEiPjxBdXRob3I+S2xpbmU8L0F1dGhvcj48WWVh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</w:fldData>
        </w:fldChar>
      </w:r>
      <w:r w:rsidR="00485265" w:rsidRPr="00127044">
        <w:rPr>
          <w:rFonts w:ascii="Times New Roman" w:hAnsi="Times New Roman"/>
          <w:szCs w:val="24"/>
        </w:rPr>
        <w:instrText xml:space="preserve"> ADDIN EN.CITE </w:instrText>
      </w:r>
      <w:r w:rsidR="00E6099C" w:rsidRPr="00127044">
        <w:rPr>
          <w:rFonts w:ascii="Times New Roman" w:hAnsi="Times New Roman"/>
          <w:szCs w:val="24"/>
        </w:rPr>
        <w:fldChar w:fldCharType="begin">
          <w:fldData xml:space="preserve">PEVuZE5vdGU+PENpdGUgRXhjbHVkZUF1dGg9IjEiPjxBdXRob3I+S2xpbmU8L0F1dGhvcj48WWVh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</w:fldData>
        </w:fldChar>
      </w:r>
      <w:r w:rsidR="00485265" w:rsidRPr="00127044">
        <w:rPr>
          <w:rFonts w:ascii="Times New Roman" w:hAnsi="Times New Roman"/>
          <w:szCs w:val="24"/>
        </w:rPr>
        <w:instrText xml:space="preserve"> ADDIN EN.CITE.DATA </w:instrText>
      </w:r>
      <w:r w:rsidR="00E6099C" w:rsidRPr="00127044">
        <w:rPr>
          <w:rFonts w:ascii="Times New Roman" w:hAnsi="Times New Roman"/>
          <w:szCs w:val="24"/>
        </w:rPr>
      </w:r>
      <w:r w:rsidR="00E6099C"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00485265" w:rsidRPr="00127044">
        <w:rPr>
          <w:rFonts w:ascii="Times New Roman" w:hAnsi="Times New Roman"/>
          <w:noProof/>
          <w:szCs w:val="24"/>
        </w:rPr>
        <w:t>(</w:t>
      </w:r>
      <w:hyperlink w:anchor="_ENREF_62" w:tooltip="Kline, 2005 #59" w:history="1">
        <w:r w:rsidR="00886D37" w:rsidRPr="00127044">
          <w:rPr>
            <w:rFonts w:ascii="Times New Roman" w:hAnsi="Times New Roman"/>
            <w:noProof/>
            <w:szCs w:val="24"/>
          </w:rPr>
          <w:t>2005, p. 50</w:t>
        </w:r>
      </w:hyperlink>
      <w:r w:rsidR="00485265" w:rsidRPr="00127044">
        <w:rPr>
          <w:rFonts w:ascii="Times New Roman" w:hAnsi="Times New Roman"/>
          <w:noProof/>
          <w:szCs w:val="24"/>
        </w:rPr>
        <w:t>)</w:t>
      </w:r>
      <w:r w:rsidR="00E6099C" w:rsidRPr="00127044">
        <w:rPr>
          <w:rFonts w:ascii="Times New Roman" w:hAnsi="Times New Roman"/>
          <w:szCs w:val="24"/>
        </w:rPr>
        <w:fldChar w:fldCharType="end"/>
      </w:r>
      <w:r w:rsidR="00485265" w:rsidRPr="00127044">
        <w:rPr>
          <w:rFonts w:ascii="Times New Roman" w:hAnsi="Times New Roman"/>
          <w:szCs w:val="24"/>
        </w:rPr>
        <w:t xml:space="preserve"> </w:t>
      </w:r>
      <w:r w:rsidR="007C69DB" w:rsidRPr="00127044">
        <w:rPr>
          <w:rFonts w:ascii="Times New Roman" w:hAnsi="Times New Roman"/>
          <w:szCs w:val="24"/>
        </w:rPr>
        <w:t>indicate</w:t>
      </w:r>
      <w:r w:rsidR="00052904" w:rsidRPr="00127044">
        <w:rPr>
          <w:rFonts w:ascii="Times New Roman" w:hAnsi="Times New Roman"/>
          <w:szCs w:val="24"/>
        </w:rPr>
        <w:t>d</w:t>
      </w:r>
      <w:r w:rsidR="007C69DB" w:rsidRPr="00127044">
        <w:rPr>
          <w:rFonts w:ascii="Times New Roman" w:hAnsi="Times New Roman"/>
          <w:szCs w:val="24"/>
        </w:rPr>
        <w:t xml:space="preserve"> that a kurtosis </w:t>
      </w:r>
      <w:r w:rsidR="0004442D" w:rsidRPr="00127044">
        <w:rPr>
          <w:rFonts w:ascii="Times New Roman" w:hAnsi="Times New Roman"/>
          <w:szCs w:val="24"/>
        </w:rPr>
        <w:t xml:space="preserve">score </w:t>
      </w:r>
      <w:r w:rsidR="007C69DB" w:rsidRPr="00127044">
        <w:rPr>
          <w:rFonts w:ascii="Times New Roman" w:hAnsi="Times New Roman"/>
          <w:szCs w:val="24"/>
        </w:rPr>
        <w:t xml:space="preserve">above </w:t>
      </w:r>
      <w:r w:rsidR="00382B82" w:rsidRPr="00127044">
        <w:rPr>
          <w:rFonts w:ascii="Times New Roman" w:hAnsi="Times New Roman"/>
          <w:szCs w:val="24"/>
        </w:rPr>
        <w:t>1</w:t>
      </w:r>
      <w:r w:rsidR="007C69DB" w:rsidRPr="00127044">
        <w:rPr>
          <w:rFonts w:ascii="Times New Roman" w:hAnsi="Times New Roman"/>
          <w:szCs w:val="24"/>
        </w:rPr>
        <w:t xml:space="preserve">0 and a skewness </w:t>
      </w:r>
      <w:r w:rsidR="0004442D" w:rsidRPr="00127044">
        <w:rPr>
          <w:rFonts w:ascii="Times New Roman" w:hAnsi="Times New Roman"/>
          <w:szCs w:val="24"/>
        </w:rPr>
        <w:t xml:space="preserve">score </w:t>
      </w:r>
      <w:r w:rsidR="007C69DB" w:rsidRPr="00127044">
        <w:rPr>
          <w:rFonts w:ascii="Times New Roman" w:hAnsi="Times New Roman"/>
          <w:szCs w:val="24"/>
        </w:rPr>
        <w:t xml:space="preserve">above 3 </w:t>
      </w:r>
      <w:r w:rsidR="00382B82" w:rsidRPr="00127044">
        <w:rPr>
          <w:rFonts w:ascii="Times New Roman" w:hAnsi="Times New Roman"/>
          <w:szCs w:val="24"/>
        </w:rPr>
        <w:t>give strong evidence that the univariate variable violates normality</w:t>
      </w:r>
      <w:r w:rsidR="0004442D" w:rsidRPr="00127044">
        <w:rPr>
          <w:rFonts w:ascii="Times New Roman" w:hAnsi="Times New Roman"/>
          <w:szCs w:val="24"/>
        </w:rPr>
        <w:t xml:space="preserve">, and the library measures all </w:t>
      </w:r>
      <w:r w:rsidR="00B63EAC" w:rsidRPr="00127044">
        <w:rPr>
          <w:rFonts w:ascii="Times New Roman" w:hAnsi="Times New Roman"/>
          <w:szCs w:val="24"/>
        </w:rPr>
        <w:t>score</w:t>
      </w:r>
      <w:r w:rsidR="00052904" w:rsidRPr="00127044">
        <w:rPr>
          <w:rFonts w:ascii="Times New Roman" w:hAnsi="Times New Roman"/>
          <w:szCs w:val="24"/>
        </w:rPr>
        <w:t>d</w:t>
      </w:r>
      <w:r w:rsidR="00B63EAC" w:rsidRPr="00127044">
        <w:rPr>
          <w:rFonts w:ascii="Times New Roman" w:hAnsi="Times New Roman"/>
          <w:szCs w:val="24"/>
        </w:rPr>
        <w:t xml:space="preserve"> above these thresholds</w:t>
      </w:r>
      <w:r w:rsidR="00382B82" w:rsidRPr="00127044">
        <w:rPr>
          <w:rFonts w:ascii="Times New Roman" w:hAnsi="Times New Roman"/>
          <w:szCs w:val="24"/>
        </w:rPr>
        <w:t>.</w:t>
      </w:r>
      <w:r w:rsidR="00130ADA" w:rsidRPr="00127044">
        <w:rPr>
          <w:rFonts w:ascii="Times New Roman" w:hAnsi="Times New Roman"/>
          <w:szCs w:val="24"/>
        </w:rPr>
        <w:t xml:space="preserve"> </w:t>
      </w:r>
    </w:p>
    <w:p w:rsidR="00E72848" w:rsidRPr="00127044" w:rsidRDefault="00F72178" w:rsidP="004A740B">
      <w:pPr>
        <w:pStyle w:val="TableCaption"/>
      </w:pPr>
      <w:bookmarkStart w:id="132" w:name="_Toc320384992"/>
      <w:bookmarkStart w:id="133" w:name="_Toc321814409"/>
      <w:r w:rsidRPr="00127044">
        <w:t xml:space="preserve">Table </w:t>
      </w:r>
      <w:r w:rsidR="00720373" w:rsidRPr="00127044">
        <w:t>1:</w:t>
      </w:r>
      <w:bookmarkEnd w:id="132"/>
      <w:bookmarkEnd w:id="133"/>
      <w:r w:rsidR="00720373" w:rsidRPr="00127044">
        <w:t xml:space="preserve"> </w:t>
      </w:r>
    </w:p>
    <w:p w:rsidR="008F09CF" w:rsidRPr="00127044" w:rsidRDefault="00F72178" w:rsidP="004A740B">
      <w:pPr>
        <w:pStyle w:val="TableCaption"/>
        <w:rPr>
          <w:i/>
        </w:rPr>
      </w:pPr>
      <w:bookmarkStart w:id="134" w:name="_Toc321814410"/>
      <w:r w:rsidRPr="00127044">
        <w:rPr>
          <w:i/>
        </w:rPr>
        <w:t xml:space="preserve">Library Construct: Descriptive Statistics for Librarians </w:t>
      </w:r>
      <w:r w:rsidR="00C47BF6" w:rsidRPr="00127044">
        <w:rPr>
          <w:i/>
        </w:rPr>
        <w:t>per Student</w:t>
      </w:r>
      <w:r w:rsidRPr="00127044">
        <w:rPr>
          <w:i/>
        </w:rPr>
        <w:t xml:space="preserve">, Total Library Expenditures, Serial Expenditures, Circulation Transactions, and Attendance at Presentations (N = </w:t>
      </w:r>
      <w:r w:rsidR="00D34A53" w:rsidRPr="00127044">
        <w:rPr>
          <w:i/>
        </w:rPr>
        <w:t>497</w:t>
      </w:r>
      <w:r w:rsidRPr="00127044">
        <w:rPr>
          <w:i/>
        </w:rPr>
        <w:t>)</w:t>
      </w:r>
      <w:bookmarkEnd w:id="134"/>
    </w:p>
    <w:tbl>
      <w:tblPr>
        <w:tblW w:w="7920" w:type="dxa"/>
        <w:tblInd w:w="30" w:type="dxa"/>
        <w:tblBorders>
          <w:bottom w:val="single" w:sz="8" w:space="0" w:color="auto"/>
        </w:tblBorders>
        <w:tblLayout w:type="fixed"/>
        <w:tblCellMar>
          <w:left w:w="30" w:type="dxa"/>
          <w:right w:w="30" w:type="dxa"/>
        </w:tblCellMar>
        <w:tblLook w:val="0000" w:firstRow="0" w:lastRow="0" w:firstColumn="0" w:lastColumn="0" w:noHBand="0" w:noVBand="0"/>
      </w:tblPr>
      <w:tblGrid>
        <w:gridCol w:w="2880"/>
        <w:gridCol w:w="1170"/>
        <w:gridCol w:w="1350"/>
        <w:gridCol w:w="1080"/>
        <w:gridCol w:w="1440"/>
      </w:tblGrid>
      <w:tr w:rsidR="00F72178" w:rsidRPr="00127044">
        <w:trPr>
          <w:cantSplit/>
          <w:tblHeader/>
        </w:trPr>
        <w:tc>
          <w:tcPr>
            <w:tcW w:w="2880" w:type="dxa"/>
            <w:tcBorders>
              <w:top w:val="single" w:sz="8" w:space="0" w:color="auto"/>
              <w:bottom w:val="single" w:sz="8" w:space="0" w:color="auto"/>
            </w:tcBorders>
            <w:shd w:val="clear" w:color="auto" w:fill="FFFFFF"/>
          </w:tcPr>
          <w:p w:rsidR="00F72178" w:rsidRPr="00127044" w:rsidRDefault="00F72178" w:rsidP="00652422">
            <w:pPr>
              <w:autoSpaceDE w:val="0"/>
              <w:autoSpaceDN w:val="0"/>
              <w:adjustRightInd w:val="0"/>
              <w:rPr>
                <w:rFonts w:ascii="Times New Roman" w:hAnsi="Times New Roman"/>
                <w:szCs w:val="24"/>
              </w:rPr>
            </w:pPr>
          </w:p>
        </w:tc>
        <w:tc>
          <w:tcPr>
            <w:tcW w:w="1170" w:type="dxa"/>
            <w:tcBorders>
              <w:top w:val="single" w:sz="8" w:space="0" w:color="auto"/>
              <w:bottom w:val="single" w:sz="8" w:space="0" w:color="auto"/>
            </w:tcBorders>
            <w:shd w:val="clear" w:color="auto" w:fill="FFFFFF"/>
            <w:vAlign w:val="bottom"/>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Mean</w:t>
            </w:r>
          </w:p>
        </w:tc>
        <w:tc>
          <w:tcPr>
            <w:tcW w:w="1350" w:type="dxa"/>
            <w:tcBorders>
              <w:top w:val="single" w:sz="8" w:space="0" w:color="auto"/>
              <w:bottom w:val="single" w:sz="8" w:space="0" w:color="auto"/>
            </w:tcBorders>
            <w:shd w:val="clear" w:color="auto" w:fill="FFFFFF"/>
            <w:vAlign w:val="bottom"/>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SD</w:t>
            </w:r>
          </w:p>
        </w:tc>
        <w:tc>
          <w:tcPr>
            <w:tcW w:w="1080" w:type="dxa"/>
            <w:tcBorders>
              <w:top w:val="single" w:sz="8" w:space="0" w:color="auto"/>
              <w:bottom w:val="single" w:sz="8" w:space="0" w:color="auto"/>
            </w:tcBorders>
            <w:shd w:val="clear" w:color="auto" w:fill="FFFFFF"/>
            <w:tcMar>
              <w:top w:w="30" w:type="dxa"/>
              <w:left w:w="30" w:type="dxa"/>
              <w:bottom w:w="30" w:type="dxa"/>
              <w:right w:w="30" w:type="dxa"/>
            </w:tcMar>
            <w:vAlign w:val="bottom"/>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Minimum</w:t>
            </w:r>
          </w:p>
        </w:tc>
        <w:tc>
          <w:tcPr>
            <w:tcW w:w="1440" w:type="dxa"/>
            <w:tcBorders>
              <w:top w:val="single" w:sz="8" w:space="0" w:color="auto"/>
              <w:bottom w:val="single" w:sz="8" w:space="0" w:color="auto"/>
            </w:tcBorders>
            <w:shd w:val="clear" w:color="auto" w:fill="FFFFFF"/>
            <w:tcMar>
              <w:top w:w="30" w:type="dxa"/>
              <w:left w:w="30" w:type="dxa"/>
              <w:bottom w:w="30" w:type="dxa"/>
              <w:right w:w="30" w:type="dxa"/>
            </w:tcMar>
            <w:vAlign w:val="bottom"/>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Maximum</w:t>
            </w:r>
          </w:p>
        </w:tc>
      </w:tr>
      <w:tr w:rsidR="00F14B90" w:rsidRPr="00127044">
        <w:trPr>
          <w:cantSplit/>
          <w:tblHeader/>
        </w:trPr>
        <w:tc>
          <w:tcPr>
            <w:tcW w:w="2880" w:type="dxa"/>
            <w:tcBorders>
              <w:bottom w:val="nil"/>
            </w:tcBorders>
            <w:shd w:val="clear" w:color="auto" w:fill="FFFFFF"/>
          </w:tcPr>
          <w:p w:rsidR="00F14B90" w:rsidRPr="00127044" w:rsidRDefault="00F14B90" w:rsidP="0065242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Librarians ratio</w:t>
            </w:r>
          </w:p>
        </w:tc>
        <w:tc>
          <w:tcPr>
            <w:tcW w:w="1170" w:type="dxa"/>
            <w:tcBorders>
              <w:bottom w:val="nil"/>
            </w:tcBorders>
            <w:shd w:val="clear" w:color="auto" w:fill="FFFFFF"/>
            <w:vAlign w:val="center"/>
          </w:tcPr>
          <w:p w:rsidR="00F14B90" w:rsidRPr="00127044" w:rsidRDefault="00F14B90"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.0033</w:t>
            </w:r>
          </w:p>
        </w:tc>
        <w:tc>
          <w:tcPr>
            <w:tcW w:w="1350" w:type="dxa"/>
            <w:tcBorders>
              <w:top w:val="nil"/>
              <w:bottom w:val="nil"/>
            </w:tcBorders>
            <w:shd w:val="clear" w:color="auto" w:fill="FFFFFF"/>
            <w:vAlign w:val="center"/>
          </w:tcPr>
          <w:p w:rsidR="00F14B90" w:rsidRPr="00127044" w:rsidRDefault="00F14B90"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.0026</w:t>
            </w:r>
          </w:p>
        </w:tc>
        <w:tc>
          <w:tcPr>
            <w:tcW w:w="1080" w:type="dxa"/>
            <w:tcBorders>
              <w:bottom w:val="nil"/>
            </w:tcBorders>
            <w:shd w:val="clear" w:color="auto" w:fill="FFFFFF"/>
            <w:tcMar>
              <w:top w:w="30" w:type="dxa"/>
              <w:left w:w="30" w:type="dxa"/>
              <w:bottom w:w="30" w:type="dxa"/>
              <w:right w:w="30" w:type="dxa"/>
            </w:tcMar>
            <w:vAlign w:val="center"/>
          </w:tcPr>
          <w:p w:rsidR="00F14B90" w:rsidRPr="00127044" w:rsidRDefault="00F14B90"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.0008</w:t>
            </w:r>
          </w:p>
        </w:tc>
        <w:tc>
          <w:tcPr>
            <w:tcW w:w="1440" w:type="dxa"/>
            <w:tcBorders>
              <w:bottom w:val="nil"/>
            </w:tcBorders>
            <w:shd w:val="clear" w:color="auto" w:fill="FFFFFF"/>
            <w:tcMar>
              <w:top w:w="30" w:type="dxa"/>
              <w:left w:w="30" w:type="dxa"/>
              <w:bottom w:w="30" w:type="dxa"/>
              <w:right w:w="30" w:type="dxa"/>
            </w:tcMar>
            <w:vAlign w:val="center"/>
          </w:tcPr>
          <w:p w:rsidR="00F14B90" w:rsidRPr="00127044" w:rsidRDefault="00F14B90"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.0385</w:t>
            </w:r>
          </w:p>
        </w:tc>
      </w:tr>
      <w:tr w:rsidR="00F72178" w:rsidRPr="00127044">
        <w:trPr>
          <w:cantSplit/>
          <w:tblHeader/>
        </w:trPr>
        <w:tc>
          <w:tcPr>
            <w:tcW w:w="2880" w:type="dxa"/>
            <w:tcBorders>
              <w:bottom w:val="nil"/>
            </w:tcBorders>
            <w:shd w:val="clear" w:color="auto" w:fill="FFFFFF"/>
          </w:tcPr>
          <w:p w:rsidR="00F72178" w:rsidRPr="00127044" w:rsidRDefault="00F72178" w:rsidP="0065242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expenditures</w:t>
            </w:r>
          </w:p>
        </w:tc>
        <w:tc>
          <w:tcPr>
            <w:tcW w:w="1170" w:type="dxa"/>
            <w:tcBorders>
              <w:bottom w:val="nil"/>
            </w:tcBorders>
            <w:shd w:val="clear" w:color="auto" w:fill="FFFFFF"/>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F72178" w:rsidRPr="00127044">
              <w:rPr>
                <w:rFonts w:ascii="Times New Roman" w:hAnsi="Times New Roman"/>
                <w:color w:val="000000"/>
                <w:szCs w:val="24"/>
              </w:rPr>
              <w:t>3</w:t>
            </w:r>
            <w:r w:rsidR="001E48F8" w:rsidRPr="00127044">
              <w:rPr>
                <w:rFonts w:ascii="Times New Roman" w:hAnsi="Times New Roman"/>
                <w:color w:val="000000"/>
                <w:szCs w:val="24"/>
              </w:rPr>
              <w:t>,</w:t>
            </w:r>
            <w:r w:rsidR="00F72178" w:rsidRPr="00127044">
              <w:rPr>
                <w:rFonts w:ascii="Times New Roman" w:hAnsi="Times New Roman"/>
                <w:color w:val="000000"/>
                <w:szCs w:val="24"/>
              </w:rPr>
              <w:t>179</w:t>
            </w:r>
            <w:r w:rsidR="001E48F8" w:rsidRPr="00127044">
              <w:rPr>
                <w:rFonts w:ascii="Times New Roman" w:hAnsi="Times New Roman"/>
                <w:color w:val="000000"/>
                <w:szCs w:val="24"/>
              </w:rPr>
              <w:t>,</w:t>
            </w:r>
            <w:r w:rsidR="00F72178" w:rsidRPr="00127044">
              <w:rPr>
                <w:rFonts w:ascii="Times New Roman" w:hAnsi="Times New Roman"/>
                <w:color w:val="000000"/>
                <w:szCs w:val="24"/>
              </w:rPr>
              <w:t>382</w:t>
            </w:r>
          </w:p>
        </w:tc>
        <w:tc>
          <w:tcPr>
            <w:tcW w:w="1350" w:type="dxa"/>
            <w:tcBorders>
              <w:top w:val="nil"/>
              <w:bottom w:val="nil"/>
            </w:tcBorders>
            <w:shd w:val="clear" w:color="auto" w:fill="FFFFFF"/>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1E48F8" w:rsidRPr="00127044">
              <w:rPr>
                <w:rFonts w:ascii="Times New Roman" w:hAnsi="Times New Roman"/>
                <w:color w:val="000000"/>
                <w:szCs w:val="24"/>
              </w:rPr>
              <w:t>5,</w:t>
            </w:r>
            <w:r w:rsidR="00F72178" w:rsidRPr="00127044">
              <w:rPr>
                <w:rFonts w:ascii="Times New Roman" w:hAnsi="Times New Roman"/>
                <w:color w:val="000000"/>
                <w:szCs w:val="24"/>
              </w:rPr>
              <w:t>467</w:t>
            </w:r>
            <w:r w:rsidR="001E48F8" w:rsidRPr="00127044">
              <w:rPr>
                <w:rFonts w:ascii="Times New Roman" w:hAnsi="Times New Roman"/>
                <w:color w:val="000000"/>
                <w:szCs w:val="24"/>
              </w:rPr>
              <w:t>,000</w:t>
            </w:r>
          </w:p>
        </w:tc>
        <w:tc>
          <w:tcPr>
            <w:tcW w:w="1080" w:type="dxa"/>
            <w:tcBorders>
              <w:bottom w:val="nil"/>
            </w:tcBorders>
            <w:shd w:val="clear" w:color="auto" w:fill="FFFFFF"/>
            <w:tcMar>
              <w:top w:w="30" w:type="dxa"/>
              <w:left w:w="30" w:type="dxa"/>
              <w:bottom w:w="30" w:type="dxa"/>
              <w:right w:w="30" w:type="dxa"/>
            </w:tcMar>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F72178" w:rsidRPr="00127044">
              <w:rPr>
                <w:rFonts w:ascii="Times New Roman" w:hAnsi="Times New Roman"/>
                <w:color w:val="000000"/>
                <w:szCs w:val="24"/>
              </w:rPr>
              <w:t>99</w:t>
            </w:r>
            <w:r w:rsidR="001E48F8" w:rsidRPr="00127044">
              <w:rPr>
                <w:rFonts w:ascii="Times New Roman" w:hAnsi="Times New Roman"/>
                <w:color w:val="000000"/>
                <w:szCs w:val="24"/>
              </w:rPr>
              <w:t>,</w:t>
            </w:r>
            <w:r w:rsidR="00F72178" w:rsidRPr="00127044">
              <w:rPr>
                <w:rFonts w:ascii="Times New Roman" w:hAnsi="Times New Roman"/>
                <w:color w:val="000000"/>
                <w:szCs w:val="24"/>
              </w:rPr>
              <w:t>756</w:t>
            </w:r>
          </w:p>
        </w:tc>
        <w:tc>
          <w:tcPr>
            <w:tcW w:w="1440" w:type="dxa"/>
            <w:tcBorders>
              <w:bottom w:val="nil"/>
            </w:tcBorders>
            <w:shd w:val="clear" w:color="auto" w:fill="FFFFFF"/>
            <w:tcMar>
              <w:top w:w="30" w:type="dxa"/>
              <w:left w:w="30" w:type="dxa"/>
              <w:bottom w:w="30" w:type="dxa"/>
              <w:right w:w="30" w:type="dxa"/>
            </w:tcMar>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F72178" w:rsidRPr="00127044">
              <w:rPr>
                <w:rFonts w:ascii="Times New Roman" w:hAnsi="Times New Roman"/>
                <w:color w:val="000000"/>
                <w:szCs w:val="24"/>
              </w:rPr>
              <w:t>37</w:t>
            </w:r>
            <w:r w:rsidR="001E48F8" w:rsidRPr="00127044">
              <w:rPr>
                <w:rFonts w:ascii="Times New Roman" w:hAnsi="Times New Roman"/>
                <w:color w:val="000000"/>
                <w:szCs w:val="24"/>
              </w:rPr>
              <w:t>,</w:t>
            </w:r>
            <w:r w:rsidR="00F72178" w:rsidRPr="00127044">
              <w:rPr>
                <w:rFonts w:ascii="Times New Roman" w:hAnsi="Times New Roman"/>
                <w:color w:val="000000"/>
                <w:szCs w:val="24"/>
              </w:rPr>
              <w:t>529</w:t>
            </w:r>
            <w:r w:rsidR="001E48F8" w:rsidRPr="00127044">
              <w:rPr>
                <w:rFonts w:ascii="Times New Roman" w:hAnsi="Times New Roman"/>
                <w:color w:val="000000"/>
                <w:szCs w:val="24"/>
              </w:rPr>
              <w:t>,</w:t>
            </w:r>
            <w:r w:rsidR="00F72178" w:rsidRPr="00127044">
              <w:rPr>
                <w:rFonts w:ascii="Times New Roman" w:hAnsi="Times New Roman"/>
                <w:color w:val="000000"/>
                <w:szCs w:val="24"/>
              </w:rPr>
              <w:t>545</w:t>
            </w:r>
          </w:p>
        </w:tc>
      </w:tr>
      <w:tr w:rsidR="00F72178" w:rsidRPr="00127044">
        <w:trPr>
          <w:cantSplit/>
          <w:tblHeader/>
        </w:trPr>
        <w:tc>
          <w:tcPr>
            <w:tcW w:w="2880" w:type="dxa"/>
            <w:tcBorders>
              <w:top w:val="nil"/>
            </w:tcBorders>
            <w:shd w:val="clear" w:color="auto" w:fill="FFFFFF"/>
          </w:tcPr>
          <w:p w:rsidR="00F72178" w:rsidRPr="00127044" w:rsidRDefault="00F72178" w:rsidP="0065242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Library serial expenditures </w:t>
            </w:r>
          </w:p>
        </w:tc>
        <w:tc>
          <w:tcPr>
            <w:tcW w:w="1170" w:type="dxa"/>
            <w:tcBorders>
              <w:top w:val="nil"/>
            </w:tcBorders>
            <w:shd w:val="clear" w:color="auto" w:fill="FFFFFF"/>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F72178" w:rsidRPr="00127044">
              <w:rPr>
                <w:rFonts w:ascii="Times New Roman" w:hAnsi="Times New Roman"/>
                <w:color w:val="000000"/>
                <w:szCs w:val="24"/>
              </w:rPr>
              <w:t>828</w:t>
            </w:r>
            <w:r w:rsidR="001E48F8" w:rsidRPr="00127044">
              <w:rPr>
                <w:rFonts w:ascii="Times New Roman" w:hAnsi="Times New Roman"/>
                <w:color w:val="000000"/>
                <w:szCs w:val="24"/>
              </w:rPr>
              <w:t>,</w:t>
            </w:r>
            <w:r w:rsidR="00F72178" w:rsidRPr="00127044">
              <w:rPr>
                <w:rFonts w:ascii="Times New Roman" w:hAnsi="Times New Roman"/>
                <w:color w:val="000000"/>
                <w:szCs w:val="24"/>
              </w:rPr>
              <w:t>149</w:t>
            </w:r>
          </w:p>
        </w:tc>
        <w:tc>
          <w:tcPr>
            <w:tcW w:w="1350" w:type="dxa"/>
            <w:tcBorders>
              <w:top w:val="nil"/>
              <w:bottom w:val="nil"/>
            </w:tcBorders>
            <w:shd w:val="clear" w:color="auto" w:fill="FFFFFF"/>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1E48F8" w:rsidRPr="00127044">
              <w:rPr>
                <w:rFonts w:ascii="Times New Roman" w:hAnsi="Times New Roman"/>
                <w:color w:val="000000"/>
                <w:szCs w:val="24"/>
              </w:rPr>
              <w:t>1,</w:t>
            </w:r>
            <w:r w:rsidR="00F72178" w:rsidRPr="00127044">
              <w:rPr>
                <w:rFonts w:ascii="Times New Roman" w:hAnsi="Times New Roman"/>
                <w:color w:val="000000"/>
                <w:szCs w:val="24"/>
              </w:rPr>
              <w:t>522</w:t>
            </w:r>
            <w:r w:rsidR="001E48F8" w:rsidRPr="00127044">
              <w:rPr>
                <w:rFonts w:ascii="Times New Roman" w:hAnsi="Times New Roman"/>
                <w:color w:val="000000"/>
                <w:szCs w:val="24"/>
              </w:rPr>
              <w:t>,000</w:t>
            </w:r>
          </w:p>
        </w:tc>
        <w:tc>
          <w:tcPr>
            <w:tcW w:w="1080" w:type="dxa"/>
            <w:tcBorders>
              <w:top w:val="nil"/>
            </w:tcBorders>
            <w:shd w:val="clear" w:color="auto" w:fill="FFFFFF"/>
            <w:tcMar>
              <w:top w:w="30" w:type="dxa"/>
              <w:left w:w="30" w:type="dxa"/>
              <w:bottom w:w="30" w:type="dxa"/>
              <w:right w:w="30" w:type="dxa"/>
            </w:tcMar>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w:t>
            </w:r>
          </w:p>
        </w:tc>
        <w:tc>
          <w:tcPr>
            <w:tcW w:w="1440" w:type="dxa"/>
            <w:tcBorders>
              <w:top w:val="nil"/>
            </w:tcBorders>
            <w:shd w:val="clear" w:color="auto" w:fill="FFFFFF"/>
            <w:tcMar>
              <w:top w:w="30" w:type="dxa"/>
              <w:left w:w="30" w:type="dxa"/>
              <w:bottom w:w="30" w:type="dxa"/>
              <w:right w:w="30" w:type="dxa"/>
            </w:tcMar>
          </w:tcPr>
          <w:p w:rsidR="00F72178" w:rsidRPr="00127044" w:rsidRDefault="003F48BC"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w:t>
            </w:r>
            <w:r w:rsidR="00F72178" w:rsidRPr="00127044">
              <w:rPr>
                <w:rFonts w:ascii="Times New Roman" w:hAnsi="Times New Roman"/>
                <w:color w:val="000000"/>
                <w:szCs w:val="24"/>
              </w:rPr>
              <w:t>10</w:t>
            </w:r>
            <w:r w:rsidR="001E48F8" w:rsidRPr="00127044">
              <w:rPr>
                <w:rFonts w:ascii="Times New Roman" w:hAnsi="Times New Roman"/>
                <w:color w:val="000000"/>
                <w:szCs w:val="24"/>
              </w:rPr>
              <w:t>,</w:t>
            </w:r>
            <w:r w:rsidR="00F72178" w:rsidRPr="00127044">
              <w:rPr>
                <w:rFonts w:ascii="Times New Roman" w:hAnsi="Times New Roman"/>
                <w:color w:val="000000"/>
                <w:szCs w:val="24"/>
              </w:rPr>
              <w:t>284</w:t>
            </w:r>
            <w:r w:rsidR="001E48F8" w:rsidRPr="00127044">
              <w:rPr>
                <w:rFonts w:ascii="Times New Roman" w:hAnsi="Times New Roman"/>
                <w:color w:val="000000"/>
                <w:szCs w:val="24"/>
              </w:rPr>
              <w:t>,</w:t>
            </w:r>
            <w:r w:rsidR="00F72178" w:rsidRPr="00127044">
              <w:rPr>
                <w:rFonts w:ascii="Times New Roman" w:hAnsi="Times New Roman"/>
                <w:color w:val="000000"/>
                <w:szCs w:val="24"/>
              </w:rPr>
              <w:t>965</w:t>
            </w:r>
          </w:p>
        </w:tc>
      </w:tr>
      <w:tr w:rsidR="00F72178" w:rsidRPr="00127044">
        <w:trPr>
          <w:cantSplit/>
          <w:tblHeader/>
        </w:trPr>
        <w:tc>
          <w:tcPr>
            <w:tcW w:w="2880" w:type="dxa"/>
            <w:shd w:val="clear" w:color="auto" w:fill="FFFFFF"/>
          </w:tcPr>
          <w:p w:rsidR="00F72178" w:rsidRPr="00127044" w:rsidRDefault="00F72178" w:rsidP="0065242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circulation</w:t>
            </w:r>
          </w:p>
        </w:tc>
        <w:tc>
          <w:tcPr>
            <w:tcW w:w="1170" w:type="dxa"/>
            <w:shd w:val="clear" w:color="auto" w:fill="FFFFFF"/>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75</w:t>
            </w:r>
            <w:r w:rsidR="001E48F8" w:rsidRPr="00127044">
              <w:rPr>
                <w:rFonts w:ascii="Times New Roman" w:hAnsi="Times New Roman"/>
                <w:color w:val="000000"/>
                <w:szCs w:val="24"/>
              </w:rPr>
              <w:t>,</w:t>
            </w:r>
            <w:r w:rsidRPr="00127044">
              <w:rPr>
                <w:rFonts w:ascii="Times New Roman" w:hAnsi="Times New Roman"/>
                <w:color w:val="000000"/>
                <w:szCs w:val="24"/>
              </w:rPr>
              <w:t>383</w:t>
            </w:r>
          </w:p>
        </w:tc>
        <w:tc>
          <w:tcPr>
            <w:tcW w:w="1350" w:type="dxa"/>
            <w:tcBorders>
              <w:bottom w:val="nil"/>
            </w:tcBorders>
            <w:shd w:val="clear" w:color="auto" w:fill="FFFFFF"/>
          </w:tcPr>
          <w:p w:rsidR="00F72178" w:rsidRPr="00127044" w:rsidRDefault="001E48F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156,197</w:t>
            </w:r>
          </w:p>
        </w:tc>
        <w:tc>
          <w:tcPr>
            <w:tcW w:w="1080" w:type="dxa"/>
            <w:shd w:val="clear" w:color="auto" w:fill="FFFFFF"/>
            <w:tcMar>
              <w:top w:w="30" w:type="dxa"/>
              <w:left w:w="30" w:type="dxa"/>
              <w:bottom w:w="30" w:type="dxa"/>
              <w:right w:w="30" w:type="dxa"/>
            </w:tcMar>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w:t>
            </w:r>
          </w:p>
        </w:tc>
        <w:tc>
          <w:tcPr>
            <w:tcW w:w="1440" w:type="dxa"/>
            <w:shd w:val="clear" w:color="auto" w:fill="FFFFFF"/>
            <w:tcMar>
              <w:top w:w="30" w:type="dxa"/>
              <w:left w:w="30" w:type="dxa"/>
              <w:bottom w:w="30" w:type="dxa"/>
              <w:right w:w="30" w:type="dxa"/>
            </w:tcMar>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w:t>
            </w:r>
            <w:r w:rsidR="001E48F8" w:rsidRPr="00127044">
              <w:rPr>
                <w:rFonts w:ascii="Times New Roman" w:hAnsi="Times New Roman"/>
                <w:color w:val="000000"/>
                <w:szCs w:val="24"/>
              </w:rPr>
              <w:t>,</w:t>
            </w:r>
            <w:r w:rsidRPr="00127044">
              <w:rPr>
                <w:rFonts w:ascii="Times New Roman" w:hAnsi="Times New Roman"/>
                <w:color w:val="000000"/>
                <w:szCs w:val="24"/>
              </w:rPr>
              <w:t>265</w:t>
            </w:r>
            <w:r w:rsidR="001E48F8" w:rsidRPr="00127044">
              <w:rPr>
                <w:rFonts w:ascii="Times New Roman" w:hAnsi="Times New Roman"/>
                <w:color w:val="000000"/>
                <w:szCs w:val="24"/>
              </w:rPr>
              <w:t>,</w:t>
            </w:r>
            <w:r w:rsidRPr="00127044">
              <w:rPr>
                <w:rFonts w:ascii="Times New Roman" w:hAnsi="Times New Roman"/>
                <w:color w:val="000000"/>
                <w:szCs w:val="24"/>
              </w:rPr>
              <w:t>029</w:t>
            </w:r>
          </w:p>
        </w:tc>
      </w:tr>
      <w:tr w:rsidR="00F72178" w:rsidRPr="00127044">
        <w:trPr>
          <w:cantSplit/>
          <w:tblHeader/>
        </w:trPr>
        <w:tc>
          <w:tcPr>
            <w:tcW w:w="2880" w:type="dxa"/>
            <w:shd w:val="clear" w:color="auto" w:fill="FFFFFF"/>
          </w:tcPr>
          <w:p w:rsidR="00F72178" w:rsidRPr="00127044" w:rsidRDefault="00F72178" w:rsidP="0065242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instruction</w:t>
            </w:r>
          </w:p>
        </w:tc>
        <w:tc>
          <w:tcPr>
            <w:tcW w:w="1170" w:type="dxa"/>
            <w:shd w:val="clear" w:color="auto" w:fill="FFFFFF"/>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3727</w:t>
            </w:r>
          </w:p>
        </w:tc>
        <w:tc>
          <w:tcPr>
            <w:tcW w:w="1350" w:type="dxa"/>
            <w:tcBorders>
              <w:bottom w:val="single" w:sz="8" w:space="0" w:color="auto"/>
            </w:tcBorders>
            <w:shd w:val="clear" w:color="auto" w:fill="FFFFFF"/>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5078</w:t>
            </w:r>
          </w:p>
        </w:tc>
        <w:tc>
          <w:tcPr>
            <w:tcW w:w="1080" w:type="dxa"/>
            <w:shd w:val="clear" w:color="auto" w:fill="FFFFFF"/>
            <w:tcMar>
              <w:top w:w="30" w:type="dxa"/>
              <w:left w:w="30" w:type="dxa"/>
              <w:bottom w:w="30" w:type="dxa"/>
              <w:right w:w="30" w:type="dxa"/>
            </w:tcMar>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w:t>
            </w:r>
          </w:p>
        </w:tc>
        <w:tc>
          <w:tcPr>
            <w:tcW w:w="1440" w:type="dxa"/>
            <w:shd w:val="clear" w:color="auto" w:fill="FFFFFF"/>
            <w:tcMar>
              <w:top w:w="30" w:type="dxa"/>
              <w:left w:w="30" w:type="dxa"/>
              <w:bottom w:w="30" w:type="dxa"/>
              <w:right w:w="30" w:type="dxa"/>
            </w:tcMar>
          </w:tcPr>
          <w:p w:rsidR="00F72178" w:rsidRPr="00127044" w:rsidRDefault="00F72178" w:rsidP="0065242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w:t>
            </w:r>
            <w:r w:rsidR="001E48F8" w:rsidRPr="00127044">
              <w:rPr>
                <w:rFonts w:ascii="Times New Roman" w:hAnsi="Times New Roman"/>
                <w:color w:val="000000"/>
                <w:szCs w:val="24"/>
              </w:rPr>
              <w:t>,</w:t>
            </w:r>
            <w:r w:rsidRPr="00127044">
              <w:rPr>
                <w:rFonts w:ascii="Times New Roman" w:hAnsi="Times New Roman"/>
                <w:color w:val="000000"/>
                <w:szCs w:val="24"/>
              </w:rPr>
              <w:t>417</w:t>
            </w:r>
          </w:p>
        </w:tc>
      </w:tr>
    </w:tbl>
    <w:p w:rsidR="00F72178" w:rsidRPr="00127044" w:rsidRDefault="00F72178" w:rsidP="00652422">
      <w:pPr>
        <w:autoSpaceDE w:val="0"/>
        <w:autoSpaceDN w:val="0"/>
        <w:adjustRightInd w:val="0"/>
        <w:rPr>
          <w:rFonts w:ascii="Times New Roman" w:hAnsi="Times New Roman"/>
          <w:szCs w:val="24"/>
        </w:rPr>
      </w:pPr>
    </w:p>
    <w:p w:rsidR="00E03AAF"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b/>
          <w:i/>
          <w:szCs w:val="24"/>
        </w:rPr>
        <w:t>Ratio of library professional staff to FTE students.</w:t>
      </w:r>
      <w:r w:rsidRPr="00127044">
        <w:rPr>
          <w:rFonts w:ascii="Times New Roman" w:hAnsi="Times New Roman"/>
          <w:szCs w:val="24"/>
        </w:rPr>
        <w:t xml:space="preserve"> </w:t>
      </w:r>
      <w:r w:rsidR="00E03AAF" w:rsidRPr="00127044">
        <w:rPr>
          <w:rFonts w:ascii="Times New Roman" w:hAnsi="Times New Roman"/>
          <w:szCs w:val="24"/>
        </w:rPr>
        <w:t xml:space="preserve">There </w:t>
      </w:r>
      <w:r w:rsidR="00C27193" w:rsidRPr="00127044">
        <w:rPr>
          <w:rFonts w:ascii="Times New Roman" w:hAnsi="Times New Roman"/>
          <w:szCs w:val="24"/>
        </w:rPr>
        <w:t>was</w:t>
      </w:r>
      <w:r w:rsidR="00E03AAF" w:rsidRPr="00127044">
        <w:rPr>
          <w:rFonts w:ascii="Times New Roman" w:hAnsi="Times New Roman"/>
          <w:szCs w:val="24"/>
        </w:rPr>
        <w:t xml:space="preserve"> great variation in the ratio of library professional staff to students, from .0008 to .0385, with a mean of </w:t>
      </w:r>
      <w:r w:rsidR="00E03AAF" w:rsidRPr="00127044">
        <w:rPr>
          <w:rFonts w:ascii="Times New Roman" w:hAnsi="Times New Roman"/>
          <w:szCs w:val="24"/>
        </w:rPr>
        <w:lastRenderedPageBreak/>
        <w:t>.0033</w:t>
      </w:r>
      <w:r w:rsidR="00C27193" w:rsidRPr="00127044">
        <w:rPr>
          <w:rFonts w:ascii="Times New Roman" w:hAnsi="Times New Roman"/>
          <w:szCs w:val="24"/>
        </w:rPr>
        <w:t>. In practical terms, this meant</w:t>
      </w:r>
      <w:r w:rsidR="00E03AAF" w:rsidRPr="00127044">
        <w:rPr>
          <w:rFonts w:ascii="Times New Roman" w:hAnsi="Times New Roman"/>
          <w:szCs w:val="24"/>
        </w:rPr>
        <w:t xml:space="preserve"> that in the sample, the mean number of students served by ea</w:t>
      </w:r>
      <w:r w:rsidR="007C095A" w:rsidRPr="00127044">
        <w:rPr>
          <w:rFonts w:ascii="Times New Roman" w:hAnsi="Times New Roman"/>
          <w:szCs w:val="24"/>
        </w:rPr>
        <w:t xml:space="preserve">ch professional librarian </w:t>
      </w:r>
      <w:r w:rsidR="00C27193" w:rsidRPr="00127044">
        <w:rPr>
          <w:rFonts w:ascii="Times New Roman" w:hAnsi="Times New Roman"/>
          <w:szCs w:val="24"/>
        </w:rPr>
        <w:t>was</w:t>
      </w:r>
      <w:r w:rsidR="007C095A" w:rsidRPr="00127044">
        <w:rPr>
          <w:rFonts w:ascii="Times New Roman" w:hAnsi="Times New Roman"/>
          <w:szCs w:val="24"/>
        </w:rPr>
        <w:t xml:space="preserve"> 410</w:t>
      </w:r>
      <w:r w:rsidR="00E03AAF" w:rsidRPr="00127044">
        <w:rPr>
          <w:rFonts w:ascii="Times New Roman" w:hAnsi="Times New Roman"/>
          <w:szCs w:val="24"/>
        </w:rPr>
        <w:t xml:space="preserve"> students, with the least proportionately staffed libraries serving 1,250 students per librarian and the most proportionat</w:t>
      </w:r>
      <w:r w:rsidR="007C095A" w:rsidRPr="00127044">
        <w:rPr>
          <w:rFonts w:ascii="Times New Roman" w:hAnsi="Times New Roman"/>
          <w:szCs w:val="24"/>
        </w:rPr>
        <w:t>ely staffed libraries serving 52</w:t>
      </w:r>
      <w:r w:rsidR="00E03AAF" w:rsidRPr="00127044">
        <w:rPr>
          <w:rFonts w:ascii="Times New Roman" w:hAnsi="Times New Roman"/>
          <w:szCs w:val="24"/>
        </w:rPr>
        <w:t xml:space="preserve"> students per librarian. This </w:t>
      </w:r>
      <w:r w:rsidR="00C27193" w:rsidRPr="00127044">
        <w:rPr>
          <w:rFonts w:ascii="Times New Roman" w:hAnsi="Times New Roman"/>
          <w:szCs w:val="24"/>
        </w:rPr>
        <w:t>was</w:t>
      </w:r>
      <w:r w:rsidR="00E03AAF" w:rsidRPr="00127044">
        <w:rPr>
          <w:rFonts w:ascii="Times New Roman" w:hAnsi="Times New Roman"/>
          <w:szCs w:val="24"/>
        </w:rPr>
        <w:t xml:space="preserve"> </w:t>
      </w:r>
      <w:r w:rsidR="007C095A" w:rsidRPr="00127044">
        <w:rPr>
          <w:rFonts w:ascii="Times New Roman" w:hAnsi="Times New Roman"/>
          <w:szCs w:val="24"/>
        </w:rPr>
        <w:t>extreme variation</w:t>
      </w:r>
      <w:r w:rsidR="00E03AAF" w:rsidRPr="00127044">
        <w:rPr>
          <w:rFonts w:ascii="Times New Roman" w:hAnsi="Times New Roman"/>
          <w:szCs w:val="24"/>
        </w:rPr>
        <w:t xml:space="preserve">, as indicated by </w:t>
      </w:r>
      <w:r w:rsidR="007C095A" w:rsidRPr="00127044">
        <w:rPr>
          <w:rFonts w:ascii="Times New Roman" w:hAnsi="Times New Roman"/>
          <w:szCs w:val="24"/>
        </w:rPr>
        <w:t>k</w:t>
      </w:r>
      <w:r w:rsidR="00E03AAF" w:rsidRPr="00127044">
        <w:rPr>
          <w:rFonts w:ascii="Times New Roman" w:hAnsi="Times New Roman"/>
          <w:szCs w:val="24"/>
        </w:rPr>
        <w:t xml:space="preserve">urtosis of </w:t>
      </w:r>
      <w:r w:rsidR="00821324" w:rsidRPr="00127044">
        <w:rPr>
          <w:rFonts w:ascii="Times New Roman" w:hAnsi="Times New Roman"/>
          <w:color w:val="000000"/>
          <w:szCs w:val="24"/>
        </w:rPr>
        <w:t>16.084</w:t>
      </w:r>
      <w:r w:rsidR="007C095A" w:rsidRPr="00127044">
        <w:rPr>
          <w:rFonts w:ascii="Times New Roman" w:hAnsi="Times New Roman"/>
          <w:szCs w:val="24"/>
        </w:rPr>
        <w:t xml:space="preserve"> and a s</w:t>
      </w:r>
      <w:r w:rsidR="00E03AAF" w:rsidRPr="00127044">
        <w:rPr>
          <w:rFonts w:ascii="Times New Roman" w:hAnsi="Times New Roman"/>
          <w:szCs w:val="24"/>
        </w:rPr>
        <w:t xml:space="preserve">kewness of </w:t>
      </w:r>
      <w:r w:rsidR="00821324" w:rsidRPr="00127044">
        <w:rPr>
          <w:rFonts w:ascii="Times New Roman" w:hAnsi="Times New Roman"/>
          <w:color w:val="000000"/>
          <w:szCs w:val="24"/>
        </w:rPr>
        <w:t>3.171</w:t>
      </w:r>
      <w:r w:rsidR="007C095A" w:rsidRPr="00127044">
        <w:rPr>
          <w:rFonts w:ascii="Times New Roman" w:hAnsi="Times New Roman"/>
          <w:szCs w:val="24"/>
        </w:rPr>
        <w:t>.</w:t>
      </w:r>
      <w:r w:rsidR="00D34A53" w:rsidRPr="00127044">
        <w:rPr>
          <w:rFonts w:ascii="Times New Roman" w:hAnsi="Times New Roman"/>
          <w:szCs w:val="24"/>
        </w:rPr>
        <w:t xml:space="preserve"> </w:t>
      </w:r>
    </w:p>
    <w:p w:rsidR="00804EDB" w:rsidRPr="00127044" w:rsidRDefault="006F4662" w:rsidP="006F4662">
      <w:pPr>
        <w:autoSpaceDE w:val="0"/>
        <w:autoSpaceDN w:val="0"/>
        <w:adjustRightInd w:val="0"/>
        <w:spacing w:line="480" w:lineRule="auto"/>
        <w:ind w:firstLine="720"/>
        <w:rPr>
          <w:rFonts w:ascii="Times New Roman" w:hAnsi="Times New Roman"/>
          <w:b/>
          <w:i/>
          <w:szCs w:val="24"/>
        </w:rPr>
      </w:pPr>
      <w:r w:rsidRPr="00127044">
        <w:rPr>
          <w:rFonts w:ascii="Times New Roman" w:hAnsi="Times New Roman"/>
          <w:b/>
          <w:i/>
          <w:szCs w:val="24"/>
        </w:rPr>
        <w:t xml:space="preserve">Total library expenditures. </w:t>
      </w:r>
      <w:r w:rsidRPr="00127044">
        <w:rPr>
          <w:rFonts w:ascii="Times New Roman" w:hAnsi="Times New Roman"/>
          <w:szCs w:val="24"/>
        </w:rPr>
        <w:t xml:space="preserve">Total library expenditures </w:t>
      </w:r>
      <w:r w:rsidR="00C27193" w:rsidRPr="00127044">
        <w:rPr>
          <w:rFonts w:ascii="Times New Roman" w:hAnsi="Times New Roman"/>
          <w:szCs w:val="24"/>
        </w:rPr>
        <w:t>varied</w:t>
      </w:r>
      <w:r w:rsidRPr="00127044">
        <w:rPr>
          <w:rFonts w:ascii="Times New Roman" w:hAnsi="Times New Roman"/>
          <w:szCs w:val="24"/>
        </w:rPr>
        <w:t xml:space="preserve"> greatly. Institutions spent from </w:t>
      </w:r>
      <w:r w:rsidR="002E0259" w:rsidRPr="00127044">
        <w:rPr>
          <w:rFonts w:ascii="Times New Roman" w:hAnsi="Times New Roman"/>
          <w:szCs w:val="24"/>
        </w:rPr>
        <w:t>$99,756 to $37,529,545</w:t>
      </w:r>
      <w:r w:rsidR="002E02A7" w:rsidRPr="00127044">
        <w:rPr>
          <w:rFonts w:ascii="Times New Roman" w:hAnsi="Times New Roman"/>
          <w:szCs w:val="24"/>
        </w:rPr>
        <w:t xml:space="preserve"> (this top figure is an </w:t>
      </w:r>
      <w:r w:rsidR="00DE72F0" w:rsidRPr="00127044">
        <w:rPr>
          <w:rFonts w:ascii="Times New Roman" w:hAnsi="Times New Roman"/>
          <w:szCs w:val="24"/>
        </w:rPr>
        <w:t>example of collapsing numbers in a variable</w:t>
      </w:r>
      <w:r w:rsidR="002E02A7" w:rsidRPr="00127044">
        <w:rPr>
          <w:rFonts w:ascii="Times New Roman" w:hAnsi="Times New Roman"/>
          <w:szCs w:val="24"/>
        </w:rPr>
        <w:t xml:space="preserve">, as </w:t>
      </w:r>
      <w:r w:rsidR="002C54CB" w:rsidRPr="00127044">
        <w:rPr>
          <w:rFonts w:ascii="Times New Roman" w:hAnsi="Times New Roman"/>
          <w:szCs w:val="24"/>
        </w:rPr>
        <w:t xml:space="preserve">I calculated the mean of </w:t>
      </w:r>
      <w:r w:rsidR="002E02A7" w:rsidRPr="00127044">
        <w:rPr>
          <w:rFonts w:ascii="Times New Roman" w:hAnsi="Times New Roman"/>
          <w:szCs w:val="24"/>
        </w:rPr>
        <w:t xml:space="preserve">the library that spent over $40,000,000 with the three other highest spenders to </w:t>
      </w:r>
      <w:r w:rsidR="002C54CB" w:rsidRPr="00127044">
        <w:rPr>
          <w:rFonts w:ascii="Times New Roman" w:hAnsi="Times New Roman"/>
          <w:szCs w:val="24"/>
        </w:rPr>
        <w:t>arrive at</w:t>
      </w:r>
      <w:r w:rsidR="002E02A7" w:rsidRPr="00127044">
        <w:rPr>
          <w:rFonts w:ascii="Times New Roman" w:hAnsi="Times New Roman"/>
          <w:szCs w:val="24"/>
        </w:rPr>
        <w:t xml:space="preserve"> this figure)</w:t>
      </w:r>
      <w:r w:rsidR="00047429" w:rsidRPr="00127044">
        <w:rPr>
          <w:rFonts w:ascii="Times New Roman" w:hAnsi="Times New Roman"/>
          <w:szCs w:val="24"/>
        </w:rPr>
        <w:t>. This represent</w:t>
      </w:r>
      <w:r w:rsidR="00C27193" w:rsidRPr="00127044">
        <w:rPr>
          <w:rFonts w:ascii="Times New Roman" w:hAnsi="Times New Roman"/>
          <w:szCs w:val="24"/>
        </w:rPr>
        <w:t>ed</w:t>
      </w:r>
      <w:r w:rsidR="00047429" w:rsidRPr="00127044">
        <w:rPr>
          <w:rFonts w:ascii="Times New Roman" w:hAnsi="Times New Roman"/>
          <w:szCs w:val="24"/>
        </w:rPr>
        <w:t xml:space="preserve"> a large </w:t>
      </w:r>
      <w:r w:rsidR="001F00A5" w:rsidRPr="00127044">
        <w:rPr>
          <w:rFonts w:ascii="Times New Roman" w:hAnsi="Times New Roman"/>
          <w:szCs w:val="24"/>
        </w:rPr>
        <w:t>variation</w:t>
      </w:r>
      <w:r w:rsidRPr="00127044">
        <w:rPr>
          <w:rFonts w:ascii="Times New Roman" w:hAnsi="Times New Roman"/>
          <w:szCs w:val="24"/>
        </w:rPr>
        <w:t xml:space="preserve">, as indicated by a </w:t>
      </w:r>
      <w:r w:rsidR="00873C31" w:rsidRPr="00127044">
        <w:rPr>
          <w:rFonts w:ascii="Times New Roman" w:hAnsi="Times New Roman"/>
          <w:szCs w:val="24"/>
        </w:rPr>
        <w:t>kurtosis</w:t>
      </w:r>
      <w:r w:rsidRPr="00127044">
        <w:rPr>
          <w:rFonts w:ascii="Times New Roman" w:hAnsi="Times New Roman"/>
          <w:szCs w:val="24"/>
        </w:rPr>
        <w:t xml:space="preserve"> of </w:t>
      </w:r>
      <w:r w:rsidR="00047429" w:rsidRPr="00127044">
        <w:rPr>
          <w:rFonts w:ascii="Times New Roman" w:hAnsi="Times New Roman"/>
          <w:szCs w:val="24"/>
        </w:rPr>
        <w:t>19.397</w:t>
      </w:r>
      <w:r w:rsidRPr="00127044">
        <w:rPr>
          <w:rFonts w:ascii="Times New Roman" w:hAnsi="Times New Roman"/>
          <w:szCs w:val="24"/>
        </w:rPr>
        <w:t xml:space="preserve">. </w:t>
      </w:r>
      <w:r w:rsidR="001F00A5" w:rsidRPr="00127044">
        <w:rPr>
          <w:rFonts w:ascii="Times New Roman" w:hAnsi="Times New Roman"/>
          <w:szCs w:val="24"/>
        </w:rPr>
        <w:t xml:space="preserve">A </w:t>
      </w:r>
      <w:r w:rsidR="00873C31" w:rsidRPr="00127044">
        <w:rPr>
          <w:rFonts w:ascii="Times New Roman" w:hAnsi="Times New Roman"/>
          <w:szCs w:val="24"/>
        </w:rPr>
        <w:t>skewness</w:t>
      </w:r>
      <w:r w:rsidRPr="00127044">
        <w:rPr>
          <w:rFonts w:ascii="Times New Roman" w:hAnsi="Times New Roman"/>
          <w:szCs w:val="24"/>
        </w:rPr>
        <w:t xml:space="preserve"> of </w:t>
      </w:r>
      <w:r w:rsidR="002E0259" w:rsidRPr="00127044">
        <w:rPr>
          <w:rFonts w:ascii="Times New Roman" w:hAnsi="Times New Roman"/>
          <w:szCs w:val="24"/>
        </w:rPr>
        <w:t xml:space="preserve">4.039 </w:t>
      </w:r>
      <w:r w:rsidR="00C27193" w:rsidRPr="00127044">
        <w:rPr>
          <w:rFonts w:ascii="Times New Roman" w:hAnsi="Times New Roman"/>
          <w:szCs w:val="24"/>
        </w:rPr>
        <w:t>indicated</w:t>
      </w:r>
      <w:r w:rsidRPr="00127044">
        <w:rPr>
          <w:rFonts w:ascii="Times New Roman" w:hAnsi="Times New Roman"/>
          <w:szCs w:val="24"/>
        </w:rPr>
        <w:t xml:space="preserve"> </w:t>
      </w:r>
      <w:r w:rsidR="00052904" w:rsidRPr="00127044">
        <w:rPr>
          <w:rFonts w:ascii="Times New Roman" w:hAnsi="Times New Roman"/>
          <w:szCs w:val="24"/>
        </w:rPr>
        <w:t xml:space="preserve">a distribution </w:t>
      </w:r>
      <w:r w:rsidRPr="00127044">
        <w:rPr>
          <w:rFonts w:ascii="Times New Roman" w:hAnsi="Times New Roman"/>
          <w:szCs w:val="24"/>
        </w:rPr>
        <w:t>veering to the lower expenditures with a long tail at the high end.</w:t>
      </w:r>
      <w:r w:rsidR="00804EDB" w:rsidRPr="00127044">
        <w:rPr>
          <w:rFonts w:ascii="Times New Roman" w:hAnsi="Times New Roman"/>
          <w:szCs w:val="24"/>
        </w:rPr>
        <w:t xml:space="preserve"> In other words, </w:t>
      </w:r>
      <w:r w:rsidR="000A763B" w:rsidRPr="00127044">
        <w:rPr>
          <w:rFonts w:ascii="Times New Roman" w:hAnsi="Times New Roman"/>
          <w:szCs w:val="24"/>
        </w:rPr>
        <w:t>while most institutions average</w:t>
      </w:r>
      <w:r w:rsidR="00C27193" w:rsidRPr="00127044">
        <w:rPr>
          <w:rFonts w:ascii="Times New Roman" w:hAnsi="Times New Roman"/>
          <w:szCs w:val="24"/>
        </w:rPr>
        <w:t>d</w:t>
      </w:r>
      <w:r w:rsidR="000A763B" w:rsidRPr="00127044">
        <w:rPr>
          <w:rFonts w:ascii="Times New Roman" w:hAnsi="Times New Roman"/>
          <w:szCs w:val="24"/>
        </w:rPr>
        <w:t xml:space="preserve"> lower expenditures, </w:t>
      </w:r>
      <w:r w:rsidR="00804EDB" w:rsidRPr="00127044">
        <w:rPr>
          <w:rFonts w:ascii="Times New Roman" w:hAnsi="Times New Roman"/>
          <w:szCs w:val="24"/>
        </w:rPr>
        <w:t xml:space="preserve">there </w:t>
      </w:r>
      <w:r w:rsidR="00C27193" w:rsidRPr="00127044">
        <w:rPr>
          <w:rFonts w:ascii="Times New Roman" w:hAnsi="Times New Roman"/>
          <w:szCs w:val="24"/>
        </w:rPr>
        <w:t>were</w:t>
      </w:r>
      <w:r w:rsidR="00804EDB" w:rsidRPr="00127044">
        <w:rPr>
          <w:rFonts w:ascii="Times New Roman" w:hAnsi="Times New Roman"/>
          <w:szCs w:val="24"/>
        </w:rPr>
        <w:t xml:space="preserve"> </w:t>
      </w:r>
      <w:r w:rsidR="000A763B" w:rsidRPr="00127044">
        <w:rPr>
          <w:rFonts w:ascii="Times New Roman" w:hAnsi="Times New Roman"/>
          <w:szCs w:val="24"/>
        </w:rPr>
        <w:t>a small number of</w:t>
      </w:r>
      <w:r w:rsidR="00C27193" w:rsidRPr="00127044">
        <w:rPr>
          <w:rFonts w:ascii="Times New Roman" w:hAnsi="Times New Roman"/>
          <w:szCs w:val="24"/>
        </w:rPr>
        <w:t xml:space="preserve"> institutions that spent</w:t>
      </w:r>
      <w:r w:rsidR="00804EDB" w:rsidRPr="00127044">
        <w:rPr>
          <w:rFonts w:ascii="Times New Roman" w:hAnsi="Times New Roman"/>
          <w:szCs w:val="24"/>
        </w:rPr>
        <w:t xml:space="preserve"> substantially more on their libraries than the rest of the sample.</w:t>
      </w:r>
    </w:p>
    <w:p w:rsidR="00E80B64" w:rsidRPr="00127044" w:rsidRDefault="006F4662" w:rsidP="00CF1B57">
      <w:pPr>
        <w:autoSpaceDE w:val="0"/>
        <w:autoSpaceDN w:val="0"/>
        <w:adjustRightInd w:val="0"/>
        <w:spacing w:line="480" w:lineRule="auto"/>
        <w:ind w:firstLine="720"/>
        <w:rPr>
          <w:rFonts w:ascii="Times New Roman" w:hAnsi="Times New Roman"/>
          <w:szCs w:val="24"/>
        </w:rPr>
      </w:pPr>
      <w:r w:rsidRPr="00127044">
        <w:rPr>
          <w:rFonts w:ascii="Times New Roman" w:hAnsi="Times New Roman"/>
          <w:b/>
          <w:i/>
          <w:szCs w:val="24"/>
        </w:rPr>
        <w:t>Expenditures for current serial subscriptions.</w:t>
      </w:r>
      <w:r w:rsidRPr="00127044">
        <w:rPr>
          <w:rFonts w:ascii="Times New Roman" w:hAnsi="Times New Roman"/>
          <w:szCs w:val="24"/>
        </w:rPr>
        <w:t xml:space="preserve"> </w:t>
      </w:r>
      <w:r w:rsidR="00047429" w:rsidRPr="00127044">
        <w:rPr>
          <w:rFonts w:ascii="Times New Roman" w:hAnsi="Times New Roman"/>
          <w:szCs w:val="24"/>
        </w:rPr>
        <w:t>Libraries in the sample spent an average of $</w:t>
      </w:r>
      <w:r w:rsidR="00047429" w:rsidRPr="00127044">
        <w:rPr>
          <w:rFonts w:ascii="Times New Roman" w:hAnsi="Times New Roman"/>
          <w:color w:val="000000"/>
          <w:szCs w:val="24"/>
        </w:rPr>
        <w:t xml:space="preserve">828,149 </w:t>
      </w:r>
      <w:r w:rsidR="00047429" w:rsidRPr="00127044">
        <w:rPr>
          <w:rFonts w:ascii="Times New Roman" w:hAnsi="Times New Roman"/>
          <w:szCs w:val="24"/>
        </w:rPr>
        <w:t>on current serials</w:t>
      </w:r>
      <w:r w:rsidR="00047429" w:rsidRPr="00127044">
        <w:rPr>
          <w:rFonts w:ascii="Times New Roman" w:hAnsi="Times New Roman"/>
          <w:color w:val="000000"/>
          <w:szCs w:val="24"/>
        </w:rPr>
        <w:t>, but e</w:t>
      </w:r>
      <w:r w:rsidRPr="00127044">
        <w:rPr>
          <w:rFonts w:ascii="Times New Roman" w:hAnsi="Times New Roman"/>
          <w:szCs w:val="24"/>
        </w:rPr>
        <w:t xml:space="preserve">xpenditures </w:t>
      </w:r>
      <w:r w:rsidR="00C27193" w:rsidRPr="00127044">
        <w:rPr>
          <w:rFonts w:ascii="Times New Roman" w:hAnsi="Times New Roman"/>
          <w:szCs w:val="24"/>
        </w:rPr>
        <w:t>varied</w:t>
      </w:r>
      <w:r w:rsidRPr="00127044">
        <w:rPr>
          <w:rFonts w:ascii="Times New Roman" w:hAnsi="Times New Roman"/>
          <w:szCs w:val="24"/>
        </w:rPr>
        <w:t xml:space="preserve"> greatly. One institution did not pay for any journal subscriptions at all, while other institutions spent from $</w:t>
      </w:r>
      <w:r w:rsidR="00012697" w:rsidRPr="00127044">
        <w:rPr>
          <w:rFonts w:ascii="Times New Roman" w:hAnsi="Times New Roman"/>
          <w:szCs w:val="24"/>
        </w:rPr>
        <w:t>29,687</w:t>
      </w:r>
      <w:r w:rsidR="002E0259" w:rsidRPr="00127044">
        <w:rPr>
          <w:rFonts w:ascii="Times New Roman" w:hAnsi="Times New Roman"/>
          <w:szCs w:val="24"/>
        </w:rPr>
        <w:t xml:space="preserve"> to $10,284,965 </w:t>
      </w:r>
      <w:r w:rsidR="00047429" w:rsidRPr="00127044">
        <w:rPr>
          <w:rFonts w:ascii="Times New Roman" w:hAnsi="Times New Roman"/>
          <w:szCs w:val="24"/>
        </w:rPr>
        <w:t>per year.</w:t>
      </w:r>
      <w:r w:rsidRPr="00127044">
        <w:rPr>
          <w:rFonts w:ascii="Times New Roman" w:hAnsi="Times New Roman"/>
          <w:szCs w:val="24"/>
        </w:rPr>
        <w:t xml:space="preserve"> This </w:t>
      </w:r>
      <w:r w:rsidR="00C27193" w:rsidRPr="00127044">
        <w:rPr>
          <w:rFonts w:ascii="Times New Roman" w:hAnsi="Times New Roman"/>
          <w:szCs w:val="24"/>
        </w:rPr>
        <w:t>was</w:t>
      </w:r>
      <w:r w:rsidRPr="00127044">
        <w:rPr>
          <w:rFonts w:ascii="Times New Roman" w:hAnsi="Times New Roman"/>
          <w:szCs w:val="24"/>
        </w:rPr>
        <w:t xml:space="preserve"> a large variance, as indicated by a </w:t>
      </w:r>
      <w:r w:rsidR="00873C31" w:rsidRPr="00127044">
        <w:rPr>
          <w:rFonts w:ascii="Times New Roman" w:hAnsi="Times New Roman"/>
          <w:szCs w:val="24"/>
        </w:rPr>
        <w:t>kurtosis</w:t>
      </w:r>
      <w:r w:rsidRPr="00127044">
        <w:rPr>
          <w:rFonts w:ascii="Times New Roman" w:hAnsi="Times New Roman"/>
          <w:szCs w:val="24"/>
        </w:rPr>
        <w:t xml:space="preserve"> of </w:t>
      </w:r>
      <w:r w:rsidR="00047429" w:rsidRPr="00127044">
        <w:rPr>
          <w:rFonts w:ascii="Times New Roman" w:hAnsi="Times New Roman"/>
          <w:szCs w:val="24"/>
        </w:rPr>
        <w:t>14.956</w:t>
      </w:r>
      <w:r w:rsidR="00072839" w:rsidRPr="00127044">
        <w:rPr>
          <w:rFonts w:ascii="Times New Roman" w:hAnsi="Times New Roman"/>
          <w:szCs w:val="24"/>
        </w:rPr>
        <w:t xml:space="preserve"> and a</w:t>
      </w:r>
      <w:r w:rsidR="00E80B64" w:rsidRPr="00127044">
        <w:rPr>
          <w:rFonts w:ascii="Times New Roman" w:hAnsi="Times New Roman"/>
          <w:szCs w:val="24"/>
        </w:rPr>
        <w:t xml:space="preserve"> </w:t>
      </w:r>
      <w:r w:rsidR="00873C31" w:rsidRPr="00127044">
        <w:rPr>
          <w:rFonts w:ascii="Times New Roman" w:hAnsi="Times New Roman"/>
          <w:szCs w:val="24"/>
        </w:rPr>
        <w:t>skewness</w:t>
      </w:r>
      <w:r w:rsidRPr="00127044">
        <w:rPr>
          <w:rFonts w:ascii="Times New Roman" w:hAnsi="Times New Roman"/>
          <w:szCs w:val="24"/>
        </w:rPr>
        <w:t xml:space="preserve"> of </w:t>
      </w:r>
      <w:r w:rsidR="008C0451" w:rsidRPr="00127044">
        <w:rPr>
          <w:rFonts w:ascii="Times New Roman" w:hAnsi="Times New Roman"/>
          <w:szCs w:val="24"/>
        </w:rPr>
        <w:t>3.622</w:t>
      </w:r>
      <w:r w:rsidRPr="00127044">
        <w:rPr>
          <w:rFonts w:ascii="Times New Roman" w:hAnsi="Times New Roman"/>
          <w:szCs w:val="24"/>
        </w:rPr>
        <w:t>.</w:t>
      </w:r>
      <w:r w:rsidR="00E80B64" w:rsidRPr="00127044">
        <w:rPr>
          <w:rFonts w:ascii="Times New Roman" w:hAnsi="Times New Roman"/>
          <w:szCs w:val="24"/>
        </w:rPr>
        <w:t xml:space="preserve"> Note that the </w:t>
      </w:r>
      <w:r w:rsidR="00CF1B57" w:rsidRPr="00127044">
        <w:rPr>
          <w:rFonts w:ascii="Times New Roman" w:hAnsi="Times New Roman"/>
          <w:szCs w:val="24"/>
        </w:rPr>
        <w:t>correlation between total expenditures and serial expenditures</w:t>
      </w:r>
      <w:r w:rsidR="00E80B64" w:rsidRPr="00127044">
        <w:rPr>
          <w:rFonts w:ascii="Times New Roman" w:hAnsi="Times New Roman"/>
          <w:szCs w:val="24"/>
        </w:rPr>
        <w:t xml:space="preserve"> </w:t>
      </w:r>
      <w:r w:rsidR="00C27193" w:rsidRPr="00127044">
        <w:rPr>
          <w:rFonts w:ascii="Times New Roman" w:hAnsi="Times New Roman"/>
          <w:szCs w:val="24"/>
        </w:rPr>
        <w:t>was</w:t>
      </w:r>
      <w:r w:rsidR="00E80B64" w:rsidRPr="00127044">
        <w:rPr>
          <w:rFonts w:ascii="Times New Roman" w:hAnsi="Times New Roman"/>
          <w:szCs w:val="24"/>
        </w:rPr>
        <w:t xml:space="preserve"> statistically significant </w:t>
      </w:r>
      <w:r w:rsidR="00012697" w:rsidRPr="00127044">
        <w:rPr>
          <w:rFonts w:ascii="Times New Roman" w:hAnsi="Times New Roman"/>
          <w:szCs w:val="24"/>
        </w:rPr>
        <w:t xml:space="preserve">and very high </w:t>
      </w:r>
      <w:r w:rsidR="00E80B64" w:rsidRPr="00127044">
        <w:rPr>
          <w:rFonts w:ascii="Times New Roman" w:hAnsi="Times New Roman"/>
          <w:szCs w:val="24"/>
        </w:rPr>
        <w:t xml:space="preserve">at </w:t>
      </w:r>
      <w:r w:rsidR="00C27193" w:rsidRPr="00127044">
        <w:rPr>
          <w:rFonts w:ascii="Times New Roman" w:hAnsi="Times New Roman"/>
          <w:szCs w:val="24"/>
        </w:rPr>
        <w:t>.916. This made</w:t>
      </w:r>
      <w:r w:rsidR="00E80B64" w:rsidRPr="00127044">
        <w:rPr>
          <w:rFonts w:ascii="Times New Roman" w:hAnsi="Times New Roman"/>
          <w:szCs w:val="24"/>
        </w:rPr>
        <w:t xml:space="preserve"> sense, since expenditures for serials is a subset of total </w:t>
      </w:r>
      <w:r w:rsidR="00583574" w:rsidRPr="00127044">
        <w:rPr>
          <w:rFonts w:ascii="Times New Roman" w:hAnsi="Times New Roman"/>
          <w:szCs w:val="24"/>
        </w:rPr>
        <w:t xml:space="preserve">library </w:t>
      </w:r>
      <w:r w:rsidR="00E80B64" w:rsidRPr="00127044">
        <w:rPr>
          <w:rFonts w:ascii="Times New Roman" w:hAnsi="Times New Roman"/>
          <w:szCs w:val="24"/>
        </w:rPr>
        <w:t>expenditure</w:t>
      </w:r>
      <w:r w:rsidR="00012697" w:rsidRPr="00127044">
        <w:rPr>
          <w:rFonts w:ascii="Times New Roman" w:hAnsi="Times New Roman"/>
          <w:szCs w:val="24"/>
        </w:rPr>
        <w:t>s. Due to the high degree of co</w:t>
      </w:r>
      <w:r w:rsidR="00873C31" w:rsidRPr="00127044">
        <w:rPr>
          <w:rFonts w:ascii="Times New Roman" w:hAnsi="Times New Roman"/>
          <w:szCs w:val="24"/>
        </w:rPr>
        <w:t>l</w:t>
      </w:r>
      <w:r w:rsidR="00012697" w:rsidRPr="00127044">
        <w:rPr>
          <w:rFonts w:ascii="Times New Roman" w:hAnsi="Times New Roman"/>
          <w:szCs w:val="24"/>
        </w:rPr>
        <w:t>l</w:t>
      </w:r>
      <w:r w:rsidR="00E80B64" w:rsidRPr="00127044">
        <w:rPr>
          <w:rFonts w:ascii="Times New Roman" w:hAnsi="Times New Roman"/>
          <w:szCs w:val="24"/>
        </w:rPr>
        <w:t>inearity</w:t>
      </w:r>
      <w:r w:rsidR="002B71E9" w:rsidRPr="00127044">
        <w:rPr>
          <w:rFonts w:ascii="Times New Roman" w:hAnsi="Times New Roman"/>
          <w:szCs w:val="24"/>
        </w:rPr>
        <w:t xml:space="preserve"> </w:t>
      </w:r>
      <w:r w:rsidR="00052904" w:rsidRPr="00127044">
        <w:rPr>
          <w:rFonts w:ascii="Times New Roman" w:hAnsi="Times New Roman"/>
          <w:szCs w:val="24"/>
        </w:rPr>
        <w:t xml:space="preserve">with an estimated correlation coefficient </w:t>
      </w:r>
      <w:r w:rsidR="002B71E9" w:rsidRPr="00127044">
        <w:rPr>
          <w:rFonts w:ascii="Times New Roman" w:hAnsi="Times New Roman"/>
          <w:szCs w:val="24"/>
        </w:rPr>
        <w:t>above .85</w:t>
      </w:r>
      <w:r w:rsidR="00506944" w:rsidRPr="00127044">
        <w:rPr>
          <w:rFonts w:ascii="Times New Roman" w:hAnsi="Times New Roman"/>
          <w:szCs w:val="24"/>
        </w:rPr>
        <w:t xml:space="preserve"> </w:t>
      </w:r>
      <w:r w:rsidR="00E6099C" w:rsidRPr="00127044">
        <w:rPr>
          <w:rFonts w:ascii="Times New Roman" w:hAnsi="Times New Roman"/>
          <w:szCs w:val="24"/>
        </w:rPr>
        <w:fldChar w:fldCharType="begin">
          <w:fldData xml:space="preserve">PEVuZE5vdGU+PENpdGU+PEF1dGhvcj5LbGluZTwvQXV0aG9yPjxZZWFyPjIwMDU8L1llYXI+PFJl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</w:fldData>
        </w:fldChar>
      </w:r>
      <w:r w:rsidR="00506944" w:rsidRPr="00127044">
        <w:rPr>
          <w:rFonts w:ascii="Times New Roman" w:hAnsi="Times New Roman"/>
          <w:szCs w:val="24"/>
        </w:rPr>
        <w:instrText xml:space="preserve"> ADDIN EN.CITE </w:instrText>
      </w:r>
      <w:r w:rsidR="00E6099C" w:rsidRPr="00127044">
        <w:rPr>
          <w:rFonts w:ascii="Times New Roman" w:hAnsi="Times New Roman"/>
          <w:szCs w:val="24"/>
        </w:rPr>
        <w:fldChar w:fldCharType="begin">
          <w:fldData xml:space="preserve">PEVuZE5vdGU+PENpdGU+PEF1dGhvcj5LbGluZTwvQXV0aG9yPjxZZWFyPjIwMDU8L1llYXI+PFJl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</w:fldData>
        </w:fldChar>
      </w:r>
      <w:r w:rsidR="00506944" w:rsidRPr="00127044">
        <w:rPr>
          <w:rFonts w:ascii="Times New Roman" w:hAnsi="Times New Roman"/>
          <w:szCs w:val="24"/>
        </w:rPr>
        <w:instrText xml:space="preserve"> ADDIN EN.CITE.DATA </w:instrText>
      </w:r>
      <w:r w:rsidR="00E6099C" w:rsidRPr="00127044">
        <w:rPr>
          <w:rFonts w:ascii="Times New Roman" w:hAnsi="Times New Roman"/>
          <w:szCs w:val="24"/>
        </w:rPr>
      </w:r>
      <w:r w:rsidR="00E6099C"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00506944" w:rsidRPr="00127044">
        <w:rPr>
          <w:rFonts w:ascii="Times New Roman" w:hAnsi="Times New Roman"/>
          <w:noProof/>
          <w:szCs w:val="24"/>
        </w:rPr>
        <w:t>(</w:t>
      </w:r>
      <w:hyperlink w:anchor="_ENREF_62" w:tooltip="Kline, 2005 #59" w:history="1">
        <w:r w:rsidR="00886D37" w:rsidRPr="00127044">
          <w:rPr>
            <w:rFonts w:ascii="Times New Roman" w:hAnsi="Times New Roman"/>
            <w:noProof/>
            <w:szCs w:val="24"/>
          </w:rPr>
          <w:t>Kline, 2005, p. 56</w:t>
        </w:r>
      </w:hyperlink>
      <w:r w:rsidR="00506944" w:rsidRPr="00127044">
        <w:rPr>
          <w:rFonts w:ascii="Times New Roman" w:hAnsi="Times New Roman"/>
          <w:noProof/>
          <w:szCs w:val="24"/>
        </w:rPr>
        <w:t>)</w:t>
      </w:r>
      <w:r w:rsidR="00E6099C" w:rsidRPr="00127044">
        <w:rPr>
          <w:rFonts w:ascii="Times New Roman" w:hAnsi="Times New Roman"/>
          <w:szCs w:val="24"/>
        </w:rPr>
        <w:fldChar w:fldCharType="end"/>
      </w:r>
      <w:r w:rsidR="00E80B64" w:rsidRPr="00127044">
        <w:rPr>
          <w:rFonts w:ascii="Times New Roman" w:hAnsi="Times New Roman"/>
          <w:szCs w:val="24"/>
        </w:rPr>
        <w:t xml:space="preserve">, I </w:t>
      </w:r>
      <w:r w:rsidR="00052904" w:rsidRPr="00127044">
        <w:rPr>
          <w:rFonts w:ascii="Times New Roman" w:hAnsi="Times New Roman"/>
          <w:szCs w:val="24"/>
        </w:rPr>
        <w:t>used</w:t>
      </w:r>
      <w:r w:rsidR="00E80B64" w:rsidRPr="00127044">
        <w:rPr>
          <w:rFonts w:ascii="Times New Roman" w:hAnsi="Times New Roman"/>
          <w:szCs w:val="24"/>
        </w:rPr>
        <w:t xml:space="preserve"> only the total expenditures as an indicator for expenditures.</w:t>
      </w:r>
    </w:p>
    <w:p w:rsidR="00047429"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b/>
          <w:i/>
          <w:szCs w:val="24"/>
        </w:rPr>
        <w:lastRenderedPageBreak/>
        <w:t>General circulation transactions.</w:t>
      </w:r>
      <w:r w:rsidRPr="00127044">
        <w:rPr>
          <w:rFonts w:ascii="Times New Roman" w:hAnsi="Times New Roman"/>
          <w:szCs w:val="24"/>
        </w:rPr>
        <w:t xml:space="preserve"> Circulation of library materials var</w:t>
      </w:r>
      <w:r w:rsidR="00C27193" w:rsidRPr="00127044">
        <w:rPr>
          <w:rFonts w:ascii="Times New Roman" w:hAnsi="Times New Roman"/>
          <w:szCs w:val="24"/>
        </w:rPr>
        <w:t>ied</w:t>
      </w:r>
      <w:r w:rsidRPr="00127044">
        <w:rPr>
          <w:rFonts w:ascii="Times New Roman" w:hAnsi="Times New Roman"/>
          <w:szCs w:val="24"/>
        </w:rPr>
        <w:t xml:space="preserve"> greatly. Two institutions apparently </w:t>
      </w:r>
      <w:r w:rsidR="00C27193" w:rsidRPr="00127044">
        <w:rPr>
          <w:rFonts w:ascii="Times New Roman" w:hAnsi="Times New Roman"/>
          <w:szCs w:val="24"/>
        </w:rPr>
        <w:t>did</w:t>
      </w:r>
      <w:r w:rsidRPr="00127044">
        <w:rPr>
          <w:rFonts w:ascii="Times New Roman" w:hAnsi="Times New Roman"/>
          <w:szCs w:val="24"/>
        </w:rPr>
        <w:t xml:space="preserve"> not circulate materials at all, while other institutions circulated between </w:t>
      </w:r>
      <w:r w:rsidR="00D14A69" w:rsidRPr="00127044">
        <w:rPr>
          <w:rFonts w:ascii="Times New Roman" w:hAnsi="Times New Roman"/>
          <w:color w:val="000000"/>
          <w:szCs w:val="24"/>
        </w:rPr>
        <w:t>1,382</w:t>
      </w:r>
      <w:r w:rsidR="002E0259" w:rsidRPr="00127044">
        <w:rPr>
          <w:rFonts w:ascii="Times New Roman" w:hAnsi="Times New Roman"/>
          <w:color w:val="000000"/>
          <w:szCs w:val="24"/>
        </w:rPr>
        <w:t xml:space="preserve"> and 1,265,029 </w:t>
      </w:r>
      <w:r w:rsidRPr="00127044">
        <w:rPr>
          <w:rFonts w:ascii="Times New Roman" w:hAnsi="Times New Roman"/>
          <w:color w:val="000000"/>
          <w:szCs w:val="24"/>
        </w:rPr>
        <w:t>items</w:t>
      </w:r>
      <w:r w:rsidRPr="00127044">
        <w:rPr>
          <w:rFonts w:ascii="Times New Roman" w:hAnsi="Times New Roman"/>
          <w:szCs w:val="24"/>
        </w:rPr>
        <w:t xml:space="preserve">. This </w:t>
      </w:r>
      <w:r w:rsidR="00C27193" w:rsidRPr="00127044">
        <w:rPr>
          <w:rFonts w:ascii="Times New Roman" w:hAnsi="Times New Roman"/>
          <w:szCs w:val="24"/>
        </w:rPr>
        <w:t>was</w:t>
      </w:r>
      <w:r w:rsidRPr="00127044">
        <w:rPr>
          <w:rFonts w:ascii="Times New Roman" w:hAnsi="Times New Roman"/>
          <w:szCs w:val="24"/>
        </w:rPr>
        <w:t xml:space="preserve"> massive </w:t>
      </w:r>
      <w:r w:rsidR="00A3469F" w:rsidRPr="00127044">
        <w:rPr>
          <w:rFonts w:ascii="Times New Roman" w:hAnsi="Times New Roman"/>
          <w:szCs w:val="24"/>
        </w:rPr>
        <w:t>variation</w:t>
      </w:r>
      <w:r w:rsidRPr="00127044">
        <w:rPr>
          <w:rFonts w:ascii="Times New Roman" w:hAnsi="Times New Roman"/>
          <w:szCs w:val="24"/>
        </w:rPr>
        <w:t xml:space="preserve">, as indicated a </w:t>
      </w:r>
      <w:r w:rsidR="00C645B0" w:rsidRPr="00127044">
        <w:rPr>
          <w:rFonts w:ascii="Times New Roman" w:hAnsi="Times New Roman"/>
          <w:szCs w:val="24"/>
        </w:rPr>
        <w:t>k</w:t>
      </w:r>
      <w:r w:rsidR="00873C31" w:rsidRPr="00127044">
        <w:rPr>
          <w:rFonts w:ascii="Times New Roman" w:hAnsi="Times New Roman"/>
          <w:szCs w:val="24"/>
        </w:rPr>
        <w:t>urtosis</w:t>
      </w:r>
      <w:r w:rsidRPr="00127044">
        <w:rPr>
          <w:rFonts w:ascii="Times New Roman" w:hAnsi="Times New Roman"/>
          <w:szCs w:val="24"/>
        </w:rPr>
        <w:t xml:space="preserve"> of </w:t>
      </w:r>
      <w:r w:rsidR="00047429" w:rsidRPr="00127044">
        <w:rPr>
          <w:rFonts w:ascii="Times New Roman" w:hAnsi="Times New Roman"/>
          <w:szCs w:val="24"/>
        </w:rPr>
        <w:t>38.823.</w:t>
      </w:r>
      <w:r w:rsidRPr="00127044">
        <w:rPr>
          <w:rFonts w:ascii="Times New Roman" w:hAnsi="Times New Roman"/>
          <w:szCs w:val="24"/>
        </w:rPr>
        <w:t xml:space="preserve"> </w:t>
      </w:r>
      <w:r w:rsidR="007B5877" w:rsidRPr="00127044">
        <w:rPr>
          <w:rFonts w:ascii="Times New Roman" w:hAnsi="Times New Roman"/>
          <w:szCs w:val="24"/>
        </w:rPr>
        <w:t xml:space="preserve">A </w:t>
      </w:r>
      <w:r w:rsidR="00C645B0" w:rsidRPr="00127044">
        <w:rPr>
          <w:rFonts w:ascii="Times New Roman" w:hAnsi="Times New Roman"/>
          <w:szCs w:val="24"/>
        </w:rPr>
        <w:t>s</w:t>
      </w:r>
      <w:r w:rsidR="00873C31" w:rsidRPr="00127044">
        <w:rPr>
          <w:rFonts w:ascii="Times New Roman" w:hAnsi="Times New Roman"/>
          <w:szCs w:val="24"/>
        </w:rPr>
        <w:t>kewness</w:t>
      </w:r>
      <w:r w:rsidRPr="00127044">
        <w:rPr>
          <w:rFonts w:ascii="Times New Roman" w:hAnsi="Times New Roman"/>
          <w:szCs w:val="24"/>
        </w:rPr>
        <w:t xml:space="preserve"> of </w:t>
      </w:r>
      <w:r w:rsidR="002E0259" w:rsidRPr="00127044">
        <w:rPr>
          <w:rFonts w:ascii="Times New Roman" w:hAnsi="Times New Roman"/>
          <w:szCs w:val="24"/>
        </w:rPr>
        <w:t xml:space="preserve">5.717 </w:t>
      </w:r>
      <w:r w:rsidR="00C27193" w:rsidRPr="00127044">
        <w:rPr>
          <w:rFonts w:ascii="Times New Roman" w:hAnsi="Times New Roman"/>
          <w:szCs w:val="24"/>
        </w:rPr>
        <w:t>indicated</w:t>
      </w:r>
      <w:r w:rsidRPr="00127044">
        <w:rPr>
          <w:rFonts w:ascii="Times New Roman" w:hAnsi="Times New Roman"/>
          <w:szCs w:val="24"/>
        </w:rPr>
        <w:t xml:space="preserve"> </w:t>
      </w:r>
      <w:r w:rsidR="00047429" w:rsidRPr="00127044">
        <w:rPr>
          <w:rFonts w:ascii="Times New Roman" w:hAnsi="Times New Roman"/>
          <w:szCs w:val="24"/>
        </w:rPr>
        <w:t xml:space="preserve">that </w:t>
      </w:r>
      <w:r w:rsidR="00583574" w:rsidRPr="00127044">
        <w:rPr>
          <w:rFonts w:ascii="Times New Roman" w:hAnsi="Times New Roman"/>
          <w:szCs w:val="24"/>
        </w:rPr>
        <w:t xml:space="preserve">most libraries </w:t>
      </w:r>
      <w:r w:rsidR="00C27193" w:rsidRPr="00127044">
        <w:rPr>
          <w:rFonts w:ascii="Times New Roman" w:hAnsi="Times New Roman"/>
          <w:szCs w:val="24"/>
        </w:rPr>
        <w:t>c</w:t>
      </w:r>
      <w:r w:rsidR="00B66EB5" w:rsidRPr="00127044">
        <w:rPr>
          <w:rFonts w:ascii="Times New Roman" w:hAnsi="Times New Roman"/>
          <w:szCs w:val="24"/>
        </w:rPr>
        <w:t>irculated fewer item</w:t>
      </w:r>
      <w:r w:rsidR="00C27193" w:rsidRPr="00127044">
        <w:rPr>
          <w:rFonts w:ascii="Times New Roman" w:hAnsi="Times New Roman"/>
          <w:szCs w:val="24"/>
        </w:rPr>
        <w:t>s</w:t>
      </w:r>
      <w:r w:rsidR="00E80B64" w:rsidRPr="00127044">
        <w:rPr>
          <w:rFonts w:ascii="Times New Roman" w:hAnsi="Times New Roman"/>
          <w:szCs w:val="24"/>
        </w:rPr>
        <w:t xml:space="preserve">, </w:t>
      </w:r>
      <w:r w:rsidR="00047429" w:rsidRPr="00127044">
        <w:rPr>
          <w:rFonts w:ascii="Times New Roman" w:hAnsi="Times New Roman"/>
          <w:szCs w:val="24"/>
        </w:rPr>
        <w:t>with a handful of libraries circulating substantially more materials.</w:t>
      </w:r>
    </w:p>
    <w:p w:rsidR="003B0956" w:rsidRPr="00127044" w:rsidRDefault="006F4662" w:rsidP="001529CB">
      <w:pPr>
        <w:autoSpaceDE w:val="0"/>
        <w:autoSpaceDN w:val="0"/>
        <w:adjustRightInd w:val="0"/>
        <w:spacing w:line="480" w:lineRule="auto"/>
        <w:ind w:firstLine="720"/>
        <w:rPr>
          <w:rFonts w:ascii="Times New Roman" w:hAnsi="Times New Roman"/>
        </w:rPr>
      </w:pPr>
      <w:r w:rsidRPr="00127044">
        <w:rPr>
          <w:rFonts w:ascii="Times New Roman" w:hAnsi="Times New Roman"/>
          <w:b/>
          <w:i/>
          <w:szCs w:val="24"/>
        </w:rPr>
        <w:t xml:space="preserve">Total attendance at all presentations. </w:t>
      </w:r>
      <w:r w:rsidR="00812BDD" w:rsidRPr="00127044">
        <w:rPr>
          <w:rFonts w:ascii="Times New Roman" w:hAnsi="Times New Roman"/>
          <w:szCs w:val="24"/>
        </w:rPr>
        <w:t xml:space="preserve">Librarians </w:t>
      </w:r>
      <w:r w:rsidR="0017525D" w:rsidRPr="00127044">
        <w:rPr>
          <w:rFonts w:ascii="Times New Roman" w:hAnsi="Times New Roman"/>
          <w:szCs w:val="24"/>
        </w:rPr>
        <w:t>taught</w:t>
      </w:r>
      <w:r w:rsidR="00812BDD" w:rsidRPr="00127044">
        <w:rPr>
          <w:rFonts w:ascii="Times New Roman" w:hAnsi="Times New Roman"/>
          <w:szCs w:val="24"/>
        </w:rPr>
        <w:t xml:space="preserve"> s</w:t>
      </w:r>
      <w:r w:rsidRPr="00127044">
        <w:rPr>
          <w:rFonts w:ascii="Times New Roman" w:hAnsi="Times New Roman"/>
          <w:szCs w:val="24"/>
        </w:rPr>
        <w:t>tudent</w:t>
      </w:r>
      <w:r w:rsidR="00812BDD" w:rsidRPr="00127044">
        <w:rPr>
          <w:rFonts w:ascii="Times New Roman" w:hAnsi="Times New Roman"/>
          <w:szCs w:val="24"/>
        </w:rPr>
        <w:t>s how to conduct research and</w:t>
      </w:r>
      <w:r w:rsidRPr="00127044">
        <w:rPr>
          <w:rFonts w:ascii="Times New Roman" w:hAnsi="Times New Roman"/>
          <w:szCs w:val="24"/>
        </w:rPr>
        <w:t xml:space="preserve"> attendance at </w:t>
      </w:r>
      <w:r w:rsidR="00812BDD" w:rsidRPr="00127044">
        <w:rPr>
          <w:rFonts w:ascii="Times New Roman" w:hAnsi="Times New Roman"/>
          <w:szCs w:val="24"/>
        </w:rPr>
        <w:t xml:space="preserve">these </w:t>
      </w:r>
      <w:r w:rsidRPr="00127044">
        <w:rPr>
          <w:rFonts w:ascii="Times New Roman" w:hAnsi="Times New Roman"/>
          <w:szCs w:val="24"/>
        </w:rPr>
        <w:t>presentatio</w:t>
      </w:r>
      <w:r w:rsidR="00074DAF" w:rsidRPr="00127044">
        <w:rPr>
          <w:rFonts w:ascii="Times New Roman" w:hAnsi="Times New Roman"/>
          <w:szCs w:val="24"/>
        </w:rPr>
        <w:t>ns var</w:t>
      </w:r>
      <w:r w:rsidR="0017525D" w:rsidRPr="00127044">
        <w:rPr>
          <w:rFonts w:ascii="Times New Roman" w:hAnsi="Times New Roman"/>
          <w:szCs w:val="24"/>
        </w:rPr>
        <w:t>ied</w:t>
      </w:r>
      <w:r w:rsidR="00074DAF" w:rsidRPr="00127044">
        <w:rPr>
          <w:rFonts w:ascii="Times New Roman" w:hAnsi="Times New Roman"/>
          <w:szCs w:val="24"/>
        </w:rPr>
        <w:t xml:space="preserve"> greatly. Libraries at t</w:t>
      </w:r>
      <w:r w:rsidRPr="00127044">
        <w:rPr>
          <w:rFonts w:ascii="Times New Roman" w:hAnsi="Times New Roman"/>
          <w:szCs w:val="24"/>
        </w:rPr>
        <w:t xml:space="preserve">wo institutions apparently </w:t>
      </w:r>
      <w:r w:rsidR="0017525D" w:rsidRPr="00127044">
        <w:rPr>
          <w:rFonts w:ascii="Times New Roman" w:hAnsi="Times New Roman"/>
          <w:szCs w:val="24"/>
        </w:rPr>
        <w:t>did</w:t>
      </w:r>
      <w:r w:rsidRPr="00127044">
        <w:rPr>
          <w:rFonts w:ascii="Times New Roman" w:hAnsi="Times New Roman"/>
          <w:szCs w:val="24"/>
        </w:rPr>
        <w:t xml:space="preserve"> not teach classes at all, while other institutions </w:t>
      </w:r>
      <w:r w:rsidR="0017525D" w:rsidRPr="00127044">
        <w:rPr>
          <w:rFonts w:ascii="Times New Roman" w:hAnsi="Times New Roman"/>
          <w:szCs w:val="24"/>
        </w:rPr>
        <w:t>taught</w:t>
      </w:r>
      <w:r w:rsidRPr="00127044">
        <w:rPr>
          <w:rFonts w:ascii="Times New Roman" w:hAnsi="Times New Roman"/>
          <w:szCs w:val="24"/>
        </w:rPr>
        <w:t xml:space="preserve"> between </w:t>
      </w:r>
      <w:r w:rsidR="00D14A69" w:rsidRPr="00127044">
        <w:rPr>
          <w:rFonts w:ascii="Times New Roman" w:hAnsi="Times New Roman"/>
          <w:color w:val="000000"/>
          <w:szCs w:val="24"/>
        </w:rPr>
        <w:t>55</w:t>
      </w:r>
      <w:r w:rsidR="002E0259" w:rsidRPr="00127044">
        <w:rPr>
          <w:rFonts w:ascii="Times New Roman" w:hAnsi="Times New Roman"/>
          <w:color w:val="000000"/>
          <w:szCs w:val="24"/>
        </w:rPr>
        <w:t xml:space="preserve"> and 36,417 </w:t>
      </w:r>
      <w:r w:rsidR="001529CB" w:rsidRPr="00127044">
        <w:rPr>
          <w:rFonts w:ascii="Times New Roman" w:hAnsi="Times New Roman"/>
          <w:color w:val="000000"/>
          <w:szCs w:val="24"/>
        </w:rPr>
        <w:t>students</w:t>
      </w:r>
      <w:r w:rsidR="00E1669F" w:rsidRPr="00127044">
        <w:rPr>
          <w:rFonts w:ascii="Times New Roman" w:hAnsi="Times New Roman"/>
          <w:color w:val="000000"/>
          <w:szCs w:val="24"/>
        </w:rPr>
        <w:t xml:space="preserve"> </w:t>
      </w:r>
      <w:r w:rsidR="0017525D" w:rsidRPr="00127044">
        <w:rPr>
          <w:rFonts w:ascii="Times New Roman" w:hAnsi="Times New Roman"/>
          <w:color w:val="000000"/>
          <w:szCs w:val="24"/>
        </w:rPr>
        <w:t>that</w:t>
      </w:r>
      <w:r w:rsidR="00E1669F" w:rsidRPr="00127044">
        <w:rPr>
          <w:rFonts w:ascii="Times New Roman" w:hAnsi="Times New Roman"/>
          <w:color w:val="000000"/>
          <w:szCs w:val="24"/>
        </w:rPr>
        <w:t xml:space="preserve"> year</w:t>
      </w:r>
      <w:r w:rsidR="001529CB" w:rsidRPr="00127044">
        <w:rPr>
          <w:rFonts w:ascii="Times New Roman" w:hAnsi="Times New Roman"/>
          <w:color w:val="000000"/>
          <w:szCs w:val="24"/>
        </w:rPr>
        <w:t xml:space="preserve">, with a </w:t>
      </w:r>
      <w:r w:rsidR="002E0259" w:rsidRPr="00127044">
        <w:rPr>
          <w:rFonts w:ascii="Times New Roman" w:hAnsi="Times New Roman"/>
          <w:szCs w:val="24"/>
        </w:rPr>
        <w:t xml:space="preserve">mean </w:t>
      </w:r>
      <w:r w:rsidR="001529CB" w:rsidRPr="00127044">
        <w:rPr>
          <w:rFonts w:ascii="Times New Roman" w:hAnsi="Times New Roman"/>
          <w:szCs w:val="24"/>
        </w:rPr>
        <w:t>of 3</w:t>
      </w:r>
      <w:r w:rsidR="00C645B0" w:rsidRPr="00127044">
        <w:rPr>
          <w:rFonts w:ascii="Times New Roman" w:hAnsi="Times New Roman"/>
          <w:szCs w:val="24"/>
        </w:rPr>
        <w:t>,</w:t>
      </w:r>
      <w:r w:rsidR="001529CB" w:rsidRPr="00127044">
        <w:rPr>
          <w:rFonts w:ascii="Times New Roman" w:hAnsi="Times New Roman"/>
          <w:szCs w:val="24"/>
        </w:rPr>
        <w:t>727</w:t>
      </w:r>
      <w:r w:rsidR="002E0259" w:rsidRPr="00127044">
        <w:rPr>
          <w:rFonts w:ascii="Times New Roman" w:hAnsi="Times New Roman"/>
          <w:szCs w:val="24"/>
        </w:rPr>
        <w:t xml:space="preserve">. </w:t>
      </w:r>
      <w:r w:rsidR="00CC14D4" w:rsidRPr="00127044">
        <w:rPr>
          <w:rFonts w:ascii="Times New Roman" w:hAnsi="Times New Roman"/>
          <w:szCs w:val="24"/>
        </w:rPr>
        <w:t xml:space="preserve">This </w:t>
      </w:r>
      <w:r w:rsidR="0017525D" w:rsidRPr="00127044">
        <w:rPr>
          <w:rFonts w:ascii="Times New Roman" w:hAnsi="Times New Roman"/>
          <w:szCs w:val="24"/>
        </w:rPr>
        <w:t>was</w:t>
      </w:r>
      <w:r w:rsidR="00CC14D4" w:rsidRPr="00127044">
        <w:rPr>
          <w:rFonts w:ascii="Times New Roman" w:hAnsi="Times New Roman"/>
          <w:szCs w:val="24"/>
        </w:rPr>
        <w:t xml:space="preserve"> a very large variation</w:t>
      </w:r>
      <w:r w:rsidRPr="00127044">
        <w:rPr>
          <w:rFonts w:ascii="Times New Roman" w:hAnsi="Times New Roman"/>
          <w:szCs w:val="24"/>
        </w:rPr>
        <w:t xml:space="preserve">, as indicated by a </w:t>
      </w:r>
      <w:r w:rsidR="00C645B0" w:rsidRPr="00127044">
        <w:rPr>
          <w:rFonts w:ascii="Times New Roman" w:hAnsi="Times New Roman"/>
          <w:szCs w:val="24"/>
        </w:rPr>
        <w:t>k</w:t>
      </w:r>
      <w:r w:rsidR="00873C31" w:rsidRPr="00127044">
        <w:rPr>
          <w:rFonts w:ascii="Times New Roman" w:hAnsi="Times New Roman"/>
          <w:szCs w:val="24"/>
        </w:rPr>
        <w:t>urtosis</w:t>
      </w:r>
      <w:r w:rsidRPr="00127044">
        <w:rPr>
          <w:rFonts w:ascii="Times New Roman" w:hAnsi="Times New Roman"/>
          <w:szCs w:val="24"/>
        </w:rPr>
        <w:t xml:space="preserve"> of </w:t>
      </w:r>
      <w:r w:rsidR="002E0259" w:rsidRPr="00127044">
        <w:rPr>
          <w:rFonts w:ascii="Times New Roman" w:hAnsi="Times New Roman"/>
          <w:szCs w:val="24"/>
        </w:rPr>
        <w:t>15.475</w:t>
      </w:r>
      <w:r w:rsidRPr="00127044">
        <w:rPr>
          <w:rFonts w:ascii="Times New Roman" w:hAnsi="Times New Roman"/>
          <w:szCs w:val="24"/>
        </w:rPr>
        <w:t xml:space="preserve">. </w:t>
      </w:r>
      <w:r w:rsidR="00A3469F" w:rsidRPr="00127044">
        <w:rPr>
          <w:rFonts w:ascii="Times New Roman" w:hAnsi="Times New Roman"/>
          <w:szCs w:val="24"/>
        </w:rPr>
        <w:t xml:space="preserve">This variable </w:t>
      </w:r>
      <w:r w:rsidR="0017525D" w:rsidRPr="00127044">
        <w:rPr>
          <w:rFonts w:ascii="Times New Roman" w:hAnsi="Times New Roman"/>
          <w:szCs w:val="24"/>
        </w:rPr>
        <w:t>was</w:t>
      </w:r>
      <w:r w:rsidR="00A3469F" w:rsidRPr="00127044">
        <w:rPr>
          <w:rFonts w:ascii="Times New Roman" w:hAnsi="Times New Roman"/>
          <w:szCs w:val="24"/>
        </w:rPr>
        <w:t xml:space="preserve"> </w:t>
      </w:r>
      <w:r w:rsidR="00BE14CC" w:rsidRPr="00127044">
        <w:rPr>
          <w:rFonts w:ascii="Times New Roman" w:hAnsi="Times New Roman"/>
          <w:szCs w:val="24"/>
        </w:rPr>
        <w:t>highly skewed</w:t>
      </w:r>
      <w:r w:rsidR="00A3469F" w:rsidRPr="00127044">
        <w:rPr>
          <w:rFonts w:ascii="Times New Roman" w:hAnsi="Times New Roman"/>
          <w:szCs w:val="24"/>
        </w:rPr>
        <w:t xml:space="preserve"> (3.437)</w:t>
      </w:r>
      <w:r w:rsidR="00BE14CC" w:rsidRPr="00127044">
        <w:rPr>
          <w:rFonts w:ascii="Times New Roman" w:hAnsi="Times New Roman"/>
          <w:szCs w:val="24"/>
        </w:rPr>
        <w:t xml:space="preserve">, </w:t>
      </w:r>
      <w:r w:rsidR="00A3469F" w:rsidRPr="00127044">
        <w:rPr>
          <w:rFonts w:ascii="Times New Roman" w:hAnsi="Times New Roman"/>
          <w:szCs w:val="24"/>
        </w:rPr>
        <w:t xml:space="preserve">a result that </w:t>
      </w:r>
      <w:r w:rsidR="0017525D" w:rsidRPr="00127044">
        <w:rPr>
          <w:rFonts w:ascii="Times New Roman" w:hAnsi="Times New Roman"/>
          <w:szCs w:val="24"/>
        </w:rPr>
        <w:t>was</w:t>
      </w:r>
      <w:r w:rsidR="00A3469F" w:rsidRPr="00127044">
        <w:rPr>
          <w:rFonts w:ascii="Times New Roman" w:hAnsi="Times New Roman"/>
          <w:szCs w:val="24"/>
        </w:rPr>
        <w:t xml:space="preserve"> </w:t>
      </w:r>
      <w:r w:rsidR="00BE14CC" w:rsidRPr="00127044">
        <w:rPr>
          <w:rFonts w:ascii="Times New Roman" w:hAnsi="Times New Roman"/>
          <w:szCs w:val="24"/>
        </w:rPr>
        <w:t>likely caused by</w:t>
      </w:r>
      <w:r w:rsidR="001529CB" w:rsidRPr="00127044">
        <w:rPr>
          <w:rFonts w:ascii="Times New Roman" w:hAnsi="Times New Roman"/>
          <w:szCs w:val="24"/>
        </w:rPr>
        <w:t xml:space="preserve"> a small number of</w:t>
      </w:r>
      <w:r w:rsidR="00BE14CC" w:rsidRPr="00127044">
        <w:rPr>
          <w:rFonts w:ascii="Times New Roman" w:hAnsi="Times New Roman"/>
          <w:szCs w:val="24"/>
        </w:rPr>
        <w:t xml:space="preserve"> libraries that </w:t>
      </w:r>
      <w:r w:rsidR="001529CB" w:rsidRPr="00127044">
        <w:rPr>
          <w:rFonts w:ascii="Times New Roman" w:hAnsi="Times New Roman"/>
          <w:szCs w:val="24"/>
        </w:rPr>
        <w:t>teach substantially more students how to conduct research</w:t>
      </w:r>
      <w:r w:rsidR="00BE14CC" w:rsidRPr="00127044">
        <w:rPr>
          <w:rFonts w:ascii="Times New Roman" w:hAnsi="Times New Roman"/>
          <w:szCs w:val="24"/>
        </w:rPr>
        <w:t>.</w:t>
      </w:r>
    </w:p>
    <w:p w:rsidR="009A05F5" w:rsidRPr="00127044" w:rsidRDefault="009A05F5" w:rsidP="006F4662">
      <w:pPr>
        <w:pStyle w:val="Heading2fordissertation"/>
      </w:pPr>
      <w:bookmarkStart w:id="135" w:name="_Toc357082380"/>
      <w:r w:rsidRPr="00127044">
        <w:t>Normality</w:t>
      </w:r>
      <w:bookmarkEnd w:id="135"/>
    </w:p>
    <w:p w:rsidR="00441834" w:rsidRPr="00127044" w:rsidRDefault="009A05F5" w:rsidP="00DE19BA">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The </w:t>
      </w:r>
      <w:r w:rsidR="00D14A69" w:rsidRPr="00127044">
        <w:rPr>
          <w:rFonts w:ascii="Times New Roman" w:hAnsi="Times New Roman"/>
          <w:szCs w:val="24"/>
        </w:rPr>
        <w:t xml:space="preserve">library variables for expenditures, circulation, and instruction </w:t>
      </w:r>
      <w:r w:rsidR="00052904" w:rsidRPr="00127044">
        <w:rPr>
          <w:rFonts w:ascii="Times New Roman" w:hAnsi="Times New Roman"/>
          <w:szCs w:val="24"/>
        </w:rPr>
        <w:t>were</w:t>
      </w:r>
      <w:r w:rsidR="00D14A69" w:rsidRPr="00127044">
        <w:rPr>
          <w:rFonts w:ascii="Times New Roman" w:hAnsi="Times New Roman"/>
          <w:szCs w:val="24"/>
        </w:rPr>
        <w:t xml:space="preserve"> all </w:t>
      </w:r>
      <w:r w:rsidRPr="00127044">
        <w:rPr>
          <w:rFonts w:ascii="Times New Roman" w:hAnsi="Times New Roman"/>
          <w:szCs w:val="24"/>
        </w:rPr>
        <w:t xml:space="preserve">highly skewed, violating assumptions of normality </w:t>
      </w:r>
      <w:r w:rsidR="00F706C1" w:rsidRPr="00127044">
        <w:rPr>
          <w:rFonts w:ascii="Times New Roman" w:hAnsi="Times New Roman"/>
          <w:szCs w:val="24"/>
        </w:rPr>
        <w:t>(see figure</w:t>
      </w:r>
      <w:r w:rsidR="00C91C6C" w:rsidRPr="00127044">
        <w:rPr>
          <w:rFonts w:ascii="Times New Roman" w:hAnsi="Times New Roman"/>
          <w:szCs w:val="24"/>
        </w:rPr>
        <w:t xml:space="preserve"> 8</w:t>
      </w:r>
      <w:r w:rsidR="00F706C1" w:rsidRPr="00127044">
        <w:rPr>
          <w:rFonts w:ascii="Times New Roman" w:hAnsi="Times New Roman"/>
          <w:szCs w:val="24"/>
        </w:rPr>
        <w:t>)</w:t>
      </w:r>
      <w:r w:rsidR="00DE19BA" w:rsidRPr="00127044">
        <w:rPr>
          <w:rFonts w:ascii="Times New Roman" w:hAnsi="Times New Roman"/>
          <w:szCs w:val="24"/>
        </w:rPr>
        <w:t>.</w:t>
      </w:r>
      <w:r w:rsidR="00E03AAF" w:rsidRPr="00127044">
        <w:rPr>
          <w:rFonts w:ascii="Times New Roman" w:hAnsi="Times New Roman"/>
          <w:szCs w:val="24"/>
        </w:rPr>
        <w:t xml:space="preserve"> </w:t>
      </w:r>
    </w:p>
    <w:p w:rsidR="00F37193" w:rsidRPr="00127044" w:rsidRDefault="00F37193" w:rsidP="00F37193">
      <w:pPr>
        <w:autoSpaceDE w:val="0"/>
        <w:autoSpaceDN w:val="0"/>
        <w:adjustRightInd w:val="0"/>
        <w:spacing w:line="480" w:lineRule="auto"/>
        <w:rPr>
          <w:rFonts w:ascii="Times New Roman" w:hAnsi="Times New Roman"/>
          <w:szCs w:val="24"/>
        </w:rPr>
        <w:sectPr w:rsidR="00F37193" w:rsidRPr="00127044" w:rsidSect="00FA0674">
          <w:type w:val="continuous"/>
          <w:pgSz w:w="11520" w:h="15120" w:code="1"/>
          <w:pgMar w:top="1080" w:right="1440" w:bottom="1080" w:left="1440" w:header="720" w:footer="720" w:gutter="0"/>
          <w:cols w:space="720"/>
          <w:titlePg/>
          <w:docGrid w:linePitch="326"/>
        </w:sectPr>
      </w:pPr>
    </w:p>
    <w:tbl>
      <w:tblPr>
        <w:tblW w:w="0" w:type="auto"/>
        <w:tblLook w:val="04A0" w:firstRow="1" w:lastRow="0" w:firstColumn="1" w:lastColumn="0" w:noHBand="0" w:noVBand="1"/>
      </w:tblPr>
      <w:tblGrid>
        <w:gridCol w:w="4427"/>
        <w:gridCol w:w="4429"/>
      </w:tblGrid>
      <w:tr w:rsidR="00441834" w:rsidRPr="00127044">
        <w:tc>
          <w:tcPr>
            <w:tcW w:w="4788" w:type="dxa"/>
          </w:tcPr>
          <w:p w:rsidR="00441834" w:rsidRPr="00127044" w:rsidRDefault="00C42238" w:rsidP="00C42238">
            <w:pPr>
              <w:tabs>
                <w:tab w:val="center" w:pos="2286"/>
                <w:tab w:val="left" w:pos="3110"/>
              </w:tabs>
              <w:autoSpaceDE w:val="0"/>
              <w:autoSpaceDN w:val="0"/>
              <w:adjustRightInd w:val="0"/>
              <w:spacing w:line="360" w:lineRule="auto"/>
              <w:rPr>
                <w:rFonts w:ascii="Times New Roman" w:hAnsi="Times New Roman"/>
                <w:sz w:val="20"/>
              </w:rPr>
            </w:pPr>
            <w:r w:rsidRPr="00127044">
              <w:rPr>
                <w:rFonts w:ascii="Times New Roman" w:hAnsi="Times New Roman"/>
                <w:noProof/>
                <w:sz w:val="20"/>
              </w:rPr>
              <w:lastRenderedPageBreak/>
              <w:drawing>
                <wp:anchor distT="0" distB="0" distL="114300" distR="114300" simplePos="0" relativeHeight="251654144" behindDoc="0" locked="0" layoutInCell="1" allowOverlap="1" wp14:anchorId="01995D19" wp14:editId="73953FC0">
                  <wp:simplePos x="0" y="0"/>
                  <wp:positionH relativeFrom="margin">
                    <wp:posOffset>279400</wp:posOffset>
                  </wp:positionH>
                  <wp:positionV relativeFrom="margin">
                    <wp:posOffset>273050</wp:posOffset>
                  </wp:positionV>
                  <wp:extent cx="2355850" cy="1929765"/>
                  <wp:effectExtent l="0" t="0" r="6350"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89" t="6275" r="24252" b="10146"/>
                          <a:stretch/>
                        </pic:blipFill>
                        <pic:spPr bwMode="auto">
                          <a:xfrm>
                            <a:off x="0" y="0"/>
                            <a:ext cx="2355850" cy="1929765"/>
                          </a:xfrm>
                          <a:prstGeom prst="rect">
                            <a:avLst/>
                          </a:prstGeom>
                          <a:noFill/>
                          <a:ln>
                            <a:noFill/>
                          </a:ln>
                          <a:extLst>
                            <a:ext uri="{53640926-AAD7-44D8-BBD7-CCE9431645EC}">
                              <a14:shadowObscured xmlns:a14="http://schemas.microsoft.com/office/drawing/2010/main"/>
                            </a:ext>
                          </a:extLst>
                        </pic:spPr>
                      </pic:pic>
                    </a:graphicData>
                  </a:graphic>
                </wp:anchor>
              </w:drawing>
            </w:r>
            <w:r w:rsidRPr="00127044">
              <w:rPr>
                <w:rFonts w:ascii="Times New Roman" w:hAnsi="Times New Roman"/>
                <w:sz w:val="20"/>
              </w:rPr>
              <w:tab/>
            </w:r>
            <w:r w:rsidR="00441834" w:rsidRPr="00127044">
              <w:rPr>
                <w:rFonts w:ascii="Times New Roman" w:hAnsi="Times New Roman"/>
                <w:sz w:val="20"/>
              </w:rPr>
              <w:t>Librarians</w:t>
            </w:r>
          </w:p>
        </w:tc>
        <w:tc>
          <w:tcPr>
            <w:tcW w:w="4788" w:type="dxa"/>
          </w:tcPr>
          <w:p w:rsidR="00441834" w:rsidRPr="00127044" w:rsidRDefault="00441834" w:rsidP="00C42238">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Circulation</w:t>
            </w:r>
          </w:p>
          <w:p w:rsidR="00441834" w:rsidRPr="00127044" w:rsidRDefault="00441834" w:rsidP="00C42238">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3FBBA761" wp14:editId="1D111892">
                  <wp:extent cx="2270593" cy="2019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741" t="17758" r="24104" b="10948"/>
                          <a:stretch/>
                        </pic:blipFill>
                        <pic:spPr bwMode="auto">
                          <a:xfrm>
                            <a:off x="0" y="0"/>
                            <a:ext cx="2279898" cy="2027576"/>
                          </a:xfrm>
                          <a:prstGeom prst="rect">
                            <a:avLst/>
                          </a:prstGeom>
                          <a:ln>
                            <a:noFill/>
                          </a:ln>
                          <a:extLst>
                            <a:ext uri="{53640926-AAD7-44D8-BBD7-CCE9431645EC}">
                              <a14:shadowObscured xmlns:a14="http://schemas.microsoft.com/office/drawing/2010/main"/>
                            </a:ext>
                          </a:extLst>
                        </pic:spPr>
                      </pic:pic>
                    </a:graphicData>
                  </a:graphic>
                </wp:inline>
              </w:drawing>
            </w:r>
          </w:p>
        </w:tc>
      </w:tr>
      <w:tr w:rsidR="00441834" w:rsidRPr="00127044">
        <w:tc>
          <w:tcPr>
            <w:tcW w:w="4788" w:type="dxa"/>
          </w:tcPr>
          <w:p w:rsidR="00F37193" w:rsidRPr="00127044" w:rsidRDefault="00F37193" w:rsidP="00522756">
            <w:pPr>
              <w:autoSpaceDE w:val="0"/>
              <w:autoSpaceDN w:val="0"/>
              <w:adjustRightInd w:val="0"/>
              <w:spacing w:line="360" w:lineRule="auto"/>
              <w:jc w:val="center"/>
              <w:rPr>
                <w:rFonts w:ascii="Times New Roman" w:hAnsi="Times New Roman"/>
                <w:sz w:val="20"/>
              </w:rPr>
            </w:pPr>
          </w:p>
          <w:p w:rsidR="00441834" w:rsidRPr="00127044" w:rsidRDefault="00441834" w:rsidP="00522756">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lastRenderedPageBreak/>
              <w:t>Expenditures</w:t>
            </w:r>
            <w:r w:rsidRPr="00127044">
              <w:rPr>
                <w:rFonts w:ascii="Times New Roman" w:hAnsi="Times New Roman"/>
                <w:noProof/>
                <w:szCs w:val="24"/>
              </w:rPr>
              <w:drawing>
                <wp:inline distT="0" distB="0" distL="0" distR="0" wp14:anchorId="33E854D5" wp14:editId="730B4744">
                  <wp:extent cx="2330450" cy="2065493"/>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00" t="17624" r="23890" b="10814"/>
                          <a:stretch/>
                        </pic:blipFill>
                        <pic:spPr bwMode="auto">
                          <a:xfrm>
                            <a:off x="0" y="0"/>
                            <a:ext cx="2333324" cy="2068040"/>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F37193" w:rsidRPr="00127044" w:rsidRDefault="00F37193" w:rsidP="00C42238">
            <w:pPr>
              <w:autoSpaceDE w:val="0"/>
              <w:autoSpaceDN w:val="0"/>
              <w:adjustRightInd w:val="0"/>
              <w:spacing w:line="360" w:lineRule="auto"/>
              <w:jc w:val="center"/>
              <w:rPr>
                <w:rFonts w:ascii="Times New Roman" w:hAnsi="Times New Roman"/>
                <w:sz w:val="20"/>
              </w:rPr>
            </w:pPr>
          </w:p>
          <w:p w:rsidR="00441834" w:rsidRPr="00127044" w:rsidRDefault="00441834" w:rsidP="00C42238">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lastRenderedPageBreak/>
              <w:t>Instruction</w:t>
            </w:r>
          </w:p>
          <w:p w:rsidR="00441834" w:rsidRPr="00127044" w:rsidRDefault="00441834" w:rsidP="00522756">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12B9FE62" wp14:editId="0460A0B0">
                  <wp:extent cx="2365829" cy="207010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316" t="17500" r="23459" b="10564"/>
                          <a:stretch/>
                        </pic:blipFill>
                        <pic:spPr bwMode="auto">
                          <a:xfrm>
                            <a:off x="0" y="0"/>
                            <a:ext cx="2376988" cy="2079864"/>
                          </a:xfrm>
                          <a:prstGeom prst="rect">
                            <a:avLst/>
                          </a:prstGeom>
                          <a:ln>
                            <a:noFill/>
                          </a:ln>
                          <a:extLst>
                            <a:ext uri="{53640926-AAD7-44D8-BBD7-CCE9431645EC}">
                              <a14:shadowObscured xmlns:a14="http://schemas.microsoft.com/office/drawing/2010/main"/>
                            </a:ext>
                          </a:extLst>
                        </pic:spPr>
                      </pic:pic>
                    </a:graphicData>
                  </a:graphic>
                </wp:inline>
              </w:drawing>
            </w:r>
          </w:p>
        </w:tc>
      </w:tr>
    </w:tbl>
    <w:p w:rsidR="0064223C" w:rsidRPr="00127044" w:rsidRDefault="00C91C6C" w:rsidP="00650B7D">
      <w:pPr>
        <w:pStyle w:val="FigureCaption"/>
        <w:sectPr w:rsidR="0064223C" w:rsidRPr="00127044" w:rsidSect="00FA0674">
          <w:type w:val="continuous"/>
          <w:pgSz w:w="11520" w:h="15120" w:code="1"/>
          <w:pgMar w:top="1080" w:right="1440" w:bottom="1080" w:left="1440" w:header="720" w:footer="720" w:gutter="0"/>
          <w:cols w:space="720"/>
          <w:titlePg/>
          <w:docGrid w:linePitch="326"/>
        </w:sectPr>
      </w:pPr>
      <w:bookmarkStart w:id="136" w:name="_Toc321814774"/>
      <w:r w:rsidRPr="00127044">
        <w:rPr>
          <w:i/>
        </w:rPr>
        <w:lastRenderedPageBreak/>
        <w:t>Figure 8</w:t>
      </w:r>
      <w:r w:rsidR="0064223C" w:rsidRPr="00127044">
        <w:rPr>
          <w:i/>
        </w:rPr>
        <w:t>:</w:t>
      </w:r>
      <w:r w:rsidR="0064223C" w:rsidRPr="00127044">
        <w:t xml:space="preserve"> Histograms for </w:t>
      </w:r>
      <w:r w:rsidR="009F4AE7" w:rsidRPr="00127044">
        <w:t xml:space="preserve">Ratio of Librarians, </w:t>
      </w:r>
      <w:r w:rsidR="0064223C" w:rsidRPr="00127044">
        <w:t>Library Expenditures, Library Circulation, and Library Instruction</w:t>
      </w:r>
      <w:bookmarkEnd w:id="136"/>
    </w:p>
    <w:p w:rsidR="002F19F2" w:rsidRPr="00127044" w:rsidRDefault="00747CF6" w:rsidP="004275A4">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lastRenderedPageBreak/>
        <w:t>Kline</w:t>
      </w:r>
      <w:r w:rsidR="00B30609" w:rsidRPr="00127044">
        <w:rPr>
          <w:rFonts w:ascii="Times New Roman" w:hAnsi="Times New Roman"/>
          <w:szCs w:val="24"/>
        </w:rPr>
        <w:t xml:space="preserve"> </w:t>
      </w:r>
      <w:r w:rsidR="00E6099C" w:rsidRPr="00127044">
        <w:rPr>
          <w:rFonts w:ascii="Times New Roman" w:hAnsi="Times New Roman"/>
          <w:szCs w:val="24"/>
        </w:rPr>
        <w:fldChar w:fldCharType="begin">
          <w:fldData xml:space="preserve">PEVuZE5vdGU+PENpdGUgRXhjbHVkZUF1dGg9IjEiPjxBdXRob3I+S2xpbmU8L0F1dGhvcj48WWVh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</w:fldData>
        </w:fldChar>
      </w:r>
      <w:r w:rsidR="00B30609" w:rsidRPr="00127044">
        <w:rPr>
          <w:rFonts w:ascii="Times New Roman" w:hAnsi="Times New Roman"/>
          <w:szCs w:val="24"/>
        </w:rPr>
        <w:instrText xml:space="preserve"> ADDIN EN.CITE </w:instrText>
      </w:r>
      <w:r w:rsidR="00E6099C" w:rsidRPr="00127044">
        <w:rPr>
          <w:rFonts w:ascii="Times New Roman" w:hAnsi="Times New Roman"/>
          <w:szCs w:val="24"/>
        </w:rPr>
        <w:fldChar w:fldCharType="begin">
          <w:fldData xml:space="preserve">PEVuZE5vdGU+PENpdGUgRXhjbHVkZUF1dGg9IjEiPjxBdXRob3I+S2xpbmU8L0F1dGhvcj48WWVh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</w:fldData>
        </w:fldChar>
      </w:r>
      <w:r w:rsidR="00B30609" w:rsidRPr="00127044">
        <w:rPr>
          <w:rFonts w:ascii="Times New Roman" w:hAnsi="Times New Roman"/>
          <w:szCs w:val="24"/>
        </w:rPr>
        <w:instrText xml:space="preserve"> ADDIN EN.CITE.DATA </w:instrText>
      </w:r>
      <w:r w:rsidR="00E6099C" w:rsidRPr="00127044">
        <w:rPr>
          <w:rFonts w:ascii="Times New Roman" w:hAnsi="Times New Roman"/>
          <w:szCs w:val="24"/>
        </w:rPr>
      </w:r>
      <w:r w:rsidR="00E6099C"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00B30609" w:rsidRPr="00127044">
        <w:rPr>
          <w:rFonts w:ascii="Times New Roman" w:hAnsi="Times New Roman"/>
          <w:noProof/>
          <w:szCs w:val="24"/>
        </w:rPr>
        <w:t>(</w:t>
      </w:r>
      <w:hyperlink w:anchor="_ENREF_62" w:tooltip="Kline, 2005 #59" w:history="1">
        <w:r w:rsidR="00886D37" w:rsidRPr="00127044">
          <w:rPr>
            <w:rFonts w:ascii="Times New Roman" w:hAnsi="Times New Roman"/>
            <w:noProof/>
            <w:szCs w:val="24"/>
          </w:rPr>
          <w:t>2005, pp. 50-51</w:t>
        </w:r>
      </w:hyperlink>
      <w:r w:rsidR="00B30609" w:rsidRPr="00127044">
        <w:rPr>
          <w:rFonts w:ascii="Times New Roman" w:hAnsi="Times New Roman"/>
          <w:noProof/>
          <w:szCs w:val="24"/>
        </w:rPr>
        <w:t>)</w:t>
      </w:r>
      <w:r w:rsidR="00E6099C" w:rsidRPr="00127044">
        <w:rPr>
          <w:rFonts w:ascii="Times New Roman" w:hAnsi="Times New Roman"/>
          <w:szCs w:val="24"/>
        </w:rPr>
        <w:fldChar w:fldCharType="end"/>
      </w:r>
      <w:r w:rsidR="00B30609" w:rsidRPr="00127044">
        <w:rPr>
          <w:rFonts w:ascii="Times New Roman" w:hAnsi="Times New Roman"/>
          <w:szCs w:val="24"/>
        </w:rPr>
        <w:t xml:space="preserve"> </w:t>
      </w:r>
      <w:r w:rsidR="0017525D" w:rsidRPr="00127044">
        <w:rPr>
          <w:rFonts w:ascii="Times New Roman" w:hAnsi="Times New Roman"/>
          <w:szCs w:val="24"/>
        </w:rPr>
        <w:t>recommended</w:t>
      </w:r>
      <w:r w:rsidRPr="00127044">
        <w:rPr>
          <w:rFonts w:ascii="Times New Roman" w:hAnsi="Times New Roman"/>
          <w:szCs w:val="24"/>
        </w:rPr>
        <w:t xml:space="preserve"> normalizing univariate measures that show high kurtosis and skewness i</w:t>
      </w:r>
      <w:r w:rsidR="009A05F5" w:rsidRPr="00127044">
        <w:rPr>
          <w:rFonts w:ascii="Times New Roman" w:hAnsi="Times New Roman"/>
          <w:szCs w:val="24"/>
        </w:rPr>
        <w:t>n order to avoid committing an error of ov</w:t>
      </w:r>
      <w:r w:rsidRPr="00127044">
        <w:rPr>
          <w:rFonts w:ascii="Times New Roman" w:hAnsi="Times New Roman"/>
          <w:szCs w:val="24"/>
        </w:rPr>
        <w:t>erestimation or underestimation. I therefore</w:t>
      </w:r>
      <w:r w:rsidR="009A05F5" w:rsidRPr="00127044">
        <w:rPr>
          <w:rFonts w:ascii="Times New Roman" w:hAnsi="Times New Roman"/>
          <w:szCs w:val="24"/>
        </w:rPr>
        <w:t xml:space="preserve"> </w:t>
      </w:r>
      <w:r w:rsidR="00A3469F" w:rsidRPr="00127044">
        <w:rPr>
          <w:rFonts w:ascii="Times New Roman" w:hAnsi="Times New Roman"/>
          <w:szCs w:val="24"/>
        </w:rPr>
        <w:t>normalized</w:t>
      </w:r>
      <w:r w:rsidR="009A05F5" w:rsidRPr="00127044">
        <w:rPr>
          <w:rFonts w:ascii="Times New Roman" w:hAnsi="Times New Roman"/>
          <w:szCs w:val="24"/>
        </w:rPr>
        <w:t xml:space="preserve"> </w:t>
      </w:r>
      <w:r w:rsidRPr="00127044">
        <w:rPr>
          <w:rFonts w:ascii="Times New Roman" w:hAnsi="Times New Roman"/>
          <w:szCs w:val="24"/>
        </w:rPr>
        <w:t xml:space="preserve">the data </w:t>
      </w:r>
      <w:r w:rsidR="00A3469F" w:rsidRPr="00127044">
        <w:rPr>
          <w:rFonts w:ascii="Times New Roman" w:hAnsi="Times New Roman"/>
          <w:szCs w:val="24"/>
        </w:rPr>
        <w:t>by taking</w:t>
      </w:r>
      <w:r w:rsidR="009A05F5" w:rsidRPr="00127044">
        <w:rPr>
          <w:rFonts w:ascii="Times New Roman" w:hAnsi="Times New Roman"/>
          <w:szCs w:val="24"/>
        </w:rPr>
        <w:t xml:space="preserve"> </w:t>
      </w:r>
      <w:r w:rsidR="00A3469F" w:rsidRPr="00127044">
        <w:rPr>
          <w:rFonts w:ascii="Times New Roman" w:hAnsi="Times New Roman"/>
          <w:szCs w:val="24"/>
        </w:rPr>
        <w:t>a log base 10</w:t>
      </w:r>
      <w:r w:rsidR="009A05F5" w:rsidRPr="00127044">
        <w:rPr>
          <w:rFonts w:ascii="Times New Roman" w:hAnsi="Times New Roman"/>
          <w:szCs w:val="24"/>
        </w:rPr>
        <w:t xml:space="preserve"> </w:t>
      </w:r>
      <w:r w:rsidR="00A3469F" w:rsidRPr="00127044">
        <w:rPr>
          <w:rFonts w:ascii="Times New Roman" w:hAnsi="Times New Roman"/>
          <w:szCs w:val="24"/>
        </w:rPr>
        <w:t>of</w:t>
      </w:r>
      <w:r w:rsidR="009A05F5" w:rsidRPr="00127044">
        <w:rPr>
          <w:rFonts w:ascii="Times New Roman" w:hAnsi="Times New Roman"/>
          <w:szCs w:val="24"/>
        </w:rPr>
        <w:t xml:space="preserve"> </w:t>
      </w:r>
      <w:r w:rsidR="008236C4" w:rsidRPr="00127044">
        <w:rPr>
          <w:rFonts w:ascii="Times New Roman" w:hAnsi="Times New Roman"/>
          <w:szCs w:val="24"/>
        </w:rPr>
        <w:t>the</w:t>
      </w:r>
      <w:r w:rsidRPr="00127044">
        <w:rPr>
          <w:rFonts w:ascii="Times New Roman" w:hAnsi="Times New Roman"/>
          <w:szCs w:val="24"/>
        </w:rPr>
        <w:t xml:space="preserve"> ratio of</w:t>
      </w:r>
      <w:r w:rsidR="008236C4" w:rsidRPr="00127044">
        <w:rPr>
          <w:rFonts w:ascii="Times New Roman" w:hAnsi="Times New Roman"/>
          <w:szCs w:val="24"/>
        </w:rPr>
        <w:t xml:space="preserve"> </w:t>
      </w:r>
      <w:r w:rsidRPr="00127044">
        <w:rPr>
          <w:rFonts w:ascii="Times New Roman" w:hAnsi="Times New Roman"/>
          <w:szCs w:val="24"/>
        </w:rPr>
        <w:t xml:space="preserve">librarians, </w:t>
      </w:r>
      <w:r w:rsidR="008236C4" w:rsidRPr="00127044">
        <w:rPr>
          <w:rFonts w:ascii="Times New Roman" w:hAnsi="Times New Roman"/>
          <w:szCs w:val="24"/>
        </w:rPr>
        <w:t>expenditure, circulation, and instruction</w:t>
      </w:r>
      <w:r w:rsidR="009A05F5" w:rsidRPr="00127044">
        <w:rPr>
          <w:rFonts w:ascii="Times New Roman" w:hAnsi="Times New Roman"/>
          <w:szCs w:val="24"/>
        </w:rPr>
        <w:t xml:space="preserve"> library variable</w:t>
      </w:r>
      <w:r w:rsidR="008236C4" w:rsidRPr="00127044">
        <w:rPr>
          <w:rFonts w:ascii="Times New Roman" w:hAnsi="Times New Roman"/>
          <w:szCs w:val="24"/>
        </w:rPr>
        <w:t>s</w:t>
      </w:r>
      <w:r w:rsidR="00C91C6C" w:rsidRPr="00127044">
        <w:rPr>
          <w:rFonts w:ascii="Times New Roman" w:hAnsi="Times New Roman"/>
          <w:szCs w:val="24"/>
        </w:rPr>
        <w:t xml:space="preserve"> (see figure 9</w:t>
      </w:r>
      <w:r w:rsidR="00DE19BA" w:rsidRPr="00127044">
        <w:rPr>
          <w:rFonts w:ascii="Times New Roman" w:hAnsi="Times New Roman"/>
          <w:szCs w:val="24"/>
        </w:rPr>
        <w:t>).</w:t>
      </w:r>
    </w:p>
    <w:p w:rsidR="00130ADA" w:rsidRPr="00127044" w:rsidRDefault="00130ADA" w:rsidP="00151F60">
      <w:pPr>
        <w:autoSpaceDE w:val="0"/>
        <w:autoSpaceDN w:val="0"/>
        <w:adjustRightInd w:val="0"/>
        <w:spacing w:line="480" w:lineRule="auto"/>
        <w:rPr>
          <w:rFonts w:ascii="Times New Roman" w:hAnsi="Times New Roman"/>
          <w:szCs w:val="24"/>
        </w:rPr>
        <w:sectPr w:rsidR="00130ADA" w:rsidRPr="00127044" w:rsidSect="00FA0674">
          <w:type w:val="continuous"/>
          <w:pgSz w:w="11520" w:h="15120" w:code="1"/>
          <w:pgMar w:top="1080" w:right="1440" w:bottom="1080" w:left="1440" w:header="720" w:footer="720" w:gutter="0"/>
          <w:cols w:space="720"/>
          <w:titlePg/>
          <w:docGrid w:linePitch="326"/>
        </w:sectPr>
      </w:pPr>
    </w:p>
    <w:tbl>
      <w:tblPr>
        <w:tblW w:w="0" w:type="auto"/>
        <w:tblLook w:val="04A0" w:firstRow="1" w:lastRow="0" w:firstColumn="1" w:lastColumn="0" w:noHBand="0" w:noVBand="1"/>
      </w:tblPr>
      <w:tblGrid>
        <w:gridCol w:w="4383"/>
        <w:gridCol w:w="4473"/>
      </w:tblGrid>
      <w:tr w:rsidR="00C42238" w:rsidRPr="00127044">
        <w:tc>
          <w:tcPr>
            <w:tcW w:w="4788" w:type="dxa"/>
          </w:tcPr>
          <w:p w:rsidR="00C42238" w:rsidRPr="00127044" w:rsidRDefault="00C42238" w:rsidP="00522756">
            <w:pPr>
              <w:tabs>
                <w:tab w:val="center" w:pos="2286"/>
                <w:tab w:val="left" w:pos="3110"/>
              </w:tabs>
              <w:autoSpaceDE w:val="0"/>
              <w:autoSpaceDN w:val="0"/>
              <w:adjustRightInd w:val="0"/>
              <w:spacing w:line="360" w:lineRule="auto"/>
              <w:jc w:val="center"/>
              <w:rPr>
                <w:rFonts w:ascii="Times New Roman" w:hAnsi="Times New Roman"/>
                <w:sz w:val="20"/>
              </w:rPr>
            </w:pPr>
            <w:r w:rsidRPr="00127044">
              <w:rPr>
                <w:rFonts w:ascii="Times New Roman" w:hAnsi="Times New Roman"/>
                <w:noProof/>
                <w:szCs w:val="24"/>
              </w:rPr>
              <w:lastRenderedPageBreak/>
              <w:drawing>
                <wp:anchor distT="0" distB="0" distL="114300" distR="114300" simplePos="0" relativeHeight="251657216" behindDoc="0" locked="0" layoutInCell="1" allowOverlap="1" wp14:anchorId="0A01446D" wp14:editId="6DAABDD2">
                  <wp:simplePos x="0" y="0"/>
                  <wp:positionH relativeFrom="margin">
                    <wp:posOffset>260350</wp:posOffset>
                  </wp:positionH>
                  <wp:positionV relativeFrom="margin">
                    <wp:posOffset>285750</wp:posOffset>
                  </wp:positionV>
                  <wp:extent cx="2393950" cy="1873250"/>
                  <wp:effectExtent l="0" t="0" r="635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817" t="6275" r="24252" b="13484"/>
                          <a:stretch/>
                        </pic:blipFill>
                        <pic:spPr bwMode="auto">
                          <a:xfrm>
                            <a:off x="0" y="0"/>
                            <a:ext cx="2393950" cy="1873250"/>
                          </a:xfrm>
                          <a:prstGeom prst="rect">
                            <a:avLst/>
                          </a:prstGeom>
                          <a:noFill/>
                          <a:ln>
                            <a:noFill/>
                          </a:ln>
                          <a:extLst>
                            <a:ext uri="{53640926-AAD7-44D8-BBD7-CCE9431645EC}">
                              <a14:shadowObscured xmlns:a14="http://schemas.microsoft.com/office/drawing/2010/main"/>
                            </a:ext>
                          </a:extLst>
                        </pic:spPr>
                      </pic:pic>
                    </a:graphicData>
                  </a:graphic>
                </wp:anchor>
              </w:drawing>
            </w:r>
            <w:r w:rsidR="00522756" w:rsidRPr="00127044">
              <w:rPr>
                <w:rFonts w:ascii="Times New Roman" w:hAnsi="Times New Roman"/>
                <w:sz w:val="20"/>
              </w:rPr>
              <w:t xml:space="preserve">Log10 of </w:t>
            </w:r>
            <w:r w:rsidRPr="00127044">
              <w:rPr>
                <w:rFonts w:ascii="Times New Roman" w:hAnsi="Times New Roman"/>
                <w:sz w:val="20"/>
              </w:rPr>
              <w:t>Librarians</w:t>
            </w:r>
          </w:p>
        </w:tc>
        <w:tc>
          <w:tcPr>
            <w:tcW w:w="4788" w:type="dxa"/>
          </w:tcPr>
          <w:p w:rsidR="00C42238" w:rsidRPr="00127044" w:rsidRDefault="00C42238" w:rsidP="00522756">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Log10 of Circulation</w:t>
            </w:r>
          </w:p>
          <w:p w:rsidR="00C42238" w:rsidRPr="00127044" w:rsidRDefault="00C42238" w:rsidP="00522756">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4A411248" wp14:editId="3D672AB3">
                  <wp:extent cx="2565400" cy="1955889"/>
                  <wp:effectExtent l="0" t="0" r="6350" b="63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527" t="17491" r="23316" b="13980"/>
                          <a:stretch/>
                        </pic:blipFill>
                        <pic:spPr bwMode="auto">
                          <a:xfrm>
                            <a:off x="0" y="0"/>
                            <a:ext cx="2567689" cy="1957634"/>
                          </a:xfrm>
                          <a:prstGeom prst="rect">
                            <a:avLst/>
                          </a:prstGeom>
                          <a:ln>
                            <a:noFill/>
                          </a:ln>
                          <a:extLst>
                            <a:ext uri="{53640926-AAD7-44D8-BBD7-CCE9431645EC}">
                              <a14:shadowObscured xmlns:a14="http://schemas.microsoft.com/office/drawing/2010/main"/>
                            </a:ext>
                          </a:extLst>
                        </pic:spPr>
                      </pic:pic>
                    </a:graphicData>
                  </a:graphic>
                </wp:inline>
              </w:drawing>
            </w:r>
          </w:p>
        </w:tc>
      </w:tr>
      <w:tr w:rsidR="00C42238" w:rsidRPr="00127044">
        <w:tc>
          <w:tcPr>
            <w:tcW w:w="4788" w:type="dxa"/>
          </w:tcPr>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C42238" w:rsidRPr="00127044" w:rsidRDefault="00C42238" w:rsidP="00522756">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lastRenderedPageBreak/>
              <w:t>Log 10 of Expenditures</w:t>
            </w:r>
            <w:r w:rsidRPr="00127044">
              <w:rPr>
                <w:rFonts w:ascii="Times New Roman" w:hAnsi="Times New Roman"/>
                <w:noProof/>
                <w:szCs w:val="24"/>
              </w:rPr>
              <w:drawing>
                <wp:inline distT="0" distB="0" distL="0" distR="0" wp14:anchorId="39DDE700" wp14:editId="10F3B9E7">
                  <wp:extent cx="2470150" cy="1890942"/>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314" t="17758" r="23530" b="13713"/>
                          <a:stretch/>
                        </pic:blipFill>
                        <pic:spPr bwMode="auto">
                          <a:xfrm>
                            <a:off x="0" y="0"/>
                            <a:ext cx="2476815" cy="189604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F37193" w:rsidRPr="00127044" w:rsidRDefault="00F37193" w:rsidP="00522756">
            <w:pPr>
              <w:autoSpaceDE w:val="0"/>
              <w:autoSpaceDN w:val="0"/>
              <w:adjustRightInd w:val="0"/>
              <w:spacing w:line="360" w:lineRule="auto"/>
              <w:jc w:val="center"/>
              <w:rPr>
                <w:rFonts w:ascii="Times New Roman" w:hAnsi="Times New Roman"/>
                <w:sz w:val="20"/>
              </w:rPr>
            </w:pPr>
          </w:p>
          <w:p w:rsidR="00C42238" w:rsidRPr="00127044" w:rsidRDefault="00C42238" w:rsidP="00522756">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lastRenderedPageBreak/>
              <w:t>Log10 of Instruction</w:t>
            </w:r>
          </w:p>
          <w:p w:rsidR="00C42238" w:rsidRPr="00127044" w:rsidRDefault="00C42238" w:rsidP="00522756">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712F90A8" wp14:editId="48CD70A5">
                  <wp:extent cx="2444750" cy="1877218"/>
                  <wp:effectExtent l="0" t="0" r="0" b="889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314" t="17892" r="23851" b="13713"/>
                          <a:stretch/>
                        </pic:blipFill>
                        <pic:spPr bwMode="auto">
                          <a:xfrm>
                            <a:off x="0" y="0"/>
                            <a:ext cx="2447405" cy="1879257"/>
                          </a:xfrm>
                          <a:prstGeom prst="rect">
                            <a:avLst/>
                          </a:prstGeom>
                          <a:ln>
                            <a:noFill/>
                          </a:ln>
                          <a:extLst>
                            <a:ext uri="{53640926-AAD7-44D8-BBD7-CCE9431645EC}">
                              <a14:shadowObscured xmlns:a14="http://schemas.microsoft.com/office/drawing/2010/main"/>
                            </a:ext>
                          </a:extLst>
                        </pic:spPr>
                      </pic:pic>
                    </a:graphicData>
                  </a:graphic>
                </wp:inline>
              </w:drawing>
            </w:r>
          </w:p>
        </w:tc>
      </w:tr>
    </w:tbl>
    <w:p w:rsidR="002F19F2" w:rsidRPr="00127044" w:rsidRDefault="00C91C6C" w:rsidP="00650B7D">
      <w:pPr>
        <w:pStyle w:val="FigureCaption"/>
      </w:pPr>
      <w:bookmarkStart w:id="137" w:name="_Toc321814775"/>
      <w:r w:rsidRPr="00127044">
        <w:rPr>
          <w:i/>
        </w:rPr>
        <w:lastRenderedPageBreak/>
        <w:t>Figure 9</w:t>
      </w:r>
      <w:r w:rsidR="002F19F2" w:rsidRPr="00127044">
        <w:rPr>
          <w:i/>
        </w:rPr>
        <w:t>:</w:t>
      </w:r>
      <w:r w:rsidR="002F19F2" w:rsidRPr="00127044">
        <w:t xml:space="preserve"> Histograms for </w:t>
      </w:r>
      <w:r w:rsidR="00151F60" w:rsidRPr="00127044">
        <w:t xml:space="preserve">Ratio of Librarians, </w:t>
      </w:r>
      <w:r w:rsidR="002F19F2" w:rsidRPr="00127044">
        <w:t>Library Expenditures, Library Circulation, and Library Instruction</w:t>
      </w:r>
      <w:r w:rsidR="003D6EB4" w:rsidRPr="00127044">
        <w:t xml:space="preserve"> transformed with Log10</w:t>
      </w:r>
      <w:bookmarkEnd w:id="137"/>
    </w:p>
    <w:p w:rsidR="008A060A" w:rsidRPr="00127044" w:rsidRDefault="00151F60" w:rsidP="00D67787">
      <w:pPr>
        <w:autoSpaceDE w:val="0"/>
        <w:autoSpaceDN w:val="0"/>
        <w:adjustRightInd w:val="0"/>
        <w:spacing w:line="480" w:lineRule="auto"/>
        <w:ind w:firstLine="720"/>
        <w:rPr>
          <w:rFonts w:ascii="Times New Roman" w:hAnsi="Times New Roman"/>
          <w:iCs/>
          <w:color w:val="000000"/>
          <w:szCs w:val="24"/>
        </w:rPr>
      </w:pPr>
      <w:r w:rsidRPr="00127044">
        <w:rPr>
          <w:rFonts w:ascii="Times New Roman" w:hAnsi="Times New Roman"/>
          <w:szCs w:val="24"/>
        </w:rPr>
        <w:t>Each of the library variable</w:t>
      </w:r>
      <w:r w:rsidR="004240C8" w:rsidRPr="00127044">
        <w:rPr>
          <w:rFonts w:ascii="Times New Roman" w:hAnsi="Times New Roman"/>
          <w:szCs w:val="24"/>
        </w:rPr>
        <w:t>s</w:t>
      </w:r>
      <w:r w:rsidR="0017525D" w:rsidRPr="00127044">
        <w:rPr>
          <w:rFonts w:ascii="Times New Roman" w:hAnsi="Times New Roman"/>
          <w:szCs w:val="24"/>
        </w:rPr>
        <w:t xml:space="preserve"> now demonstrated normality and had</w:t>
      </w:r>
      <w:r w:rsidRPr="00127044">
        <w:rPr>
          <w:rFonts w:ascii="Times New Roman" w:hAnsi="Times New Roman"/>
          <w:szCs w:val="24"/>
        </w:rPr>
        <w:t xml:space="preserve"> measures of kurtosis and skewness th</w:t>
      </w:r>
      <w:r w:rsidR="0017525D" w:rsidRPr="00127044">
        <w:rPr>
          <w:rFonts w:ascii="Times New Roman" w:hAnsi="Times New Roman"/>
          <w:szCs w:val="24"/>
        </w:rPr>
        <w:t>at fe</w:t>
      </w:r>
      <w:r w:rsidRPr="00127044">
        <w:rPr>
          <w:rFonts w:ascii="Times New Roman" w:hAnsi="Times New Roman"/>
          <w:szCs w:val="24"/>
        </w:rPr>
        <w:t xml:space="preserve">ll below 1.0. </w:t>
      </w:r>
      <w:r w:rsidR="00D506C8" w:rsidRPr="00127044">
        <w:rPr>
          <w:rFonts w:ascii="Times New Roman" w:hAnsi="Times New Roman"/>
          <w:szCs w:val="24"/>
        </w:rPr>
        <w:t xml:space="preserve">The Library construct </w:t>
      </w:r>
      <w:r w:rsidR="00052904" w:rsidRPr="00127044">
        <w:rPr>
          <w:rFonts w:ascii="Times New Roman" w:hAnsi="Times New Roman"/>
          <w:szCs w:val="24"/>
        </w:rPr>
        <w:t>was</w:t>
      </w:r>
      <w:r w:rsidR="00D506C8" w:rsidRPr="00127044">
        <w:rPr>
          <w:rFonts w:ascii="Times New Roman" w:hAnsi="Times New Roman"/>
          <w:szCs w:val="24"/>
        </w:rPr>
        <w:t xml:space="preserve"> therefore represented by </w:t>
      </w:r>
      <w:r w:rsidR="00D67787" w:rsidRPr="00127044">
        <w:rPr>
          <w:rFonts w:ascii="Times New Roman" w:hAnsi="Times New Roman"/>
          <w:szCs w:val="24"/>
        </w:rPr>
        <w:t xml:space="preserve">the </w:t>
      </w:r>
      <w:r w:rsidR="00A3469F" w:rsidRPr="00127044">
        <w:rPr>
          <w:rFonts w:ascii="Times New Roman" w:hAnsi="Times New Roman"/>
          <w:szCs w:val="24"/>
        </w:rPr>
        <w:t>observed measures</w:t>
      </w:r>
      <w:r w:rsidR="00D67787" w:rsidRPr="00127044">
        <w:rPr>
          <w:rFonts w:ascii="Times New Roman" w:hAnsi="Times New Roman"/>
          <w:szCs w:val="24"/>
        </w:rPr>
        <w:t xml:space="preserve"> of </w:t>
      </w:r>
      <w:r w:rsidR="00886D37" w:rsidRPr="00127044">
        <w:rPr>
          <w:rFonts w:ascii="Times New Roman" w:hAnsi="Times New Roman"/>
          <w:szCs w:val="24"/>
        </w:rPr>
        <w:t xml:space="preserve">Log10 of the </w:t>
      </w:r>
      <w:r w:rsidR="009F5321" w:rsidRPr="00127044">
        <w:rPr>
          <w:rFonts w:ascii="Times New Roman" w:hAnsi="Times New Roman"/>
          <w:szCs w:val="24"/>
        </w:rPr>
        <w:t>ratio of</w:t>
      </w:r>
      <w:r w:rsidR="00D506C8" w:rsidRPr="00127044">
        <w:rPr>
          <w:rFonts w:ascii="Times New Roman" w:hAnsi="Times New Roman"/>
          <w:szCs w:val="24"/>
        </w:rPr>
        <w:t xml:space="preserve"> librarian</w:t>
      </w:r>
      <w:r w:rsidR="009F5321" w:rsidRPr="00127044">
        <w:rPr>
          <w:rFonts w:ascii="Times New Roman" w:hAnsi="Times New Roman"/>
          <w:szCs w:val="24"/>
        </w:rPr>
        <w:t>s to students</w:t>
      </w:r>
      <w:r w:rsidR="00D506C8" w:rsidRPr="00127044">
        <w:rPr>
          <w:rFonts w:ascii="Times New Roman" w:hAnsi="Times New Roman"/>
          <w:szCs w:val="24"/>
        </w:rPr>
        <w:t xml:space="preserve"> and the Log10 for expenditures, </w:t>
      </w:r>
      <w:r w:rsidR="00886D37" w:rsidRPr="00127044">
        <w:rPr>
          <w:rFonts w:ascii="Times New Roman" w:hAnsi="Times New Roman"/>
          <w:szCs w:val="24"/>
        </w:rPr>
        <w:t xml:space="preserve">the Log10 for </w:t>
      </w:r>
      <w:r w:rsidR="00D506C8" w:rsidRPr="00127044">
        <w:rPr>
          <w:rFonts w:ascii="Times New Roman" w:hAnsi="Times New Roman"/>
          <w:szCs w:val="24"/>
        </w:rPr>
        <w:t>circulati</w:t>
      </w:r>
      <w:r w:rsidR="00D87D0C" w:rsidRPr="00127044">
        <w:rPr>
          <w:rFonts w:ascii="Times New Roman" w:hAnsi="Times New Roman"/>
          <w:szCs w:val="24"/>
        </w:rPr>
        <w:t xml:space="preserve">on, and </w:t>
      </w:r>
      <w:r w:rsidR="00886D37" w:rsidRPr="00127044">
        <w:rPr>
          <w:rFonts w:ascii="Times New Roman" w:hAnsi="Times New Roman"/>
          <w:szCs w:val="24"/>
        </w:rPr>
        <w:t xml:space="preserve">the Log10 for </w:t>
      </w:r>
      <w:r w:rsidR="00D87D0C" w:rsidRPr="00127044">
        <w:rPr>
          <w:rFonts w:ascii="Times New Roman" w:hAnsi="Times New Roman"/>
          <w:szCs w:val="24"/>
        </w:rPr>
        <w:t>instr</w:t>
      </w:r>
      <w:r w:rsidR="00886D37" w:rsidRPr="00127044">
        <w:rPr>
          <w:rFonts w:ascii="Times New Roman" w:hAnsi="Times New Roman"/>
          <w:szCs w:val="24"/>
        </w:rPr>
        <w:t>uction (see T</w:t>
      </w:r>
      <w:r w:rsidR="00D87D0C" w:rsidRPr="00127044">
        <w:rPr>
          <w:rFonts w:ascii="Times New Roman" w:hAnsi="Times New Roman"/>
          <w:szCs w:val="24"/>
        </w:rPr>
        <w:t>able 2</w:t>
      </w:r>
      <w:r w:rsidR="00D506C8" w:rsidRPr="00127044">
        <w:rPr>
          <w:rFonts w:ascii="Times New Roman" w:hAnsi="Times New Roman"/>
          <w:szCs w:val="24"/>
        </w:rPr>
        <w:t>).</w:t>
      </w:r>
    </w:p>
    <w:p w:rsidR="00E72848" w:rsidRPr="00127044" w:rsidRDefault="00720373" w:rsidP="004A740B">
      <w:pPr>
        <w:pStyle w:val="TableCaption"/>
      </w:pPr>
      <w:bookmarkStart w:id="138" w:name="_Toc321814411"/>
      <w:r w:rsidRPr="00127044">
        <w:t>Table 2:</w:t>
      </w:r>
      <w:bookmarkEnd w:id="138"/>
      <w:r w:rsidRPr="00127044">
        <w:t xml:space="preserve"> </w:t>
      </w:r>
    </w:p>
    <w:p w:rsidR="008A060A" w:rsidRPr="00127044" w:rsidRDefault="008A060A" w:rsidP="004A740B">
      <w:pPr>
        <w:pStyle w:val="TableCaption"/>
        <w:rPr>
          <w:i/>
        </w:rPr>
      </w:pPr>
      <w:bookmarkStart w:id="139" w:name="_Toc321814412"/>
      <w:r w:rsidRPr="00127044">
        <w:rPr>
          <w:i/>
        </w:rPr>
        <w:t>Library Construct: Descriptive Statistics</w:t>
      </w:r>
      <w:r w:rsidR="00A3598F" w:rsidRPr="00127044">
        <w:rPr>
          <w:i/>
        </w:rPr>
        <w:t xml:space="preserve"> for </w:t>
      </w:r>
      <w:r w:rsidR="00886D37" w:rsidRPr="00127044">
        <w:rPr>
          <w:i/>
        </w:rPr>
        <w:t xml:space="preserve">Log 10 </w:t>
      </w:r>
      <w:r w:rsidRPr="00127044">
        <w:rPr>
          <w:i/>
        </w:rPr>
        <w:t>Librarians per Student, Log10 of Total Library Expenditures, Log10 of Circulation Transactions, and Log10 of Attendance at Presentations</w:t>
      </w:r>
      <w:r w:rsidR="0089751F" w:rsidRPr="00127044">
        <w:rPr>
          <w:i/>
        </w:rPr>
        <w:t xml:space="preserve"> </w:t>
      </w:r>
      <w:r w:rsidR="00EB11DF" w:rsidRPr="00127044">
        <w:rPr>
          <w:i/>
        </w:rPr>
        <w:t>f</w:t>
      </w:r>
      <w:r w:rsidR="00A3469F" w:rsidRPr="00127044">
        <w:rPr>
          <w:i/>
        </w:rPr>
        <w:t xml:space="preserve">or the </w:t>
      </w:r>
      <w:r w:rsidR="0089751F" w:rsidRPr="00127044">
        <w:rPr>
          <w:i/>
        </w:rPr>
        <w:t>Collapsed</w:t>
      </w:r>
      <w:r w:rsidR="00A3469F" w:rsidRPr="00127044">
        <w:rPr>
          <w:i/>
        </w:rPr>
        <w:t xml:space="preserve"> Dataset</w:t>
      </w:r>
      <w:r w:rsidRPr="00127044">
        <w:rPr>
          <w:i/>
        </w:rPr>
        <w:t xml:space="preserve"> (N = </w:t>
      </w:r>
      <w:r w:rsidR="00D34A53" w:rsidRPr="00127044">
        <w:rPr>
          <w:i/>
        </w:rPr>
        <w:t>497</w:t>
      </w:r>
      <w:r w:rsidRPr="00127044">
        <w:rPr>
          <w:i/>
        </w:rPr>
        <w:t>)</w:t>
      </w:r>
      <w:bookmarkEnd w:id="139"/>
    </w:p>
    <w:tbl>
      <w:tblPr>
        <w:tblW w:w="7920" w:type="dxa"/>
        <w:tblInd w:w="30" w:type="dxa"/>
        <w:tblBorders>
          <w:bottom w:val="single" w:sz="8" w:space="0" w:color="auto"/>
        </w:tblBorders>
        <w:tblLayout w:type="fixed"/>
        <w:tblCellMar>
          <w:left w:w="30" w:type="dxa"/>
          <w:right w:w="30" w:type="dxa"/>
        </w:tblCellMar>
        <w:tblLook w:val="0000" w:firstRow="0" w:lastRow="0" w:firstColumn="0" w:lastColumn="0" w:noHBand="0" w:noVBand="0"/>
      </w:tblPr>
      <w:tblGrid>
        <w:gridCol w:w="3060"/>
        <w:gridCol w:w="1170"/>
        <w:gridCol w:w="1170"/>
        <w:gridCol w:w="1260"/>
        <w:gridCol w:w="1260"/>
      </w:tblGrid>
      <w:tr w:rsidR="008A060A" w:rsidRPr="00127044">
        <w:trPr>
          <w:cantSplit/>
          <w:tblHeader/>
        </w:trPr>
        <w:tc>
          <w:tcPr>
            <w:tcW w:w="3060" w:type="dxa"/>
            <w:tcBorders>
              <w:top w:val="single" w:sz="8" w:space="0" w:color="auto"/>
              <w:bottom w:val="single" w:sz="8" w:space="0" w:color="auto"/>
            </w:tcBorders>
            <w:shd w:val="clear" w:color="auto" w:fill="FFFFFF"/>
          </w:tcPr>
          <w:p w:rsidR="008A060A" w:rsidRPr="00127044" w:rsidRDefault="008A060A" w:rsidP="00CC7C7E">
            <w:pPr>
              <w:autoSpaceDE w:val="0"/>
              <w:autoSpaceDN w:val="0"/>
              <w:adjustRightInd w:val="0"/>
              <w:rPr>
                <w:rFonts w:ascii="Times New Roman" w:hAnsi="Times New Roman"/>
                <w:szCs w:val="24"/>
              </w:rPr>
            </w:pPr>
          </w:p>
        </w:tc>
        <w:tc>
          <w:tcPr>
            <w:tcW w:w="1170" w:type="dxa"/>
            <w:tcBorders>
              <w:top w:val="single" w:sz="8" w:space="0" w:color="auto"/>
              <w:bottom w:val="single" w:sz="8" w:space="0" w:color="auto"/>
            </w:tcBorders>
            <w:shd w:val="clear" w:color="auto" w:fill="FFFFFF"/>
            <w:vAlign w:val="bottom"/>
          </w:tcPr>
          <w:p w:rsidR="008A060A" w:rsidRPr="00127044" w:rsidRDefault="008A060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Mean</w:t>
            </w:r>
          </w:p>
        </w:tc>
        <w:tc>
          <w:tcPr>
            <w:tcW w:w="1170" w:type="dxa"/>
            <w:tcBorders>
              <w:top w:val="single" w:sz="8" w:space="0" w:color="auto"/>
              <w:bottom w:val="single" w:sz="8" w:space="0" w:color="auto"/>
            </w:tcBorders>
            <w:shd w:val="clear" w:color="auto" w:fill="FFFFFF"/>
            <w:vAlign w:val="bottom"/>
          </w:tcPr>
          <w:p w:rsidR="008A060A" w:rsidRPr="00127044" w:rsidRDefault="008A060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SD</w:t>
            </w:r>
          </w:p>
        </w:tc>
        <w:tc>
          <w:tcPr>
            <w:tcW w:w="1260" w:type="dxa"/>
            <w:tcBorders>
              <w:top w:val="single" w:sz="8" w:space="0" w:color="auto"/>
              <w:bottom w:val="single" w:sz="8" w:space="0" w:color="auto"/>
            </w:tcBorders>
            <w:shd w:val="clear" w:color="auto" w:fill="FFFFFF"/>
            <w:tcMar>
              <w:top w:w="30" w:type="dxa"/>
              <w:left w:w="30" w:type="dxa"/>
              <w:bottom w:w="30" w:type="dxa"/>
              <w:right w:w="30" w:type="dxa"/>
            </w:tcMar>
            <w:vAlign w:val="bottom"/>
          </w:tcPr>
          <w:p w:rsidR="008A060A" w:rsidRPr="00127044" w:rsidRDefault="008A060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Minimum</w:t>
            </w:r>
          </w:p>
        </w:tc>
        <w:tc>
          <w:tcPr>
            <w:tcW w:w="1260" w:type="dxa"/>
            <w:tcBorders>
              <w:top w:val="single" w:sz="8" w:space="0" w:color="auto"/>
              <w:bottom w:val="single" w:sz="8" w:space="0" w:color="auto"/>
            </w:tcBorders>
            <w:shd w:val="clear" w:color="auto" w:fill="FFFFFF"/>
            <w:tcMar>
              <w:top w:w="30" w:type="dxa"/>
              <w:left w:w="30" w:type="dxa"/>
              <w:bottom w:w="30" w:type="dxa"/>
              <w:right w:w="30" w:type="dxa"/>
            </w:tcMar>
            <w:vAlign w:val="bottom"/>
          </w:tcPr>
          <w:p w:rsidR="008A060A" w:rsidRPr="00127044" w:rsidRDefault="008A060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Maximum</w:t>
            </w:r>
          </w:p>
        </w:tc>
      </w:tr>
      <w:tr w:rsidR="00D415CE" w:rsidRPr="00127044">
        <w:trPr>
          <w:cantSplit/>
          <w:tblHeader/>
        </w:trPr>
        <w:tc>
          <w:tcPr>
            <w:tcW w:w="3060" w:type="dxa"/>
            <w:tcBorders>
              <w:bottom w:val="nil"/>
            </w:tcBorders>
            <w:shd w:val="clear" w:color="auto" w:fill="FFFFFF"/>
          </w:tcPr>
          <w:p w:rsidR="00D415CE" w:rsidRPr="00127044" w:rsidRDefault="00F839C8"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Log10 of Librarians Ratio</w:t>
            </w:r>
          </w:p>
        </w:tc>
        <w:tc>
          <w:tcPr>
            <w:tcW w:w="1170" w:type="dxa"/>
            <w:tcBorders>
              <w:bottom w:val="nil"/>
            </w:tcBorders>
            <w:shd w:val="clear" w:color="auto" w:fill="FFFFFF"/>
          </w:tcPr>
          <w:p w:rsidR="00D415CE" w:rsidRPr="00127044" w:rsidRDefault="00F839C8"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-2.55</w:t>
            </w:r>
          </w:p>
        </w:tc>
        <w:tc>
          <w:tcPr>
            <w:tcW w:w="1170" w:type="dxa"/>
            <w:tcBorders>
              <w:top w:val="single" w:sz="8" w:space="0" w:color="auto"/>
              <w:bottom w:val="nil"/>
            </w:tcBorders>
            <w:shd w:val="clear" w:color="auto" w:fill="FFFFFF"/>
          </w:tcPr>
          <w:p w:rsidR="00D415CE" w:rsidRPr="00127044" w:rsidRDefault="00F839C8"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.240</w:t>
            </w:r>
          </w:p>
        </w:tc>
        <w:tc>
          <w:tcPr>
            <w:tcW w:w="1260" w:type="dxa"/>
            <w:tcBorders>
              <w:bottom w:val="nil"/>
            </w:tcBorders>
            <w:shd w:val="clear" w:color="auto" w:fill="FFFFFF"/>
            <w:tcMar>
              <w:top w:w="30" w:type="dxa"/>
              <w:left w:w="30" w:type="dxa"/>
              <w:bottom w:w="30" w:type="dxa"/>
              <w:right w:w="30" w:type="dxa"/>
            </w:tcMar>
          </w:tcPr>
          <w:p w:rsidR="00D415CE" w:rsidRPr="00127044" w:rsidRDefault="00F839C8"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-3.10</w:t>
            </w:r>
          </w:p>
        </w:tc>
        <w:tc>
          <w:tcPr>
            <w:tcW w:w="1260" w:type="dxa"/>
            <w:tcBorders>
              <w:bottom w:val="nil"/>
            </w:tcBorders>
            <w:shd w:val="clear" w:color="auto" w:fill="FFFFFF"/>
            <w:tcMar>
              <w:top w:w="30" w:type="dxa"/>
              <w:left w:w="30" w:type="dxa"/>
              <w:bottom w:w="30" w:type="dxa"/>
              <w:right w:w="30" w:type="dxa"/>
            </w:tcMar>
          </w:tcPr>
          <w:p w:rsidR="00D415CE" w:rsidRPr="00127044" w:rsidRDefault="00F839C8"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-1.72</w:t>
            </w:r>
          </w:p>
        </w:tc>
      </w:tr>
      <w:tr w:rsidR="00D415CE" w:rsidRPr="00127044">
        <w:trPr>
          <w:cantSplit/>
          <w:tblHeader/>
        </w:trPr>
        <w:tc>
          <w:tcPr>
            <w:tcW w:w="3060" w:type="dxa"/>
            <w:tcBorders>
              <w:bottom w:val="nil"/>
            </w:tcBorders>
            <w:shd w:val="clear" w:color="auto" w:fill="FFFFFF"/>
          </w:tcPr>
          <w:p w:rsidR="00D415CE" w:rsidRPr="00127044" w:rsidRDefault="00D415CE"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Log10 of Library expenditures</w:t>
            </w:r>
          </w:p>
        </w:tc>
        <w:tc>
          <w:tcPr>
            <w:tcW w:w="1170" w:type="dxa"/>
            <w:tcBorders>
              <w:bottom w:val="nil"/>
            </w:tcBorders>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6.18</w:t>
            </w:r>
          </w:p>
        </w:tc>
        <w:tc>
          <w:tcPr>
            <w:tcW w:w="1170" w:type="dxa"/>
            <w:tcBorders>
              <w:bottom w:val="nil"/>
            </w:tcBorders>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.503</w:t>
            </w:r>
          </w:p>
        </w:tc>
        <w:tc>
          <w:tcPr>
            <w:tcW w:w="1260" w:type="dxa"/>
            <w:tcBorders>
              <w:bottom w:val="nil"/>
            </w:tcBorders>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5.00</w:t>
            </w:r>
          </w:p>
        </w:tc>
        <w:tc>
          <w:tcPr>
            <w:tcW w:w="1260" w:type="dxa"/>
            <w:tcBorders>
              <w:bottom w:val="nil"/>
            </w:tcBorders>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7.57</w:t>
            </w:r>
          </w:p>
        </w:tc>
      </w:tr>
      <w:tr w:rsidR="00D415CE" w:rsidRPr="00127044">
        <w:trPr>
          <w:cantSplit/>
          <w:tblHeader/>
        </w:trPr>
        <w:tc>
          <w:tcPr>
            <w:tcW w:w="3060" w:type="dxa"/>
            <w:tcBorders>
              <w:top w:val="nil"/>
            </w:tcBorders>
            <w:shd w:val="clear" w:color="auto" w:fill="FFFFFF"/>
          </w:tcPr>
          <w:p w:rsidR="00D415CE" w:rsidRPr="00127044" w:rsidRDefault="00D415CE"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Log10 of Library circulation</w:t>
            </w:r>
          </w:p>
        </w:tc>
        <w:tc>
          <w:tcPr>
            <w:tcW w:w="1170" w:type="dxa"/>
            <w:tcBorders>
              <w:top w:val="nil"/>
            </w:tcBorders>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4.52</w:t>
            </w:r>
          </w:p>
        </w:tc>
        <w:tc>
          <w:tcPr>
            <w:tcW w:w="1170" w:type="dxa"/>
            <w:tcBorders>
              <w:top w:val="nil"/>
            </w:tcBorders>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.533</w:t>
            </w:r>
          </w:p>
        </w:tc>
        <w:tc>
          <w:tcPr>
            <w:tcW w:w="1260" w:type="dxa"/>
            <w:tcBorders>
              <w:top w:val="nil"/>
            </w:tcBorders>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3.14</w:t>
            </w:r>
          </w:p>
        </w:tc>
        <w:tc>
          <w:tcPr>
            <w:tcW w:w="1260" w:type="dxa"/>
            <w:tcBorders>
              <w:top w:val="nil"/>
            </w:tcBorders>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6.10</w:t>
            </w:r>
          </w:p>
        </w:tc>
      </w:tr>
      <w:tr w:rsidR="00D415CE" w:rsidRPr="00127044">
        <w:trPr>
          <w:cantSplit/>
          <w:tblHeader/>
        </w:trPr>
        <w:tc>
          <w:tcPr>
            <w:tcW w:w="3060" w:type="dxa"/>
            <w:shd w:val="clear" w:color="auto" w:fill="FFFFFF"/>
          </w:tcPr>
          <w:p w:rsidR="00D415CE" w:rsidRPr="00127044" w:rsidRDefault="00D415CE"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Log10 of Library instruction</w:t>
            </w:r>
          </w:p>
        </w:tc>
        <w:tc>
          <w:tcPr>
            <w:tcW w:w="1170" w:type="dxa"/>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3.30</w:t>
            </w:r>
          </w:p>
        </w:tc>
        <w:tc>
          <w:tcPr>
            <w:tcW w:w="1170" w:type="dxa"/>
            <w:shd w:val="clear" w:color="auto" w:fill="FFFFFF"/>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.500</w:t>
            </w:r>
          </w:p>
        </w:tc>
        <w:tc>
          <w:tcPr>
            <w:tcW w:w="1260" w:type="dxa"/>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1.74</w:t>
            </w:r>
          </w:p>
        </w:tc>
        <w:tc>
          <w:tcPr>
            <w:tcW w:w="1260" w:type="dxa"/>
            <w:shd w:val="clear" w:color="auto" w:fill="FFFFFF"/>
            <w:tcMar>
              <w:top w:w="30" w:type="dxa"/>
              <w:left w:w="30" w:type="dxa"/>
              <w:bottom w:w="30" w:type="dxa"/>
              <w:right w:w="30" w:type="dxa"/>
            </w:tcMar>
          </w:tcPr>
          <w:p w:rsidR="00D415CE" w:rsidRPr="00127044" w:rsidRDefault="00D415CE"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4.56</w:t>
            </w:r>
          </w:p>
        </w:tc>
      </w:tr>
    </w:tbl>
    <w:p w:rsidR="00EC694F" w:rsidRPr="00127044" w:rsidRDefault="00EC694F" w:rsidP="00060C4E">
      <w:pPr>
        <w:pStyle w:val="Heading2fordissertation"/>
        <w:spacing w:line="240" w:lineRule="auto"/>
      </w:pPr>
    </w:p>
    <w:p w:rsidR="00AB40B7" w:rsidRPr="00127044" w:rsidRDefault="00AB40B7" w:rsidP="00AB40B7">
      <w:pPr>
        <w:pStyle w:val="Heading2fordissertation"/>
      </w:pPr>
      <w:bookmarkStart w:id="140" w:name="_Toc357082381"/>
      <w:r w:rsidRPr="00127044">
        <w:t>Library Construct with Alternate Measures</w:t>
      </w:r>
      <w:bookmarkEnd w:id="140"/>
    </w:p>
    <w:p w:rsidR="000B2A59" w:rsidRPr="00127044" w:rsidRDefault="00AB40B7" w:rsidP="006E5464">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The extreme variation in the size of academic libraries </w:t>
      </w:r>
      <w:r w:rsidR="0017525D" w:rsidRPr="00127044">
        <w:rPr>
          <w:rFonts w:ascii="Times New Roman" w:hAnsi="Times New Roman"/>
          <w:szCs w:val="24"/>
        </w:rPr>
        <w:t>was</w:t>
      </w:r>
      <w:r w:rsidRPr="00127044">
        <w:rPr>
          <w:rFonts w:ascii="Times New Roman" w:hAnsi="Times New Roman"/>
          <w:szCs w:val="24"/>
        </w:rPr>
        <w:t xml:space="preserve"> cause for concern. A large institution with a large budget and larger collections </w:t>
      </w:r>
      <w:r w:rsidR="0017525D" w:rsidRPr="00127044">
        <w:rPr>
          <w:rFonts w:ascii="Times New Roman" w:hAnsi="Times New Roman"/>
          <w:szCs w:val="24"/>
        </w:rPr>
        <w:t>was</w:t>
      </w:r>
      <w:r w:rsidRPr="00127044">
        <w:rPr>
          <w:rFonts w:ascii="Times New Roman" w:hAnsi="Times New Roman"/>
          <w:szCs w:val="24"/>
        </w:rPr>
        <w:t xml:space="preserve"> likely serving more students than a smaller institution with a smaller budget and smaller collections. The variation may only indicate the size of the institution and not the amount allocated to </w:t>
      </w:r>
      <w:r w:rsidRPr="00127044">
        <w:rPr>
          <w:rFonts w:ascii="Times New Roman" w:hAnsi="Times New Roman"/>
          <w:szCs w:val="24"/>
        </w:rPr>
        <w:lastRenderedPageBreak/>
        <w:t xml:space="preserve">each </w:t>
      </w:r>
      <w:r w:rsidR="00E90378" w:rsidRPr="00127044">
        <w:rPr>
          <w:rFonts w:ascii="Times New Roman" w:hAnsi="Times New Roman"/>
          <w:szCs w:val="24"/>
        </w:rPr>
        <w:t>student</w:t>
      </w:r>
      <w:r w:rsidRPr="00127044">
        <w:rPr>
          <w:rFonts w:ascii="Times New Roman" w:hAnsi="Times New Roman"/>
          <w:szCs w:val="24"/>
        </w:rPr>
        <w:t xml:space="preserve">. This was the reason that </w:t>
      </w:r>
      <w:r w:rsidR="00052904" w:rsidRPr="00127044">
        <w:rPr>
          <w:rFonts w:ascii="Times New Roman" w:hAnsi="Times New Roman"/>
          <w:szCs w:val="24"/>
        </w:rPr>
        <w:t>Emmons and Wilkinson</w:t>
      </w:r>
      <w:r w:rsidR="00D70266" w:rsidRPr="00127044">
        <w:rPr>
          <w:rFonts w:ascii="Times New Roman" w:hAnsi="Times New Roman"/>
          <w:szCs w:val="24"/>
        </w:rPr>
        <w:t xml:space="preserve"> </w:t>
      </w:r>
      <w:r w:rsidR="00E6099C" w:rsidRPr="00127044">
        <w:rPr>
          <w:rFonts w:ascii="Times New Roman" w:hAnsi="Times New Roman"/>
          <w:szCs w:val="24"/>
        </w:rPr>
        <w:fldChar w:fldCharType="begin"/>
      </w:r>
      <w:r w:rsidR="00D70266" w:rsidRPr="00127044">
        <w:rPr>
          <w:rFonts w:ascii="Times New Roman" w:hAnsi="Times New Roman"/>
          <w:szCs w:val="24"/>
        </w:rPr>
        <w:instrText xml:space="preserve"> ADDIN EN.CITE &lt;EndNote&gt;&lt;Cite ExcludeAuth="1"&gt;&lt;Author&gt;Emmons&lt;/Author&gt;&lt;Year&gt;2011&lt;/Year&gt;&lt;RecNum&gt;463&lt;/RecNum&gt;&lt;DisplayText&gt;(2011)&lt;/DisplayText&gt;&lt;record&gt;&lt;rec-number&gt;463&lt;/rec-number&gt;&lt;foreign-keys&gt;&lt;key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szCs w:val="24"/>
        </w:rPr>
        <w:fldChar w:fldCharType="separate"/>
      </w:r>
      <w:r w:rsidR="00D70266" w:rsidRPr="00127044">
        <w:rPr>
          <w:rFonts w:ascii="Times New Roman" w:hAnsi="Times New Roman"/>
          <w:noProof/>
          <w:szCs w:val="24"/>
        </w:rPr>
        <w:t>(</w:t>
      </w:r>
      <w:hyperlink w:anchor="_ENREF_40" w:tooltip="Emmons, 2011 #463" w:history="1">
        <w:r w:rsidR="00886D37" w:rsidRPr="00127044">
          <w:rPr>
            <w:rFonts w:ascii="Times New Roman" w:hAnsi="Times New Roman"/>
            <w:noProof/>
            <w:szCs w:val="24"/>
          </w:rPr>
          <w:t>2011</w:t>
        </w:r>
      </w:hyperlink>
      <w:r w:rsidR="00D70266" w:rsidRPr="00127044">
        <w:rPr>
          <w:rFonts w:ascii="Times New Roman" w:hAnsi="Times New Roman"/>
          <w:noProof/>
          <w:szCs w:val="24"/>
        </w:rPr>
        <w:t>)</w:t>
      </w:r>
      <w:r w:rsidR="00E6099C" w:rsidRPr="00127044">
        <w:rPr>
          <w:rFonts w:ascii="Times New Roman" w:hAnsi="Times New Roman"/>
          <w:szCs w:val="24"/>
        </w:rPr>
        <w:fldChar w:fldCharType="end"/>
      </w:r>
      <w:r w:rsidR="00D70266" w:rsidRPr="00127044">
        <w:rPr>
          <w:rFonts w:ascii="Times New Roman" w:hAnsi="Times New Roman"/>
          <w:szCs w:val="24"/>
        </w:rPr>
        <w:t xml:space="preserve"> </w:t>
      </w:r>
      <w:r w:rsidRPr="00127044">
        <w:rPr>
          <w:rFonts w:ascii="Times New Roman" w:hAnsi="Times New Roman"/>
          <w:szCs w:val="24"/>
        </w:rPr>
        <w:t xml:space="preserve">used the ratio of librarians to students to predict an increase in retention and graduation rates in </w:t>
      </w:r>
      <w:r w:rsidR="00D70266" w:rsidRPr="00127044">
        <w:rPr>
          <w:rFonts w:ascii="Times New Roman" w:hAnsi="Times New Roman"/>
          <w:szCs w:val="24"/>
        </w:rPr>
        <w:t>an</w:t>
      </w:r>
      <w:r w:rsidRPr="00127044">
        <w:rPr>
          <w:rFonts w:ascii="Times New Roman" w:hAnsi="Times New Roman"/>
          <w:szCs w:val="24"/>
        </w:rPr>
        <w:t xml:space="preserve"> earlier study. I therefore converted each of the </w:t>
      </w:r>
      <w:r w:rsidR="00E90378" w:rsidRPr="00127044">
        <w:rPr>
          <w:rFonts w:ascii="Times New Roman" w:hAnsi="Times New Roman"/>
          <w:szCs w:val="24"/>
        </w:rPr>
        <w:t>remaining</w:t>
      </w:r>
      <w:r w:rsidRPr="00127044">
        <w:rPr>
          <w:rFonts w:ascii="Times New Roman" w:hAnsi="Times New Roman"/>
          <w:szCs w:val="24"/>
        </w:rPr>
        <w:t xml:space="preserve"> library measures of total expenditures, circulation, and instruction into ratios and estimated descriptive statistics for these alternative measures. </w:t>
      </w:r>
      <w:r w:rsidR="00DF3F64" w:rsidRPr="00127044">
        <w:rPr>
          <w:rFonts w:ascii="Times New Roman" w:hAnsi="Times New Roman"/>
          <w:szCs w:val="24"/>
        </w:rPr>
        <w:t>The ratio of professiona</w:t>
      </w:r>
      <w:r w:rsidR="0017525D" w:rsidRPr="00127044">
        <w:rPr>
          <w:rFonts w:ascii="Times New Roman" w:hAnsi="Times New Roman"/>
          <w:szCs w:val="24"/>
        </w:rPr>
        <w:t>l librarians to students remained</w:t>
      </w:r>
      <w:r w:rsidR="00DF3F64" w:rsidRPr="00127044">
        <w:rPr>
          <w:rFonts w:ascii="Times New Roman" w:hAnsi="Times New Roman"/>
          <w:szCs w:val="24"/>
        </w:rPr>
        <w:t xml:space="preserve"> the same. </w:t>
      </w:r>
    </w:p>
    <w:p w:rsidR="00E72848" w:rsidRPr="00127044" w:rsidRDefault="005C1E05" w:rsidP="004A740B">
      <w:pPr>
        <w:pStyle w:val="TableCaption"/>
      </w:pPr>
      <w:bookmarkStart w:id="141" w:name="_Toc321814413"/>
      <w:r w:rsidRPr="00127044">
        <w:t>Table 3</w:t>
      </w:r>
      <w:r w:rsidR="00720373" w:rsidRPr="00127044">
        <w:t>:</w:t>
      </w:r>
      <w:bookmarkEnd w:id="141"/>
      <w:r w:rsidR="00720373" w:rsidRPr="00127044">
        <w:t xml:space="preserve"> </w:t>
      </w:r>
    </w:p>
    <w:p w:rsidR="008E37FA" w:rsidRPr="00127044" w:rsidRDefault="00672F6B" w:rsidP="004A740B">
      <w:pPr>
        <w:pStyle w:val="TableCaption"/>
      </w:pPr>
      <w:bookmarkStart w:id="142" w:name="_Toc321814414"/>
      <w:r w:rsidRPr="00127044">
        <w:rPr>
          <w:i/>
        </w:rPr>
        <w:t>Library Construct with Alternate Measures</w:t>
      </w:r>
      <w:r w:rsidR="008E37FA" w:rsidRPr="00127044">
        <w:rPr>
          <w:i/>
        </w:rPr>
        <w:t>: Descriptive Statistics for Ratio of Librarians, Total Library Expenditures, Serial Expenditures, Circulation Transactions, and Attendance at Presentatio</w:t>
      </w:r>
      <w:r w:rsidR="00287A7D" w:rsidRPr="00127044">
        <w:rPr>
          <w:i/>
        </w:rPr>
        <w:t>ns to Total FTE Students (N = 497</w:t>
      </w:r>
      <w:r w:rsidR="008E37FA" w:rsidRPr="00127044">
        <w:rPr>
          <w:i/>
        </w:rPr>
        <w:t>)</w:t>
      </w:r>
      <w:bookmarkEnd w:id="142"/>
    </w:p>
    <w:tbl>
      <w:tblPr>
        <w:tblW w:w="801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330"/>
        <w:gridCol w:w="1080"/>
        <w:gridCol w:w="1080"/>
        <w:gridCol w:w="1260"/>
        <w:gridCol w:w="1260"/>
      </w:tblGrid>
      <w:tr w:rsidR="008E37FA" w:rsidRPr="00127044">
        <w:trPr>
          <w:cantSplit/>
          <w:tblHeader/>
        </w:trPr>
        <w:tc>
          <w:tcPr>
            <w:tcW w:w="3330" w:type="dxa"/>
            <w:tcBorders>
              <w:left w:val="nil"/>
              <w:right w:val="nil"/>
            </w:tcBorders>
            <w:shd w:val="clear" w:color="auto" w:fill="FFFFFF"/>
          </w:tcPr>
          <w:p w:rsidR="008E37FA" w:rsidRPr="00127044" w:rsidRDefault="008E37FA" w:rsidP="00CC7C7E">
            <w:pPr>
              <w:autoSpaceDE w:val="0"/>
              <w:autoSpaceDN w:val="0"/>
              <w:adjustRightInd w:val="0"/>
              <w:rPr>
                <w:rFonts w:ascii="Times New Roman" w:hAnsi="Times New Roman"/>
                <w:szCs w:val="24"/>
              </w:rPr>
            </w:pPr>
          </w:p>
        </w:tc>
        <w:tc>
          <w:tcPr>
            <w:tcW w:w="1080" w:type="dxa"/>
            <w:tcBorders>
              <w:left w:val="nil"/>
              <w:right w:val="nil"/>
            </w:tcBorders>
            <w:shd w:val="clear" w:color="auto" w:fill="FFFFFF"/>
            <w:vAlign w:val="bottom"/>
          </w:tcPr>
          <w:p w:rsidR="008E37FA" w:rsidRPr="00127044" w:rsidRDefault="008E37FA" w:rsidP="00CC7C7E">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1080" w:type="dxa"/>
            <w:tcBorders>
              <w:left w:val="nil"/>
              <w:right w:val="nil"/>
            </w:tcBorders>
            <w:shd w:val="clear" w:color="auto" w:fill="FFFFFF"/>
            <w:vAlign w:val="bottom"/>
          </w:tcPr>
          <w:p w:rsidR="008E37FA" w:rsidRPr="00127044" w:rsidRDefault="008E37FA" w:rsidP="00CC7C7E">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260" w:type="dxa"/>
            <w:tcBorders>
              <w:left w:val="nil"/>
              <w:right w:val="nil"/>
            </w:tcBorders>
            <w:shd w:val="clear" w:color="auto" w:fill="FFFFFF"/>
            <w:tcMar>
              <w:top w:w="30" w:type="dxa"/>
              <w:left w:w="30" w:type="dxa"/>
              <w:bottom w:w="30" w:type="dxa"/>
              <w:right w:w="30" w:type="dxa"/>
            </w:tcMar>
            <w:vAlign w:val="bottom"/>
          </w:tcPr>
          <w:p w:rsidR="008E37FA" w:rsidRPr="00127044" w:rsidRDefault="008E37FA" w:rsidP="00CC7C7E">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260" w:type="dxa"/>
            <w:tcBorders>
              <w:left w:val="nil"/>
              <w:right w:val="nil"/>
            </w:tcBorders>
            <w:shd w:val="clear" w:color="auto" w:fill="FFFFFF"/>
            <w:tcMar>
              <w:top w:w="30" w:type="dxa"/>
              <w:left w:w="30" w:type="dxa"/>
              <w:bottom w:w="30" w:type="dxa"/>
              <w:right w:w="30" w:type="dxa"/>
            </w:tcMar>
            <w:vAlign w:val="bottom"/>
          </w:tcPr>
          <w:p w:rsidR="008E37FA" w:rsidRPr="00127044" w:rsidRDefault="008E37FA" w:rsidP="00CC7C7E">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516F07" w:rsidRPr="00127044">
        <w:trPr>
          <w:cantSplit/>
          <w:tblHeader/>
        </w:trPr>
        <w:tc>
          <w:tcPr>
            <w:tcW w:w="3330" w:type="dxa"/>
            <w:tcBorders>
              <w:left w:val="nil"/>
              <w:bottom w:val="nil"/>
              <w:right w:val="nil"/>
            </w:tcBorders>
            <w:shd w:val="clear" w:color="auto" w:fill="FFFFFF"/>
          </w:tcPr>
          <w:p w:rsidR="00516F07" w:rsidRPr="00127044" w:rsidRDefault="00516F07"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Librarians ratio</w:t>
            </w:r>
          </w:p>
        </w:tc>
        <w:tc>
          <w:tcPr>
            <w:tcW w:w="1080" w:type="dxa"/>
            <w:tcBorders>
              <w:left w:val="nil"/>
              <w:bottom w:val="nil"/>
              <w:right w:val="nil"/>
            </w:tcBorders>
            <w:shd w:val="clear" w:color="auto" w:fill="FFFFFF"/>
            <w:vAlign w:val="center"/>
          </w:tcPr>
          <w:p w:rsidR="00516F07" w:rsidRPr="00127044" w:rsidRDefault="00516F07"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.0033</w:t>
            </w:r>
          </w:p>
        </w:tc>
        <w:tc>
          <w:tcPr>
            <w:tcW w:w="1080" w:type="dxa"/>
            <w:tcBorders>
              <w:left w:val="nil"/>
              <w:bottom w:val="nil"/>
              <w:right w:val="nil"/>
            </w:tcBorders>
            <w:shd w:val="clear" w:color="auto" w:fill="FFFFFF"/>
            <w:vAlign w:val="center"/>
          </w:tcPr>
          <w:p w:rsidR="00516F07" w:rsidRPr="00127044" w:rsidRDefault="00516F07"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.0026</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516F07" w:rsidRPr="00127044" w:rsidRDefault="00516F07"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.0008</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516F07" w:rsidRPr="00127044" w:rsidRDefault="00516F07"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.0385</w:t>
            </w:r>
          </w:p>
        </w:tc>
      </w:tr>
      <w:tr w:rsidR="008E37FA" w:rsidRPr="00127044">
        <w:trPr>
          <w:cantSplit/>
          <w:tblHeader/>
        </w:trPr>
        <w:tc>
          <w:tcPr>
            <w:tcW w:w="3330" w:type="dxa"/>
            <w:tcBorders>
              <w:top w:val="nil"/>
              <w:left w:val="nil"/>
              <w:bottom w:val="nil"/>
              <w:right w:val="nil"/>
            </w:tcBorders>
            <w:shd w:val="clear" w:color="auto" w:fill="FFFFFF"/>
          </w:tcPr>
          <w:p w:rsidR="008E37FA" w:rsidRPr="00127044" w:rsidRDefault="008E37FA"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expenditures ratio</w:t>
            </w:r>
          </w:p>
        </w:tc>
        <w:tc>
          <w:tcPr>
            <w:tcW w:w="1080" w:type="dxa"/>
            <w:tcBorders>
              <w:top w:val="nil"/>
              <w:left w:val="nil"/>
              <w:bottom w:val="nil"/>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524.26</w:t>
            </w:r>
          </w:p>
        </w:tc>
        <w:tc>
          <w:tcPr>
            <w:tcW w:w="1080" w:type="dxa"/>
            <w:tcBorders>
              <w:top w:val="nil"/>
              <w:left w:val="nil"/>
              <w:bottom w:val="nil"/>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348</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88.46</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2889.26</w:t>
            </w:r>
          </w:p>
        </w:tc>
      </w:tr>
      <w:tr w:rsidR="008E37FA" w:rsidRPr="00127044">
        <w:trPr>
          <w:cantSplit/>
          <w:tblHeader/>
        </w:trPr>
        <w:tc>
          <w:tcPr>
            <w:tcW w:w="3330" w:type="dxa"/>
            <w:tcBorders>
              <w:top w:val="nil"/>
              <w:left w:val="nil"/>
              <w:bottom w:val="nil"/>
              <w:right w:val="nil"/>
            </w:tcBorders>
            <w:shd w:val="clear" w:color="auto" w:fill="FFFFFF"/>
          </w:tcPr>
          <w:p w:rsidR="008E37FA" w:rsidRPr="00127044" w:rsidRDefault="008E37FA"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circulation ratio</w:t>
            </w:r>
          </w:p>
        </w:tc>
        <w:tc>
          <w:tcPr>
            <w:tcW w:w="1080" w:type="dxa"/>
            <w:tcBorders>
              <w:top w:val="nil"/>
              <w:left w:val="nil"/>
              <w:bottom w:val="nil"/>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w:t>
            </w:r>
          </w:p>
        </w:tc>
        <w:tc>
          <w:tcPr>
            <w:tcW w:w="1080" w:type="dxa"/>
            <w:tcBorders>
              <w:top w:val="nil"/>
              <w:left w:val="nil"/>
              <w:bottom w:val="nil"/>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163</w:t>
            </w:r>
          </w:p>
        </w:tc>
      </w:tr>
      <w:tr w:rsidR="008E37FA" w:rsidRPr="00127044">
        <w:trPr>
          <w:cantSplit/>
          <w:tblHeader/>
        </w:trPr>
        <w:tc>
          <w:tcPr>
            <w:tcW w:w="3330" w:type="dxa"/>
            <w:tcBorders>
              <w:top w:val="nil"/>
              <w:left w:val="nil"/>
              <w:bottom w:val="single" w:sz="8" w:space="0" w:color="auto"/>
              <w:right w:val="nil"/>
            </w:tcBorders>
            <w:shd w:val="clear" w:color="auto" w:fill="FFFFFF"/>
          </w:tcPr>
          <w:p w:rsidR="008E37FA" w:rsidRPr="00127044" w:rsidRDefault="008E37FA" w:rsidP="00CC7C7E">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Library instruction ratio</w:t>
            </w:r>
          </w:p>
        </w:tc>
        <w:tc>
          <w:tcPr>
            <w:tcW w:w="1080" w:type="dxa"/>
            <w:tcBorders>
              <w:top w:val="nil"/>
              <w:left w:val="nil"/>
              <w:bottom w:val="single" w:sz="8" w:space="0" w:color="auto"/>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.69</w:t>
            </w:r>
          </w:p>
        </w:tc>
        <w:tc>
          <w:tcPr>
            <w:tcW w:w="1080" w:type="dxa"/>
            <w:tcBorders>
              <w:top w:val="nil"/>
              <w:left w:val="nil"/>
              <w:bottom w:val="single" w:sz="8" w:space="0" w:color="auto"/>
              <w:right w:val="nil"/>
            </w:tcBorders>
            <w:shd w:val="clear" w:color="auto" w:fill="FFFFFF"/>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.4112</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E37FA" w:rsidRPr="00127044" w:rsidRDefault="008E37FA" w:rsidP="00CC7C7E">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3.37</w:t>
            </w:r>
          </w:p>
        </w:tc>
      </w:tr>
    </w:tbl>
    <w:p w:rsidR="006D2669" w:rsidRPr="00127044" w:rsidRDefault="006D2669" w:rsidP="000313CD">
      <w:pPr>
        <w:pStyle w:val="Heading4fordissertatiion"/>
        <w:spacing w:line="240" w:lineRule="auto"/>
        <w:ind w:firstLine="0"/>
      </w:pPr>
    </w:p>
    <w:p w:rsidR="00516F07" w:rsidRPr="00127044" w:rsidRDefault="00516F07" w:rsidP="00516F07">
      <w:pPr>
        <w:pStyle w:val="Heading4fordissertatiion"/>
      </w:pPr>
      <w:r w:rsidRPr="00127044">
        <w:t xml:space="preserve">Ratio of library expenditures to FTE students. </w:t>
      </w:r>
      <w:r w:rsidRPr="00127044">
        <w:rPr>
          <w:b w:val="0"/>
          <w:i w:val="0"/>
        </w:rPr>
        <w:t xml:space="preserve">There </w:t>
      </w:r>
      <w:r w:rsidR="0017525D" w:rsidRPr="00127044">
        <w:rPr>
          <w:b w:val="0"/>
          <w:i w:val="0"/>
        </w:rPr>
        <w:t>was</w:t>
      </w:r>
      <w:r w:rsidRPr="00127044">
        <w:rPr>
          <w:b w:val="0"/>
          <w:i w:val="0"/>
        </w:rPr>
        <w:t xml:space="preserve"> great variation i</w:t>
      </w:r>
      <w:r w:rsidR="0017525D" w:rsidRPr="00127044">
        <w:rPr>
          <w:b w:val="0"/>
          <w:i w:val="0"/>
        </w:rPr>
        <w:t>n the amount each library spent</w:t>
      </w:r>
      <w:r w:rsidRPr="00127044">
        <w:rPr>
          <w:b w:val="0"/>
          <w:i w:val="0"/>
        </w:rPr>
        <w:t xml:space="preserve"> per student, with a low of $139 and a high of $2,211 for an average of $530. This </w:t>
      </w:r>
      <w:r w:rsidR="0017525D" w:rsidRPr="00127044">
        <w:rPr>
          <w:b w:val="0"/>
          <w:i w:val="0"/>
        </w:rPr>
        <w:t>was</w:t>
      </w:r>
      <w:r w:rsidRPr="00127044">
        <w:rPr>
          <w:b w:val="0"/>
          <w:i w:val="0"/>
        </w:rPr>
        <w:t xml:space="preserve"> extreme variance, as indicated by Kurtosis of 23.344. Skewness of 4.299 is considered highly skewed.</w:t>
      </w:r>
    </w:p>
    <w:p w:rsidR="00516F07" w:rsidRPr="00127044" w:rsidRDefault="00516F07" w:rsidP="003B4089">
      <w:pPr>
        <w:pStyle w:val="Heading4fordissertatiion"/>
      </w:pPr>
      <w:r w:rsidRPr="00127044">
        <w:t>Ratio of library circulation to FTE students</w:t>
      </w:r>
      <w:r w:rsidR="003B4089" w:rsidRPr="00127044">
        <w:t xml:space="preserve">. </w:t>
      </w:r>
      <w:r w:rsidRPr="00127044">
        <w:rPr>
          <w:b w:val="0"/>
          <w:i w:val="0"/>
        </w:rPr>
        <w:t>On average, libraries circulate</w:t>
      </w:r>
      <w:r w:rsidR="0017525D" w:rsidRPr="00127044">
        <w:rPr>
          <w:b w:val="0"/>
          <w:i w:val="0"/>
        </w:rPr>
        <w:t>d</w:t>
      </w:r>
      <w:r w:rsidRPr="00127044">
        <w:rPr>
          <w:b w:val="0"/>
          <w:i w:val="0"/>
        </w:rPr>
        <w:t xml:space="preserve"> 13 items per student. Two institutions apparently </w:t>
      </w:r>
      <w:r w:rsidR="0017525D" w:rsidRPr="00127044">
        <w:rPr>
          <w:b w:val="0"/>
          <w:i w:val="0"/>
        </w:rPr>
        <w:t>did</w:t>
      </w:r>
      <w:r w:rsidRPr="00127044">
        <w:rPr>
          <w:b w:val="0"/>
          <w:i w:val="0"/>
        </w:rPr>
        <w:t xml:space="preserve"> not circulate materials at all. For libraries in the sample that circulate items to their students, the minimum was 0.4 items per student and the maximum was 163 items per student.</w:t>
      </w:r>
    </w:p>
    <w:p w:rsidR="00A27725" w:rsidRPr="00127044" w:rsidRDefault="00516F07" w:rsidP="006D2669">
      <w:pPr>
        <w:pStyle w:val="Heading4fordissertatiion"/>
        <w:sectPr w:rsidR="00A27725" w:rsidRPr="00127044" w:rsidSect="00FA0674">
          <w:type w:val="continuous"/>
          <w:pgSz w:w="11520" w:h="15120" w:code="1"/>
          <w:pgMar w:top="1080" w:right="1440" w:bottom="1080" w:left="1440" w:header="720" w:footer="720" w:gutter="0"/>
          <w:cols w:space="720"/>
          <w:titlePg/>
          <w:docGrid w:linePitch="326"/>
        </w:sectPr>
      </w:pPr>
      <w:r w:rsidRPr="00127044">
        <w:t>Ratio of library instruction to FTE students</w:t>
      </w:r>
      <w:r w:rsidR="003B4089" w:rsidRPr="00127044">
        <w:t xml:space="preserve">. </w:t>
      </w:r>
      <w:r w:rsidRPr="00127044">
        <w:rPr>
          <w:b w:val="0"/>
          <w:i w:val="0"/>
        </w:rPr>
        <w:t>On average, 69% of students visit</w:t>
      </w:r>
      <w:r w:rsidR="0017525D" w:rsidRPr="00127044">
        <w:rPr>
          <w:b w:val="0"/>
          <w:i w:val="0"/>
        </w:rPr>
        <w:t>ed</w:t>
      </w:r>
      <w:r w:rsidRPr="00127044">
        <w:rPr>
          <w:b w:val="0"/>
          <w:i w:val="0"/>
        </w:rPr>
        <w:t xml:space="preserve"> the library once for instruction. Two institutions apparently </w:t>
      </w:r>
      <w:r w:rsidR="0017525D" w:rsidRPr="00127044">
        <w:rPr>
          <w:b w:val="0"/>
          <w:i w:val="0"/>
        </w:rPr>
        <w:t>did</w:t>
      </w:r>
      <w:r w:rsidRPr="00127044">
        <w:rPr>
          <w:b w:val="0"/>
          <w:i w:val="0"/>
        </w:rPr>
        <w:t xml:space="preserve"> not teach classes at all. For libraries in the sample that </w:t>
      </w:r>
      <w:r w:rsidR="0017525D" w:rsidRPr="00127044">
        <w:rPr>
          <w:b w:val="0"/>
          <w:i w:val="0"/>
        </w:rPr>
        <w:t>did</w:t>
      </w:r>
      <w:r w:rsidRPr="00127044">
        <w:rPr>
          <w:b w:val="0"/>
          <w:i w:val="0"/>
        </w:rPr>
        <w:t xml:space="preserve"> teach classes to their students, the lowest reached only 3.4% of their students once during the year while at the highest level, </w:t>
      </w:r>
      <w:r w:rsidR="00B5619B" w:rsidRPr="00127044">
        <w:rPr>
          <w:b w:val="0"/>
          <w:i w:val="0"/>
        </w:rPr>
        <w:t>each student</w:t>
      </w:r>
      <w:r w:rsidRPr="00127044">
        <w:rPr>
          <w:b w:val="0"/>
          <w:i w:val="0"/>
        </w:rPr>
        <w:t xml:space="preserve"> </w:t>
      </w:r>
      <w:r w:rsidR="0017525D" w:rsidRPr="00127044">
        <w:rPr>
          <w:b w:val="0"/>
          <w:i w:val="0"/>
        </w:rPr>
        <w:t>came</w:t>
      </w:r>
      <w:r w:rsidRPr="00127044">
        <w:rPr>
          <w:b w:val="0"/>
          <w:i w:val="0"/>
        </w:rPr>
        <w:t xml:space="preserve"> </w:t>
      </w:r>
      <w:r w:rsidRPr="00127044">
        <w:rPr>
          <w:b w:val="0"/>
          <w:i w:val="0"/>
        </w:rPr>
        <w:lastRenderedPageBreak/>
        <w:t>to the library to learn over 3 times during the year.</w:t>
      </w:r>
      <w:r w:rsidR="006D2669" w:rsidRPr="00127044">
        <w:rPr>
          <w:b w:val="0"/>
          <w:i w:val="0"/>
        </w:rPr>
        <w:t xml:space="preserve"> </w:t>
      </w:r>
      <w:r w:rsidR="00A27725" w:rsidRPr="00127044">
        <w:rPr>
          <w:b w:val="0"/>
          <w:i w:val="0"/>
        </w:rPr>
        <w:t xml:space="preserve">The library variables for ratios of expenditures, circulation, and instruction </w:t>
      </w:r>
      <w:r w:rsidR="0017525D" w:rsidRPr="00127044">
        <w:rPr>
          <w:b w:val="0"/>
          <w:i w:val="0"/>
        </w:rPr>
        <w:t>were</w:t>
      </w:r>
      <w:r w:rsidR="00A27725" w:rsidRPr="00127044">
        <w:rPr>
          <w:b w:val="0"/>
          <w:i w:val="0"/>
        </w:rPr>
        <w:t xml:space="preserve"> also all highly skewed, violating assumptions of normality (see figure </w:t>
      </w:r>
      <w:r w:rsidR="00C91C6C" w:rsidRPr="00127044">
        <w:rPr>
          <w:b w:val="0"/>
          <w:i w:val="0"/>
        </w:rPr>
        <w:t>10</w:t>
      </w:r>
      <w:r w:rsidR="00A27725" w:rsidRPr="00127044">
        <w:rPr>
          <w:b w:val="0"/>
          <w:i w:val="0"/>
        </w:rPr>
        <w:t>).</w:t>
      </w:r>
      <w:r w:rsidR="00A27725" w:rsidRPr="00127044">
        <w:t xml:space="preserve"> </w:t>
      </w:r>
    </w:p>
    <w:tbl>
      <w:tblPr>
        <w:tblW w:w="0" w:type="auto"/>
        <w:tblLook w:val="04A0" w:firstRow="1" w:lastRow="0" w:firstColumn="1" w:lastColumn="0" w:noHBand="0" w:noVBand="1"/>
      </w:tblPr>
      <w:tblGrid>
        <w:gridCol w:w="4440"/>
        <w:gridCol w:w="4416"/>
      </w:tblGrid>
      <w:tr w:rsidR="00A27725" w:rsidRPr="00127044">
        <w:tc>
          <w:tcPr>
            <w:tcW w:w="4788" w:type="dxa"/>
          </w:tcPr>
          <w:p w:rsidR="00A27725" w:rsidRPr="00127044" w:rsidRDefault="00A27725" w:rsidP="00A14B23">
            <w:pPr>
              <w:tabs>
                <w:tab w:val="center" w:pos="2286"/>
                <w:tab w:val="left" w:pos="3110"/>
              </w:tabs>
              <w:autoSpaceDE w:val="0"/>
              <w:autoSpaceDN w:val="0"/>
              <w:adjustRightInd w:val="0"/>
              <w:spacing w:line="360" w:lineRule="auto"/>
              <w:rPr>
                <w:rFonts w:ascii="Times New Roman" w:hAnsi="Times New Roman"/>
                <w:sz w:val="20"/>
              </w:rPr>
            </w:pPr>
            <w:r w:rsidRPr="00127044">
              <w:rPr>
                <w:rFonts w:ascii="Times New Roman" w:hAnsi="Times New Roman"/>
                <w:noProof/>
                <w:sz w:val="20"/>
              </w:rPr>
              <w:lastRenderedPageBreak/>
              <w:drawing>
                <wp:anchor distT="0" distB="0" distL="114300" distR="114300" simplePos="0" relativeHeight="251660288" behindDoc="0" locked="0" layoutInCell="1" allowOverlap="1" wp14:anchorId="0C674E46" wp14:editId="72328F38">
                  <wp:simplePos x="0" y="0"/>
                  <wp:positionH relativeFrom="margin">
                    <wp:posOffset>279400</wp:posOffset>
                  </wp:positionH>
                  <wp:positionV relativeFrom="margin">
                    <wp:posOffset>275590</wp:posOffset>
                  </wp:positionV>
                  <wp:extent cx="2336800" cy="191389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89" t="6275" r="24252" b="10146"/>
                          <a:stretch/>
                        </pic:blipFill>
                        <pic:spPr bwMode="auto">
                          <a:xfrm>
                            <a:off x="0" y="0"/>
                            <a:ext cx="2336800" cy="1913890"/>
                          </a:xfrm>
                          <a:prstGeom prst="rect">
                            <a:avLst/>
                          </a:prstGeom>
                          <a:noFill/>
                          <a:ln>
                            <a:noFill/>
                          </a:ln>
                          <a:extLst>
                            <a:ext uri="{53640926-AAD7-44D8-BBD7-CCE9431645EC}">
                              <a14:shadowObscured xmlns:a14="http://schemas.microsoft.com/office/drawing/2010/main"/>
                            </a:ext>
                          </a:extLst>
                        </pic:spPr>
                      </pic:pic>
                    </a:graphicData>
                  </a:graphic>
                </wp:anchor>
              </w:drawing>
            </w:r>
            <w:r w:rsidRPr="00127044">
              <w:rPr>
                <w:rFonts w:ascii="Times New Roman" w:hAnsi="Times New Roman"/>
                <w:sz w:val="20"/>
              </w:rPr>
              <w:tab/>
              <w:t>Librarians Ratio</w:t>
            </w:r>
          </w:p>
        </w:tc>
        <w:tc>
          <w:tcPr>
            <w:tcW w:w="4788" w:type="dxa"/>
          </w:tcPr>
          <w:p w:rsidR="00A27725" w:rsidRPr="00127044" w:rsidRDefault="00A27725" w:rsidP="00A14B23">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Circulation Ratio</w:t>
            </w:r>
          </w:p>
          <w:p w:rsidR="00A27725" w:rsidRPr="00127044" w:rsidRDefault="00C37EEE" w:rsidP="00A14B23">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18AD559A" wp14:editId="4CB9AAF8">
                  <wp:extent cx="2305336" cy="1936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922" t="9613" r="24573" b="13217"/>
                          <a:stretch/>
                        </pic:blipFill>
                        <pic:spPr bwMode="auto">
                          <a:xfrm>
                            <a:off x="0" y="0"/>
                            <a:ext cx="2312374" cy="19426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7725" w:rsidRPr="00127044">
        <w:tc>
          <w:tcPr>
            <w:tcW w:w="4788" w:type="dxa"/>
          </w:tcPr>
          <w:p w:rsidR="00A27725" w:rsidRPr="00127044" w:rsidRDefault="00A27725" w:rsidP="00A27725">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t>Expenditures Ratio</w:t>
            </w:r>
            <w:r w:rsidR="00C37EEE" w:rsidRPr="00127044">
              <w:rPr>
                <w:rFonts w:ascii="Times New Roman" w:hAnsi="Times New Roman"/>
                <w:noProof/>
                <w:szCs w:val="24"/>
              </w:rPr>
              <w:t xml:space="preserve"> </w:t>
            </w:r>
            <w:r w:rsidR="00C37EEE" w:rsidRPr="00127044">
              <w:rPr>
                <w:rFonts w:ascii="Times New Roman" w:hAnsi="Times New Roman"/>
                <w:noProof/>
                <w:szCs w:val="24"/>
              </w:rPr>
              <w:drawing>
                <wp:inline distT="0" distB="0" distL="0" distR="0" wp14:anchorId="09E0C483" wp14:editId="0EDF95F5">
                  <wp:extent cx="2311400" cy="194064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710" t="9213" r="24358" b="13217"/>
                          <a:stretch/>
                        </pic:blipFill>
                        <pic:spPr bwMode="auto">
                          <a:xfrm>
                            <a:off x="0" y="0"/>
                            <a:ext cx="2323631" cy="19509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tcPr>
          <w:p w:rsidR="00A27725" w:rsidRPr="00127044" w:rsidRDefault="00A27725" w:rsidP="00A14B23">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Instruction Ratio</w:t>
            </w:r>
          </w:p>
          <w:p w:rsidR="00A27725" w:rsidRPr="00127044" w:rsidRDefault="00C37EEE" w:rsidP="00A14B23">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32888C9B" wp14:editId="3B86DD6B">
                  <wp:extent cx="2286000" cy="19919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1496" t="9346" r="24573" b="10147"/>
                          <a:stretch/>
                        </pic:blipFill>
                        <pic:spPr bwMode="auto">
                          <a:xfrm>
                            <a:off x="0" y="0"/>
                            <a:ext cx="2287577" cy="19933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27725" w:rsidRPr="00127044" w:rsidRDefault="00A27725" w:rsidP="00A27725">
      <w:pPr>
        <w:autoSpaceDE w:val="0"/>
        <w:autoSpaceDN w:val="0"/>
        <w:adjustRightInd w:val="0"/>
        <w:spacing w:line="480" w:lineRule="auto"/>
        <w:ind w:firstLine="720"/>
        <w:rPr>
          <w:rFonts w:ascii="Times New Roman" w:hAnsi="Times New Roman"/>
          <w:szCs w:val="24"/>
        </w:rPr>
        <w:sectPr w:rsidR="00A27725" w:rsidRPr="00127044" w:rsidSect="00FA0674">
          <w:type w:val="continuous"/>
          <w:pgSz w:w="11520" w:h="15120" w:code="1"/>
          <w:pgMar w:top="1080" w:right="1440" w:bottom="1080" w:left="1440" w:header="720" w:footer="720" w:gutter="0"/>
          <w:cols w:space="720"/>
          <w:titlePg/>
          <w:docGrid w:linePitch="326"/>
        </w:sectPr>
      </w:pPr>
    </w:p>
    <w:p w:rsidR="00A27725" w:rsidRPr="00127044" w:rsidRDefault="00C91C6C" w:rsidP="00650B7D">
      <w:pPr>
        <w:pStyle w:val="FigureCaption"/>
        <w:sectPr w:rsidR="00A27725" w:rsidRPr="00127044" w:rsidSect="00FA0674">
          <w:type w:val="continuous"/>
          <w:pgSz w:w="11520" w:h="15120" w:code="1"/>
          <w:pgMar w:top="1080" w:right="1440" w:bottom="1080" w:left="1440" w:header="720" w:footer="720" w:gutter="0"/>
          <w:cols w:space="720"/>
          <w:titlePg/>
          <w:docGrid w:linePitch="326"/>
        </w:sectPr>
      </w:pPr>
      <w:bookmarkStart w:id="143" w:name="_Toc321814776"/>
      <w:r w:rsidRPr="00127044">
        <w:rPr>
          <w:i/>
        </w:rPr>
        <w:lastRenderedPageBreak/>
        <w:t>Figure 10</w:t>
      </w:r>
      <w:r w:rsidR="00A27725" w:rsidRPr="00127044">
        <w:rPr>
          <w:i/>
        </w:rPr>
        <w:t>:</w:t>
      </w:r>
      <w:r w:rsidR="00A27725" w:rsidRPr="00127044">
        <w:t xml:space="preserve"> Histograms for Ratio of Librarians to FTE students, Ratio of Library Expenditures to FTE students, Ratio of Library Circulation to FTE students, and Ratio of Library Instruction to FTE students</w:t>
      </w:r>
      <w:bookmarkEnd w:id="143"/>
    </w:p>
    <w:p w:rsidR="00A27725" w:rsidRPr="00127044" w:rsidRDefault="00D87D0C" w:rsidP="00C91C6C">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lastRenderedPageBreak/>
        <w:t>O</w:t>
      </w:r>
      <w:r w:rsidR="00A27725" w:rsidRPr="00127044">
        <w:rPr>
          <w:rFonts w:ascii="Times New Roman" w:hAnsi="Times New Roman"/>
          <w:szCs w:val="24"/>
        </w:rPr>
        <w:t xml:space="preserve">nce again, in order to avoid committing an error of overestimation or underestimation, I normalized the data by taking a log base 10 of the ratio of librarians, ratio of expenditures, ratio of circulation, and ratio of instruction library variables (see figure </w:t>
      </w:r>
      <w:r w:rsidR="00C91C6C" w:rsidRPr="00127044">
        <w:rPr>
          <w:rFonts w:ascii="Times New Roman" w:hAnsi="Times New Roman"/>
          <w:szCs w:val="24"/>
        </w:rPr>
        <w:t>11</w:t>
      </w:r>
      <w:r w:rsidR="00A27725" w:rsidRPr="00127044">
        <w:rPr>
          <w:rFonts w:ascii="Times New Roman" w:hAnsi="Times New Roman"/>
          <w:szCs w:val="24"/>
        </w:rPr>
        <w:t>).</w:t>
      </w:r>
    </w:p>
    <w:p w:rsidR="00A27725" w:rsidRPr="00127044" w:rsidRDefault="00A27725" w:rsidP="00A27725">
      <w:pPr>
        <w:autoSpaceDE w:val="0"/>
        <w:autoSpaceDN w:val="0"/>
        <w:adjustRightInd w:val="0"/>
        <w:spacing w:line="480" w:lineRule="auto"/>
        <w:rPr>
          <w:rFonts w:ascii="Times New Roman" w:hAnsi="Times New Roman"/>
          <w:szCs w:val="24"/>
        </w:rPr>
        <w:sectPr w:rsidR="00A27725" w:rsidRPr="00127044" w:rsidSect="00FA0674">
          <w:type w:val="continuous"/>
          <w:pgSz w:w="11520" w:h="15120" w:code="1"/>
          <w:pgMar w:top="1080" w:right="1440" w:bottom="1080" w:left="1440" w:header="720" w:footer="720" w:gutter="0"/>
          <w:cols w:space="720"/>
          <w:titlePg/>
          <w:docGrid w:linePitch="326"/>
        </w:sectPr>
      </w:pPr>
    </w:p>
    <w:tbl>
      <w:tblPr>
        <w:tblW w:w="0" w:type="auto"/>
        <w:tblLook w:val="04A0" w:firstRow="1" w:lastRow="0" w:firstColumn="1" w:lastColumn="0" w:noHBand="0" w:noVBand="1"/>
      </w:tblPr>
      <w:tblGrid>
        <w:gridCol w:w="4414"/>
        <w:gridCol w:w="4442"/>
      </w:tblGrid>
      <w:tr w:rsidR="00A27725" w:rsidRPr="00127044">
        <w:tc>
          <w:tcPr>
            <w:tcW w:w="4788" w:type="dxa"/>
          </w:tcPr>
          <w:p w:rsidR="00A27725" w:rsidRPr="00127044" w:rsidRDefault="00A27725" w:rsidP="00A14B23">
            <w:pPr>
              <w:tabs>
                <w:tab w:val="center" w:pos="2286"/>
                <w:tab w:val="left" w:pos="3110"/>
              </w:tabs>
              <w:autoSpaceDE w:val="0"/>
              <w:autoSpaceDN w:val="0"/>
              <w:adjustRightInd w:val="0"/>
              <w:spacing w:line="360" w:lineRule="auto"/>
              <w:jc w:val="center"/>
              <w:rPr>
                <w:rFonts w:ascii="Times New Roman" w:hAnsi="Times New Roman"/>
                <w:sz w:val="20"/>
              </w:rPr>
            </w:pPr>
            <w:r w:rsidRPr="00127044">
              <w:rPr>
                <w:rFonts w:ascii="Times New Roman" w:hAnsi="Times New Roman"/>
                <w:noProof/>
                <w:szCs w:val="24"/>
              </w:rPr>
              <w:lastRenderedPageBreak/>
              <w:drawing>
                <wp:anchor distT="0" distB="0" distL="114300" distR="114300" simplePos="0" relativeHeight="251663360" behindDoc="0" locked="0" layoutInCell="1" allowOverlap="1" wp14:anchorId="3FE913CF" wp14:editId="6BA9C00B">
                  <wp:simplePos x="0" y="0"/>
                  <wp:positionH relativeFrom="margin">
                    <wp:posOffset>260350</wp:posOffset>
                  </wp:positionH>
                  <wp:positionV relativeFrom="margin">
                    <wp:posOffset>285750</wp:posOffset>
                  </wp:positionV>
                  <wp:extent cx="2393950" cy="18732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817" t="6275" r="24252" b="13484"/>
                          <a:stretch/>
                        </pic:blipFill>
                        <pic:spPr bwMode="auto">
                          <a:xfrm>
                            <a:off x="0" y="0"/>
                            <a:ext cx="2393950" cy="1873250"/>
                          </a:xfrm>
                          <a:prstGeom prst="rect">
                            <a:avLst/>
                          </a:prstGeom>
                          <a:noFill/>
                          <a:ln>
                            <a:noFill/>
                          </a:ln>
                          <a:extLst>
                            <a:ext uri="{53640926-AAD7-44D8-BBD7-CCE9431645EC}">
                              <a14:shadowObscured xmlns:a14="http://schemas.microsoft.com/office/drawing/2010/main"/>
                            </a:ext>
                          </a:extLst>
                        </pic:spPr>
                      </pic:pic>
                    </a:graphicData>
                  </a:graphic>
                </wp:anchor>
              </w:drawing>
            </w:r>
            <w:r w:rsidRPr="00127044">
              <w:rPr>
                <w:rFonts w:ascii="Times New Roman" w:hAnsi="Times New Roman"/>
                <w:sz w:val="20"/>
              </w:rPr>
              <w:t>Log10 of Librarians Ratio</w:t>
            </w:r>
          </w:p>
        </w:tc>
        <w:tc>
          <w:tcPr>
            <w:tcW w:w="4788" w:type="dxa"/>
          </w:tcPr>
          <w:p w:rsidR="00A27725" w:rsidRPr="00127044" w:rsidRDefault="00A27725" w:rsidP="00A14B23">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Log10 of Circulation Ratio</w:t>
            </w:r>
          </w:p>
          <w:p w:rsidR="00A27725" w:rsidRPr="00127044" w:rsidRDefault="00C608DF" w:rsidP="00A14B23">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6A3949A6" wp14:editId="32CB5579">
                  <wp:extent cx="2432050" cy="1958957"/>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1496" t="9479" r="24359" b="15888"/>
                          <a:stretch/>
                        </pic:blipFill>
                        <pic:spPr bwMode="auto">
                          <a:xfrm>
                            <a:off x="0" y="0"/>
                            <a:ext cx="2436570" cy="19625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7725" w:rsidRPr="00127044">
        <w:tc>
          <w:tcPr>
            <w:tcW w:w="4788" w:type="dxa"/>
          </w:tcPr>
          <w:p w:rsidR="00A27725" w:rsidRPr="00127044" w:rsidRDefault="00A27725" w:rsidP="00A27725">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t>Log 10 of Expenditures Ratio</w:t>
            </w:r>
            <w:r w:rsidR="00C608DF" w:rsidRPr="00127044">
              <w:rPr>
                <w:rFonts w:ascii="Times New Roman" w:hAnsi="Times New Roman"/>
                <w:noProof/>
                <w:szCs w:val="24"/>
              </w:rPr>
              <w:t xml:space="preserve"> </w:t>
            </w:r>
            <w:r w:rsidR="00C608DF" w:rsidRPr="00127044">
              <w:rPr>
                <w:rFonts w:ascii="Times New Roman" w:hAnsi="Times New Roman"/>
                <w:noProof/>
                <w:szCs w:val="24"/>
              </w:rPr>
              <w:drawing>
                <wp:inline distT="0" distB="0" distL="0" distR="0" wp14:anchorId="3D9AD993" wp14:editId="7899B557">
                  <wp:extent cx="2349500" cy="1983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2030" t="9479" r="24573" b="13084"/>
                          <a:stretch/>
                        </pic:blipFill>
                        <pic:spPr bwMode="auto">
                          <a:xfrm>
                            <a:off x="0" y="0"/>
                            <a:ext cx="2350816" cy="1984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tcPr>
          <w:p w:rsidR="00A27725" w:rsidRPr="00127044" w:rsidRDefault="00A27725" w:rsidP="00A14B23">
            <w:pPr>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t>Log10 of Instruction Ratio</w:t>
            </w:r>
          </w:p>
          <w:p w:rsidR="00A27725" w:rsidRPr="00127044" w:rsidRDefault="00C608DF" w:rsidP="00A14B23">
            <w:pPr>
              <w:autoSpaceDE w:val="0"/>
              <w:autoSpaceDN w:val="0"/>
              <w:adjustRightInd w:val="0"/>
              <w:spacing w:line="360" w:lineRule="auto"/>
              <w:jc w:val="center"/>
              <w:rPr>
                <w:rFonts w:ascii="Times New Roman" w:hAnsi="Times New Roman"/>
                <w:szCs w:val="24"/>
              </w:rPr>
            </w:pPr>
            <w:r w:rsidRPr="00127044">
              <w:rPr>
                <w:rFonts w:ascii="Times New Roman" w:hAnsi="Times New Roman"/>
                <w:noProof/>
                <w:szCs w:val="24"/>
              </w:rPr>
              <w:drawing>
                <wp:inline distT="0" distB="0" distL="0" distR="0" wp14:anchorId="3BCEBBBF" wp14:editId="050572DF">
                  <wp:extent cx="2379608" cy="20002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1602" t="9479" r="24680" b="13084"/>
                          <a:stretch/>
                        </pic:blipFill>
                        <pic:spPr bwMode="auto">
                          <a:xfrm>
                            <a:off x="0" y="0"/>
                            <a:ext cx="2380360" cy="20008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27725" w:rsidRPr="00127044" w:rsidRDefault="00C91C6C" w:rsidP="00650B7D">
      <w:pPr>
        <w:pStyle w:val="FigureCaption"/>
        <w:rPr>
          <w:b/>
        </w:rPr>
      </w:pPr>
      <w:bookmarkStart w:id="144" w:name="_Toc321814777"/>
      <w:r w:rsidRPr="00127044">
        <w:rPr>
          <w:i/>
        </w:rPr>
        <w:t>Figure 11</w:t>
      </w:r>
      <w:r w:rsidR="00A27725" w:rsidRPr="00127044">
        <w:t>: Histograms for Ratio of Librarians, Library Expenditures, Library Circulation, and Library Instruction transformed with Log10</w:t>
      </w:r>
      <w:bookmarkEnd w:id="144"/>
    </w:p>
    <w:p w:rsidR="00D87D0C" w:rsidRPr="00127044" w:rsidRDefault="00D87D0C" w:rsidP="00D87D0C">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Each of the library </w:t>
      </w:r>
      <w:r w:rsidR="0017525D" w:rsidRPr="00127044">
        <w:rPr>
          <w:rFonts w:ascii="Times New Roman" w:hAnsi="Times New Roman"/>
          <w:szCs w:val="24"/>
        </w:rPr>
        <w:t>ratio variables now demonstrated normality and had</w:t>
      </w:r>
      <w:r w:rsidRPr="00127044">
        <w:rPr>
          <w:rFonts w:ascii="Times New Roman" w:hAnsi="Times New Roman"/>
          <w:szCs w:val="24"/>
        </w:rPr>
        <w:t xml:space="preserve"> measures of kurtosis and skewness that fall below 1.0. The alternate Library </w:t>
      </w:r>
      <w:r w:rsidR="003317CE" w:rsidRPr="00127044">
        <w:rPr>
          <w:rFonts w:ascii="Times New Roman" w:hAnsi="Times New Roman"/>
          <w:szCs w:val="24"/>
        </w:rPr>
        <w:t xml:space="preserve">ratios </w:t>
      </w:r>
      <w:r w:rsidRPr="00127044">
        <w:rPr>
          <w:rFonts w:ascii="Times New Roman" w:hAnsi="Times New Roman"/>
          <w:szCs w:val="24"/>
        </w:rPr>
        <w:t xml:space="preserve">construct </w:t>
      </w:r>
      <w:r w:rsidR="00A77578" w:rsidRPr="00127044">
        <w:rPr>
          <w:rFonts w:ascii="Times New Roman" w:hAnsi="Times New Roman"/>
          <w:szCs w:val="24"/>
        </w:rPr>
        <w:t>were</w:t>
      </w:r>
      <w:r w:rsidRPr="00127044">
        <w:rPr>
          <w:rFonts w:ascii="Times New Roman" w:hAnsi="Times New Roman"/>
          <w:szCs w:val="24"/>
        </w:rPr>
        <w:t xml:space="preserve"> therefore represented by the observed measures of Log10 ratio of librarians</w:t>
      </w:r>
      <w:r w:rsidR="003317CE" w:rsidRPr="00127044">
        <w:rPr>
          <w:rFonts w:ascii="Times New Roman" w:hAnsi="Times New Roman"/>
          <w:szCs w:val="24"/>
        </w:rPr>
        <w:t>,</w:t>
      </w:r>
      <w:r w:rsidRPr="00127044">
        <w:rPr>
          <w:rFonts w:ascii="Times New Roman" w:hAnsi="Times New Roman"/>
          <w:szCs w:val="24"/>
        </w:rPr>
        <w:t xml:space="preserve"> expenditures, circulation, and instruction</w:t>
      </w:r>
      <w:r w:rsidR="003317CE" w:rsidRPr="00127044">
        <w:rPr>
          <w:rFonts w:ascii="Times New Roman" w:hAnsi="Times New Roman"/>
          <w:szCs w:val="24"/>
        </w:rPr>
        <w:t>.</w:t>
      </w:r>
    </w:p>
    <w:p w:rsidR="006F4662" w:rsidRPr="00127044" w:rsidRDefault="006F4662" w:rsidP="006F4662">
      <w:pPr>
        <w:pStyle w:val="Heading2fordissertation"/>
      </w:pPr>
      <w:bookmarkStart w:id="145" w:name="_Toc357082382"/>
      <w:r w:rsidRPr="00127044">
        <w:t>Academic Performance Construct</w:t>
      </w:r>
      <w:bookmarkEnd w:id="145"/>
    </w:p>
    <w:p w:rsidR="00B55D4A" w:rsidRPr="00127044" w:rsidRDefault="006F4662" w:rsidP="00B63EDD">
      <w:pPr>
        <w:spacing w:line="480" w:lineRule="auto"/>
        <w:ind w:firstLine="720"/>
        <w:rPr>
          <w:rFonts w:ascii="Times New Roman" w:hAnsi="Times New Roman"/>
          <w:iCs/>
          <w:color w:val="000000"/>
          <w:szCs w:val="24"/>
        </w:rPr>
      </w:pPr>
      <w:r w:rsidRPr="00127044">
        <w:rPr>
          <w:rFonts w:ascii="Times New Roman" w:hAnsi="Times New Roman"/>
          <w:szCs w:val="24"/>
        </w:rPr>
        <w:t xml:space="preserve">The Academic </w:t>
      </w:r>
      <w:r w:rsidR="0017525D" w:rsidRPr="00127044">
        <w:rPr>
          <w:rFonts w:ascii="Times New Roman" w:hAnsi="Times New Roman"/>
          <w:szCs w:val="24"/>
        </w:rPr>
        <w:t>P</w:t>
      </w:r>
      <w:r w:rsidR="00FF50B3" w:rsidRPr="00127044">
        <w:rPr>
          <w:rFonts w:ascii="Times New Roman" w:hAnsi="Times New Roman"/>
          <w:szCs w:val="24"/>
        </w:rPr>
        <w:t>erformance construct represented</w:t>
      </w:r>
      <w:r w:rsidRPr="00127044">
        <w:rPr>
          <w:rFonts w:ascii="Times New Roman" w:hAnsi="Times New Roman"/>
          <w:szCs w:val="24"/>
        </w:rPr>
        <w:t xml:space="preserve"> the extent to which students at an institution, on average, engage</w:t>
      </w:r>
      <w:r w:rsidR="0017525D" w:rsidRPr="00127044">
        <w:rPr>
          <w:rFonts w:ascii="Times New Roman" w:hAnsi="Times New Roman"/>
          <w:szCs w:val="24"/>
        </w:rPr>
        <w:t>d</w:t>
      </w:r>
      <w:r w:rsidRPr="00127044">
        <w:rPr>
          <w:rFonts w:ascii="Times New Roman" w:hAnsi="Times New Roman"/>
          <w:szCs w:val="24"/>
        </w:rPr>
        <w:t xml:space="preserve"> in higher order thinking skills that lead to critical </w:t>
      </w:r>
      <w:r w:rsidRPr="00127044">
        <w:rPr>
          <w:rFonts w:ascii="Times New Roman" w:hAnsi="Times New Roman"/>
          <w:szCs w:val="24"/>
        </w:rPr>
        <w:lastRenderedPageBreak/>
        <w:t xml:space="preserve">thinking and lifelong learning, as possibly reflected in their grades. </w:t>
      </w:r>
      <w:r w:rsidR="00153FCC" w:rsidRPr="00127044">
        <w:rPr>
          <w:rFonts w:ascii="Times New Roman" w:hAnsi="Times New Roman"/>
          <w:szCs w:val="24"/>
        </w:rPr>
        <w:t>I obtained t</w:t>
      </w:r>
      <w:r w:rsidRPr="00127044">
        <w:rPr>
          <w:rFonts w:ascii="Times New Roman" w:hAnsi="Times New Roman"/>
          <w:szCs w:val="24"/>
        </w:rPr>
        <w:t xml:space="preserve">he Academic </w:t>
      </w:r>
      <w:r w:rsidR="00E7743E" w:rsidRPr="00127044">
        <w:rPr>
          <w:rFonts w:ascii="Times New Roman" w:hAnsi="Times New Roman"/>
          <w:szCs w:val="24"/>
        </w:rPr>
        <w:t>Performance</w:t>
      </w:r>
      <w:r w:rsidRPr="00127044">
        <w:rPr>
          <w:rFonts w:ascii="Times New Roman" w:hAnsi="Times New Roman"/>
          <w:szCs w:val="24"/>
        </w:rPr>
        <w:t xml:space="preserve"> indicators from the 2006 NSSE.</w:t>
      </w:r>
      <w:r w:rsidR="00F37193" w:rsidRPr="00127044">
        <w:rPr>
          <w:rFonts w:ascii="Times New Roman" w:hAnsi="Times New Roman"/>
          <w:szCs w:val="24"/>
        </w:rPr>
        <w:t xml:space="preserve"> See T</w:t>
      </w:r>
      <w:r w:rsidR="00FB01C8" w:rsidRPr="00127044">
        <w:rPr>
          <w:rFonts w:ascii="Times New Roman" w:hAnsi="Times New Roman"/>
          <w:szCs w:val="24"/>
        </w:rPr>
        <w:t>able 4.</w:t>
      </w:r>
    </w:p>
    <w:p w:rsidR="00E72848" w:rsidRPr="00127044" w:rsidRDefault="0072486E" w:rsidP="004A740B">
      <w:pPr>
        <w:pStyle w:val="TableCaption"/>
        <w:rPr>
          <w:i/>
        </w:rPr>
      </w:pPr>
      <w:bookmarkStart w:id="146" w:name="_Toc321814415"/>
      <w:r w:rsidRPr="00127044">
        <w:t xml:space="preserve">Table </w:t>
      </w:r>
      <w:r w:rsidR="00720373" w:rsidRPr="00127044">
        <w:t>4</w:t>
      </w:r>
      <w:r w:rsidR="00E72848" w:rsidRPr="00127044">
        <w:t>:</w:t>
      </w:r>
      <w:bookmarkEnd w:id="146"/>
    </w:p>
    <w:p w:rsidR="0072486E" w:rsidRPr="00127044" w:rsidRDefault="0072486E" w:rsidP="004A740B">
      <w:pPr>
        <w:pStyle w:val="TableCaption"/>
      </w:pPr>
      <w:bookmarkStart w:id="147" w:name="_Toc321814416"/>
      <w:r w:rsidRPr="00127044">
        <w:rPr>
          <w:i/>
        </w:rPr>
        <w:t xml:space="preserve">Academic Performance Construct: Descriptive Statistics for </w:t>
      </w:r>
      <w:r w:rsidR="00975958" w:rsidRPr="00127044">
        <w:rPr>
          <w:i/>
        </w:rPr>
        <w:t>Memorized, Applied, Analyzed, Synthesized, Evaluated</w:t>
      </w:r>
      <w:r w:rsidRPr="00127044">
        <w:rPr>
          <w:i/>
        </w:rPr>
        <w:t>, Critical Thinking, Lifelong Learning, and Grades</w:t>
      </w:r>
      <w:r w:rsidR="00CB7EEF" w:rsidRPr="00127044">
        <w:rPr>
          <w:i/>
        </w:rPr>
        <w:t xml:space="preserve"> (N = </w:t>
      </w:r>
      <w:r w:rsidR="00D34A53" w:rsidRPr="00127044">
        <w:rPr>
          <w:i/>
        </w:rPr>
        <w:t>497</w:t>
      </w:r>
      <w:r w:rsidR="00CB7EEF" w:rsidRPr="00127044">
        <w:rPr>
          <w:i/>
        </w:rPr>
        <w:t>)</w:t>
      </w:r>
      <w:bookmarkEnd w:id="147"/>
    </w:p>
    <w:tbl>
      <w:tblPr>
        <w:tblW w:w="55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800"/>
        <w:gridCol w:w="900"/>
        <w:gridCol w:w="720"/>
        <w:gridCol w:w="1080"/>
        <w:gridCol w:w="1080"/>
      </w:tblGrid>
      <w:tr w:rsidR="00B569BC" w:rsidRPr="00127044">
        <w:trPr>
          <w:cantSplit/>
          <w:tblHeader/>
        </w:trPr>
        <w:tc>
          <w:tcPr>
            <w:tcW w:w="1800" w:type="dxa"/>
            <w:tcBorders>
              <w:left w:val="nil"/>
              <w:right w:val="nil"/>
            </w:tcBorders>
            <w:shd w:val="clear" w:color="auto" w:fill="FFFFFF"/>
          </w:tcPr>
          <w:p w:rsidR="00B569BC" w:rsidRPr="00127044" w:rsidRDefault="00B569BC" w:rsidP="00795232">
            <w:pPr>
              <w:autoSpaceDE w:val="0"/>
              <w:autoSpaceDN w:val="0"/>
              <w:adjustRightInd w:val="0"/>
              <w:rPr>
                <w:rFonts w:ascii="Times New Roman" w:hAnsi="Times New Roman"/>
                <w:szCs w:val="24"/>
              </w:rPr>
            </w:pPr>
          </w:p>
        </w:tc>
        <w:tc>
          <w:tcPr>
            <w:tcW w:w="900" w:type="dxa"/>
            <w:tcBorders>
              <w:left w:val="nil"/>
              <w:right w:val="nil"/>
            </w:tcBorders>
            <w:shd w:val="clear" w:color="auto" w:fill="FFFFFF"/>
            <w:vAlign w:val="bottom"/>
          </w:tcPr>
          <w:p w:rsidR="00B569BC" w:rsidRPr="00127044" w:rsidRDefault="00B569BC"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720" w:type="dxa"/>
            <w:tcBorders>
              <w:left w:val="nil"/>
              <w:right w:val="nil"/>
            </w:tcBorders>
            <w:shd w:val="clear" w:color="auto" w:fill="FFFFFF"/>
            <w:vAlign w:val="bottom"/>
          </w:tcPr>
          <w:p w:rsidR="00B569BC" w:rsidRPr="00127044" w:rsidRDefault="00CB7EEF"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080" w:type="dxa"/>
            <w:tcBorders>
              <w:left w:val="nil"/>
              <w:right w:val="nil"/>
            </w:tcBorders>
            <w:shd w:val="clear" w:color="auto" w:fill="FFFFFF"/>
            <w:tcMar>
              <w:top w:w="30" w:type="dxa"/>
              <w:left w:w="30" w:type="dxa"/>
              <w:bottom w:w="30" w:type="dxa"/>
              <w:right w:w="30" w:type="dxa"/>
            </w:tcMar>
            <w:vAlign w:val="bottom"/>
          </w:tcPr>
          <w:p w:rsidR="00B569BC" w:rsidRPr="00127044" w:rsidRDefault="00B569BC"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B569BC" w:rsidRPr="00127044" w:rsidRDefault="00B569BC"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B569BC" w:rsidRPr="00127044">
        <w:trPr>
          <w:cantSplit/>
          <w:tblHeader/>
        </w:trPr>
        <w:tc>
          <w:tcPr>
            <w:tcW w:w="1800" w:type="dxa"/>
            <w:tcBorders>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Memorized</w:t>
            </w:r>
          </w:p>
        </w:tc>
        <w:tc>
          <w:tcPr>
            <w:tcW w:w="900" w:type="dxa"/>
            <w:tcBorders>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2.76</w:t>
            </w:r>
          </w:p>
        </w:tc>
        <w:tc>
          <w:tcPr>
            <w:tcW w:w="720" w:type="dxa"/>
            <w:tcBorders>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.219</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1.53</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3.25</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Applied</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3.11</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.114</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2.57</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3.52</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Analyzed</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3.18</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3.68</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Synthesized</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2.98</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3.56</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Evaluated</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2.93</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2.52</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3.41</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Critical thinking</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3.30</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3.80</w:t>
            </w:r>
          </w:p>
        </w:tc>
      </w:tr>
      <w:tr w:rsidR="00B569BC" w:rsidRPr="00127044">
        <w:trPr>
          <w:cantSplit/>
          <w:tblHeader/>
        </w:trPr>
        <w:tc>
          <w:tcPr>
            <w:tcW w:w="1800" w:type="dxa"/>
            <w:tcBorders>
              <w:top w:val="nil"/>
              <w:left w:val="nil"/>
              <w:bottom w:val="nil"/>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Lifelong learning</w:t>
            </w:r>
          </w:p>
        </w:tc>
        <w:tc>
          <w:tcPr>
            <w:tcW w:w="90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2.96</w:t>
            </w:r>
          </w:p>
        </w:tc>
        <w:tc>
          <w:tcPr>
            <w:tcW w:w="720" w:type="dxa"/>
            <w:tcBorders>
              <w:top w:val="nil"/>
              <w:left w:val="nil"/>
              <w:bottom w:val="nil"/>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2.58</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3.60</w:t>
            </w:r>
          </w:p>
        </w:tc>
      </w:tr>
      <w:tr w:rsidR="00B569BC" w:rsidRPr="00127044">
        <w:trPr>
          <w:cantSplit/>
          <w:tblHeader/>
        </w:trPr>
        <w:tc>
          <w:tcPr>
            <w:tcW w:w="1800" w:type="dxa"/>
            <w:tcBorders>
              <w:top w:val="nil"/>
              <w:left w:val="nil"/>
              <w:bottom w:val="single" w:sz="8" w:space="0" w:color="auto"/>
              <w:right w:val="nil"/>
            </w:tcBorders>
            <w:shd w:val="clear" w:color="auto" w:fill="FFFFFF"/>
          </w:tcPr>
          <w:p w:rsidR="00B569BC" w:rsidRPr="00127044" w:rsidRDefault="00B569BC"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Grades</w:t>
            </w:r>
          </w:p>
        </w:tc>
        <w:tc>
          <w:tcPr>
            <w:tcW w:w="900" w:type="dxa"/>
            <w:tcBorders>
              <w:top w:val="nil"/>
              <w:left w:val="nil"/>
              <w:bottom w:val="single" w:sz="8" w:space="0" w:color="auto"/>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6.00</w:t>
            </w:r>
          </w:p>
        </w:tc>
        <w:tc>
          <w:tcPr>
            <w:tcW w:w="720" w:type="dxa"/>
            <w:tcBorders>
              <w:top w:val="nil"/>
              <w:left w:val="nil"/>
              <w:bottom w:val="single" w:sz="8" w:space="0" w:color="auto"/>
              <w:right w:val="nil"/>
            </w:tcBorders>
            <w:shd w:val="clear" w:color="auto" w:fill="FFFFFF"/>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.371</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4.28</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B569BC" w:rsidRPr="00127044" w:rsidRDefault="00B569BC"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7.30</w:t>
            </w:r>
          </w:p>
        </w:tc>
      </w:tr>
    </w:tbl>
    <w:p w:rsidR="00B63EDD" w:rsidRPr="00127044" w:rsidRDefault="00B63EDD" w:rsidP="00E53121">
      <w:pPr>
        <w:pStyle w:val="Heading3fordissertation"/>
        <w:spacing w:line="240" w:lineRule="auto"/>
      </w:pPr>
    </w:p>
    <w:p w:rsidR="006F4662" w:rsidRPr="00127044" w:rsidRDefault="006F4662" w:rsidP="0057711E">
      <w:pPr>
        <w:pStyle w:val="Heading3fordissertation"/>
      </w:pPr>
      <w:bookmarkStart w:id="148" w:name="_Toc357082383"/>
      <w:r w:rsidRPr="00127044">
        <w:t>Bloom’s Taxonomy</w:t>
      </w:r>
      <w:bookmarkEnd w:id="148"/>
    </w:p>
    <w:p w:rsidR="00D24244" w:rsidRPr="00127044" w:rsidRDefault="0017525D" w:rsidP="00D24244">
      <w:pPr>
        <w:spacing w:line="480" w:lineRule="auto"/>
        <w:ind w:firstLine="720"/>
        <w:rPr>
          <w:rFonts w:ascii="Times New Roman" w:hAnsi="Times New Roman"/>
          <w:szCs w:val="24"/>
        </w:rPr>
      </w:pPr>
      <w:r w:rsidRPr="00127044">
        <w:rPr>
          <w:rFonts w:ascii="Times New Roman" w:hAnsi="Times New Roman"/>
          <w:szCs w:val="24"/>
        </w:rPr>
        <w:t>NSSE asked</w:t>
      </w:r>
      <w:r w:rsidR="006F4662" w:rsidRPr="00127044">
        <w:rPr>
          <w:rFonts w:ascii="Times New Roman" w:hAnsi="Times New Roman"/>
          <w:szCs w:val="24"/>
        </w:rPr>
        <w:t xml:space="preserve"> </w:t>
      </w:r>
      <w:r w:rsidR="00F75AA3" w:rsidRPr="00127044">
        <w:rPr>
          <w:rFonts w:ascii="Times New Roman" w:hAnsi="Times New Roman"/>
          <w:szCs w:val="24"/>
        </w:rPr>
        <w:t xml:space="preserve">students </w:t>
      </w:r>
      <w:r w:rsidR="006F4662" w:rsidRPr="00127044">
        <w:rPr>
          <w:rFonts w:ascii="Times New Roman" w:hAnsi="Times New Roman"/>
          <w:szCs w:val="24"/>
        </w:rPr>
        <w:t xml:space="preserve">how much </w:t>
      </w:r>
      <w:r w:rsidR="003526A5" w:rsidRPr="00127044">
        <w:rPr>
          <w:rFonts w:ascii="Times New Roman" w:hAnsi="Times New Roman"/>
          <w:szCs w:val="24"/>
        </w:rPr>
        <w:t xml:space="preserve">their </w:t>
      </w:r>
      <w:r w:rsidR="006F4662" w:rsidRPr="00127044">
        <w:rPr>
          <w:rFonts w:ascii="Times New Roman" w:hAnsi="Times New Roman"/>
          <w:szCs w:val="24"/>
        </w:rPr>
        <w:t>coursework emphasized each of the cognitive activities</w:t>
      </w:r>
      <w:r w:rsidR="00F75AA3" w:rsidRPr="00127044">
        <w:rPr>
          <w:rFonts w:ascii="Times New Roman" w:hAnsi="Times New Roman"/>
          <w:szCs w:val="24"/>
        </w:rPr>
        <w:t xml:space="preserve"> </w:t>
      </w:r>
      <w:r w:rsidR="006F4662" w:rsidRPr="00127044">
        <w:rPr>
          <w:rFonts w:ascii="Times New Roman" w:hAnsi="Times New Roman"/>
          <w:szCs w:val="24"/>
        </w:rPr>
        <w:t>– memorization, application</w:t>
      </w:r>
      <w:r w:rsidR="00EB18B4" w:rsidRPr="00127044">
        <w:rPr>
          <w:rFonts w:ascii="Times New Roman" w:hAnsi="Times New Roman"/>
          <w:szCs w:val="24"/>
        </w:rPr>
        <w:t>,</w:t>
      </w:r>
      <w:r w:rsidR="006F4662" w:rsidRPr="00127044">
        <w:rPr>
          <w:rFonts w:ascii="Times New Roman" w:hAnsi="Times New Roman"/>
          <w:szCs w:val="24"/>
        </w:rPr>
        <w:t xml:space="preserve"> analysis, synthesis, and evaluation – on a four point scale from (1) </w:t>
      </w:r>
      <w:r w:rsidR="006F4662" w:rsidRPr="00127044">
        <w:rPr>
          <w:rFonts w:ascii="Times New Roman" w:hAnsi="Times New Roman"/>
          <w:i/>
          <w:szCs w:val="24"/>
        </w:rPr>
        <w:t>very little</w:t>
      </w:r>
      <w:r w:rsidR="006F4662" w:rsidRPr="00127044">
        <w:rPr>
          <w:rFonts w:ascii="Times New Roman" w:hAnsi="Times New Roman"/>
          <w:szCs w:val="24"/>
        </w:rPr>
        <w:t xml:space="preserve"> to (2) </w:t>
      </w:r>
      <w:r w:rsidR="006F4662" w:rsidRPr="00127044">
        <w:rPr>
          <w:rFonts w:ascii="Times New Roman" w:hAnsi="Times New Roman"/>
          <w:i/>
          <w:szCs w:val="24"/>
        </w:rPr>
        <w:t>some</w:t>
      </w:r>
      <w:r w:rsidR="006F4662" w:rsidRPr="00127044">
        <w:rPr>
          <w:rFonts w:ascii="Times New Roman" w:hAnsi="Times New Roman"/>
          <w:szCs w:val="24"/>
        </w:rPr>
        <w:t xml:space="preserve"> to (3) </w:t>
      </w:r>
      <w:r w:rsidR="006F4662" w:rsidRPr="00127044">
        <w:rPr>
          <w:rFonts w:ascii="Times New Roman" w:hAnsi="Times New Roman"/>
          <w:i/>
          <w:szCs w:val="24"/>
        </w:rPr>
        <w:t>quite a bit</w:t>
      </w:r>
      <w:r w:rsidR="006F4662" w:rsidRPr="00127044">
        <w:rPr>
          <w:rFonts w:ascii="Times New Roman" w:hAnsi="Times New Roman"/>
          <w:szCs w:val="24"/>
        </w:rPr>
        <w:t xml:space="preserve"> to (4) </w:t>
      </w:r>
      <w:r w:rsidR="006F4662" w:rsidRPr="00127044">
        <w:rPr>
          <w:rFonts w:ascii="Times New Roman" w:hAnsi="Times New Roman"/>
          <w:i/>
          <w:szCs w:val="24"/>
        </w:rPr>
        <w:t>very much</w:t>
      </w:r>
      <w:r w:rsidR="006F4662" w:rsidRPr="00127044">
        <w:rPr>
          <w:rFonts w:ascii="Times New Roman" w:hAnsi="Times New Roman"/>
          <w:szCs w:val="24"/>
        </w:rPr>
        <w:t>.</w:t>
      </w:r>
      <w:r w:rsidR="00D24244" w:rsidRPr="00127044">
        <w:rPr>
          <w:rFonts w:ascii="Times New Roman" w:hAnsi="Times New Roman"/>
          <w:szCs w:val="24"/>
        </w:rPr>
        <w:t xml:space="preserve"> These measures were taken from Bloom’s Taxonomy</w:t>
      </w:r>
      <w:r w:rsidR="00371E2A" w:rsidRPr="00127044">
        <w:rPr>
          <w:rFonts w:ascii="Times New Roman" w:hAnsi="Times New Roman"/>
          <w:szCs w:val="24"/>
        </w:rPr>
        <w:t xml:space="preserve"> </w:t>
      </w:r>
      <w:r w:rsidR="00E6099C" w:rsidRPr="00127044">
        <w:rPr>
          <w:rFonts w:ascii="Times New Roman" w:hAnsi="Times New Roman"/>
          <w:szCs w:val="24"/>
        </w:rPr>
        <w:fldChar w:fldCharType="begin"/>
      </w:r>
      <w:r w:rsidR="00371E2A" w:rsidRPr="00127044">
        <w:rPr>
          <w:rFonts w:ascii="Times New Roman" w:hAnsi="Times New Roman"/>
          <w:szCs w:val="24"/>
        </w:rPr>
        <w:instrText xml:space="preserve"> ADDIN EN.CITE &lt;EndNote&gt;&lt;Cite&gt;&lt;Author&gt;Anderson&lt;/Author&gt;&lt;Year&gt;2001&lt;/Year&gt;&lt;RecNum&gt;515&lt;/RecNum&gt;&lt;DisplayText&gt;(Anderson, Krathwohl, &amp;amp; Bloom, 2001; Bloom, 1956)&lt;/DisplayText&gt;&lt;record&gt;&lt;rec-number&gt;515&lt;/rec-number&gt;&lt;foreign-keys&gt;&lt;key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Cite&gt;&lt;Author&gt;Bloom&lt;/Author&gt;&lt;Year&gt;1956&lt;/Year&gt;&lt;RecNum&gt;514&lt;/RecNum&gt;&lt;record&gt;&lt;rec-number&gt;514&lt;/rec-number&gt;&lt;foreign-keys&gt;&lt;key app="EN" db-id="trdvwvf9m00zd4es0eavtr0g5zf90pzwzsw5"&gt;514&lt;/key&gt;&lt;/foreign-keys&gt;&lt;ref-type name="Book"&gt;6&lt;/ref-type&gt;&lt;contributors&gt;&lt;authors&gt;&lt;author&gt;Bloom, Benjamin Samuel&lt;/author&gt;&lt;/authors&gt;&lt;/contributors&gt;&lt;titles&gt;&lt;title&gt;Taxonomy of educational objectives; the classification of educational goals&lt;/title&gt;&lt;/titles&gt;&lt;dates&gt;&lt;year&gt;1956&lt;/year&gt;&lt;/dates&gt;&lt;pub-location&gt;New York&lt;/pub-location&gt;&lt;publisher&gt;Longmans, Green&lt;/publisher&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371E2A" w:rsidRPr="00127044">
        <w:rPr>
          <w:rFonts w:ascii="Times New Roman" w:hAnsi="Times New Roman"/>
          <w:noProof/>
          <w:szCs w:val="24"/>
        </w:rPr>
        <w:t>(</w:t>
      </w:r>
      <w:hyperlink w:anchor="_ENREF_5" w:tooltip="Anderson, 2001 #515" w:history="1">
        <w:r w:rsidR="00886D37" w:rsidRPr="00127044">
          <w:rPr>
            <w:rFonts w:ascii="Times New Roman" w:hAnsi="Times New Roman"/>
            <w:noProof/>
            <w:szCs w:val="24"/>
          </w:rPr>
          <w:t>Anderson, Krathwohl, &amp; Bloom, 2001</w:t>
        </w:r>
      </w:hyperlink>
      <w:r w:rsidR="00371E2A" w:rsidRPr="00127044">
        <w:rPr>
          <w:rFonts w:ascii="Times New Roman" w:hAnsi="Times New Roman"/>
          <w:noProof/>
          <w:szCs w:val="24"/>
        </w:rPr>
        <w:t xml:space="preserve">; </w:t>
      </w:r>
      <w:hyperlink w:anchor="_ENREF_24" w:tooltip="Bloom, 1956 #514" w:history="1">
        <w:r w:rsidR="00886D37" w:rsidRPr="00127044">
          <w:rPr>
            <w:rFonts w:ascii="Times New Roman" w:hAnsi="Times New Roman"/>
            <w:noProof/>
            <w:szCs w:val="24"/>
          </w:rPr>
          <w:t>Bloom, 1956</w:t>
        </w:r>
      </w:hyperlink>
      <w:r w:rsidR="00371E2A" w:rsidRPr="00127044">
        <w:rPr>
          <w:rFonts w:ascii="Times New Roman" w:hAnsi="Times New Roman"/>
          <w:noProof/>
          <w:szCs w:val="24"/>
        </w:rPr>
        <w:t>)</w:t>
      </w:r>
      <w:r w:rsidR="00E6099C" w:rsidRPr="00127044">
        <w:rPr>
          <w:rFonts w:ascii="Times New Roman" w:hAnsi="Times New Roman"/>
          <w:szCs w:val="24"/>
        </w:rPr>
        <w:fldChar w:fldCharType="end"/>
      </w:r>
      <w:r w:rsidR="00F75AA3" w:rsidRPr="00127044">
        <w:rPr>
          <w:rFonts w:ascii="Times New Roman" w:hAnsi="Times New Roman"/>
          <w:szCs w:val="24"/>
        </w:rPr>
        <w:t>, which</w:t>
      </w:r>
      <w:r w:rsidR="00D24244" w:rsidRPr="00127044">
        <w:rPr>
          <w:rFonts w:ascii="Times New Roman" w:hAnsi="Times New Roman"/>
          <w:szCs w:val="24"/>
        </w:rPr>
        <w:t xml:space="preserve"> classifies</w:t>
      </w:r>
      <w:r w:rsidR="007B7584" w:rsidRPr="00127044">
        <w:rPr>
          <w:rFonts w:ascii="Times New Roman" w:hAnsi="Times New Roman"/>
          <w:szCs w:val="24"/>
        </w:rPr>
        <w:t xml:space="preserve"> and ranks cognitive, affective, and psychomotor domains.</w:t>
      </w:r>
      <w:r w:rsidR="006F3BFD" w:rsidRPr="00127044">
        <w:rPr>
          <w:rFonts w:ascii="Times New Roman" w:hAnsi="Times New Roman"/>
          <w:szCs w:val="24"/>
        </w:rPr>
        <w:t xml:space="preserve"> </w:t>
      </w:r>
      <w:r w:rsidR="007B7584" w:rsidRPr="00127044">
        <w:rPr>
          <w:rFonts w:ascii="Times New Roman" w:hAnsi="Times New Roman"/>
          <w:szCs w:val="24"/>
        </w:rPr>
        <w:t xml:space="preserve">My interest </w:t>
      </w:r>
      <w:r w:rsidRPr="00127044">
        <w:rPr>
          <w:rFonts w:ascii="Times New Roman" w:hAnsi="Times New Roman"/>
          <w:szCs w:val="24"/>
        </w:rPr>
        <w:t>was</w:t>
      </w:r>
      <w:r w:rsidR="007B7584" w:rsidRPr="00127044">
        <w:rPr>
          <w:rFonts w:ascii="Times New Roman" w:hAnsi="Times New Roman"/>
          <w:szCs w:val="24"/>
        </w:rPr>
        <w:t xml:space="preserve"> in the cognitive domain. Memorization or knowledge is the lowest order thinking skill, moving up through comprehension, application, analysis, synthesis, and evaluation. The revised taxonomy</w:t>
      </w:r>
      <w:r w:rsidR="00371E2A" w:rsidRPr="00127044">
        <w:rPr>
          <w:rFonts w:ascii="Times New Roman" w:hAnsi="Times New Roman"/>
          <w:szCs w:val="24"/>
        </w:rPr>
        <w:t xml:space="preserve"> </w:t>
      </w:r>
      <w:r w:rsidR="00E6099C" w:rsidRPr="00127044">
        <w:rPr>
          <w:rFonts w:ascii="Times New Roman" w:hAnsi="Times New Roman"/>
          <w:szCs w:val="24"/>
        </w:rPr>
        <w:fldChar w:fldCharType="begin"/>
      </w:r>
      <w:r w:rsidR="00371E2A" w:rsidRPr="00127044">
        <w:rPr>
          <w:rFonts w:ascii="Times New Roman" w:hAnsi="Times New Roman"/>
          <w:szCs w:val="24"/>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371E2A" w:rsidRPr="00127044">
        <w:rPr>
          <w:rFonts w:ascii="Times New Roman" w:hAnsi="Times New Roman"/>
          <w:noProof/>
          <w:szCs w:val="24"/>
        </w:rPr>
        <w:t>(</w:t>
      </w:r>
      <w:hyperlink w:anchor="_ENREF_5" w:tooltip="Anderson, 2001 #515" w:history="1">
        <w:r w:rsidR="00886D37" w:rsidRPr="00127044">
          <w:rPr>
            <w:rFonts w:ascii="Times New Roman" w:hAnsi="Times New Roman"/>
            <w:noProof/>
            <w:szCs w:val="24"/>
          </w:rPr>
          <w:t>Anderson, et al., 2001</w:t>
        </w:r>
      </w:hyperlink>
      <w:r w:rsidR="00371E2A" w:rsidRPr="00127044">
        <w:rPr>
          <w:rFonts w:ascii="Times New Roman" w:hAnsi="Times New Roman"/>
          <w:noProof/>
          <w:szCs w:val="24"/>
        </w:rPr>
        <w:t>)</w:t>
      </w:r>
      <w:r w:rsidR="00E6099C" w:rsidRPr="00127044">
        <w:rPr>
          <w:rFonts w:ascii="Times New Roman" w:hAnsi="Times New Roman"/>
          <w:szCs w:val="24"/>
        </w:rPr>
        <w:fldChar w:fldCharType="end"/>
      </w:r>
      <w:r w:rsidR="007B7584" w:rsidRPr="00127044">
        <w:rPr>
          <w:rFonts w:ascii="Times New Roman" w:hAnsi="Times New Roman"/>
          <w:szCs w:val="24"/>
        </w:rPr>
        <w:t xml:space="preserve"> determined synthesis was actually the highest order thinking skill and use</w:t>
      </w:r>
      <w:r w:rsidR="00FF50B3" w:rsidRPr="00127044">
        <w:rPr>
          <w:rFonts w:ascii="Times New Roman" w:hAnsi="Times New Roman"/>
          <w:szCs w:val="24"/>
        </w:rPr>
        <w:t>d</w:t>
      </w:r>
      <w:r w:rsidR="007B7584" w:rsidRPr="00127044">
        <w:rPr>
          <w:rFonts w:ascii="Times New Roman" w:hAnsi="Times New Roman"/>
          <w:szCs w:val="24"/>
        </w:rPr>
        <w:t xml:space="preserve"> verbs instead of nouns to order the cognitive skills </w:t>
      </w:r>
      <w:r w:rsidR="00880340" w:rsidRPr="00127044">
        <w:rPr>
          <w:rFonts w:ascii="Times New Roman" w:hAnsi="Times New Roman"/>
          <w:szCs w:val="24"/>
        </w:rPr>
        <w:t>as</w:t>
      </w:r>
      <w:r w:rsidR="007B7584" w:rsidRPr="00127044">
        <w:rPr>
          <w:rFonts w:ascii="Times New Roman" w:hAnsi="Times New Roman"/>
          <w:szCs w:val="24"/>
        </w:rPr>
        <w:t xml:space="preserve"> </w:t>
      </w:r>
      <w:r w:rsidR="00880340" w:rsidRPr="00127044">
        <w:rPr>
          <w:rFonts w:ascii="Times New Roman" w:hAnsi="Times New Roman"/>
          <w:szCs w:val="24"/>
        </w:rPr>
        <w:t xml:space="preserve">remembering, understanding, applying, analyzing, evaluating, and creating. </w:t>
      </w:r>
      <w:r w:rsidR="007B7584" w:rsidRPr="00127044">
        <w:rPr>
          <w:rFonts w:ascii="Times New Roman" w:hAnsi="Times New Roman"/>
          <w:szCs w:val="24"/>
        </w:rPr>
        <w:t>I combine</w:t>
      </w:r>
      <w:r w:rsidR="00FF50B3" w:rsidRPr="00127044">
        <w:rPr>
          <w:rFonts w:ascii="Times New Roman" w:hAnsi="Times New Roman"/>
          <w:szCs w:val="24"/>
        </w:rPr>
        <w:t>d</w:t>
      </w:r>
      <w:r w:rsidR="007B7584" w:rsidRPr="00127044">
        <w:rPr>
          <w:rFonts w:ascii="Times New Roman" w:hAnsi="Times New Roman"/>
          <w:szCs w:val="24"/>
        </w:rPr>
        <w:t xml:space="preserve"> the</w:t>
      </w:r>
      <w:r w:rsidR="00C73FC0" w:rsidRPr="00127044">
        <w:rPr>
          <w:rFonts w:ascii="Times New Roman" w:hAnsi="Times New Roman"/>
          <w:szCs w:val="24"/>
        </w:rPr>
        <w:t xml:space="preserve"> individual cognitive activities</w:t>
      </w:r>
      <w:r w:rsidR="007B7584" w:rsidRPr="00127044">
        <w:rPr>
          <w:rFonts w:ascii="Times New Roman" w:hAnsi="Times New Roman"/>
          <w:szCs w:val="24"/>
        </w:rPr>
        <w:t xml:space="preserve"> from NSSE </w:t>
      </w:r>
      <w:r w:rsidR="00052904" w:rsidRPr="00127044">
        <w:rPr>
          <w:rFonts w:ascii="Times New Roman" w:hAnsi="Times New Roman"/>
          <w:szCs w:val="24"/>
        </w:rPr>
        <w:t xml:space="preserve">items </w:t>
      </w:r>
      <w:r w:rsidR="00C73FC0" w:rsidRPr="00127044">
        <w:rPr>
          <w:rFonts w:ascii="Times New Roman" w:hAnsi="Times New Roman"/>
          <w:szCs w:val="24"/>
        </w:rPr>
        <w:t xml:space="preserve">into one </w:t>
      </w:r>
      <w:r w:rsidR="004D1011" w:rsidRPr="00127044">
        <w:rPr>
          <w:rFonts w:ascii="Times New Roman" w:hAnsi="Times New Roman"/>
          <w:szCs w:val="24"/>
        </w:rPr>
        <w:t>indicator</w:t>
      </w:r>
      <w:r w:rsidR="00C73FC0" w:rsidRPr="00127044">
        <w:rPr>
          <w:rFonts w:ascii="Times New Roman" w:hAnsi="Times New Roman"/>
          <w:szCs w:val="24"/>
        </w:rPr>
        <w:t xml:space="preserve"> called Bloom’s Taxonomy</w:t>
      </w:r>
      <w:r w:rsidR="004D1011" w:rsidRPr="00127044">
        <w:rPr>
          <w:rFonts w:ascii="Times New Roman" w:hAnsi="Times New Roman"/>
          <w:szCs w:val="24"/>
        </w:rPr>
        <w:t xml:space="preserve"> scale</w:t>
      </w:r>
      <w:r w:rsidR="00C73FC0" w:rsidRPr="00127044">
        <w:rPr>
          <w:rFonts w:ascii="Times New Roman" w:hAnsi="Times New Roman"/>
          <w:szCs w:val="24"/>
        </w:rPr>
        <w:t>.</w:t>
      </w:r>
    </w:p>
    <w:p w:rsidR="006F4662" w:rsidRPr="00127044" w:rsidRDefault="00A10719" w:rsidP="00A10719">
      <w:pPr>
        <w:pStyle w:val="Heading4fordissertatiion"/>
        <w:rPr>
          <w:b w:val="0"/>
          <w:i w:val="0"/>
        </w:rPr>
      </w:pPr>
      <w:r w:rsidRPr="00127044">
        <w:lastRenderedPageBreak/>
        <w:t>Memorization.</w:t>
      </w:r>
      <w:r w:rsidRPr="00127044">
        <w:rPr>
          <w:b w:val="0"/>
          <w:i w:val="0"/>
        </w:rPr>
        <w:t xml:space="preserve"> </w:t>
      </w:r>
      <w:r w:rsidR="00D16616" w:rsidRPr="00127044">
        <w:rPr>
          <w:b w:val="0"/>
          <w:i w:val="0"/>
        </w:rPr>
        <w:t>R</w:t>
      </w:r>
      <w:r w:rsidR="007B7584" w:rsidRPr="00127044">
        <w:rPr>
          <w:b w:val="0"/>
          <w:i w:val="0"/>
        </w:rPr>
        <w:t xml:space="preserve">emembering is the ability to </w:t>
      </w:r>
      <w:r w:rsidR="002D4183" w:rsidRPr="00127044">
        <w:rPr>
          <w:b w:val="0"/>
          <w:i w:val="0"/>
        </w:rPr>
        <w:t>retrieve knowledge</w:t>
      </w:r>
      <w:r w:rsidR="00371E2A" w:rsidRPr="00127044">
        <w:rPr>
          <w:b w:val="0"/>
          <w:i w:val="0"/>
        </w:rPr>
        <w:t xml:space="preserve"> </w:t>
      </w:r>
      <w:r w:rsidR="00E6099C" w:rsidRPr="00127044">
        <w:rPr>
          <w:b w:val="0"/>
          <w:i w:val="0"/>
        </w:rPr>
        <w:fldChar w:fldCharType="begin"/>
      </w:r>
      <w:r w:rsidR="00371E2A" w:rsidRPr="00127044">
        <w:rPr>
          <w:b w:val="0"/>
          <w:i w:val="0"/>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371E2A" w:rsidRPr="00127044">
        <w:rPr>
          <w:b w:val="0"/>
          <w:i w:val="0"/>
          <w:noProof/>
        </w:rPr>
        <w:t>(</w:t>
      </w:r>
      <w:hyperlink w:anchor="_ENREF_5" w:tooltip="Anderson, 2001 #515" w:history="1">
        <w:r w:rsidR="00886D37" w:rsidRPr="00127044">
          <w:rPr>
            <w:b w:val="0"/>
            <w:i w:val="0"/>
            <w:noProof/>
          </w:rPr>
          <w:t>Anderson, et al., 2001</w:t>
        </w:r>
      </w:hyperlink>
      <w:r w:rsidR="00371E2A" w:rsidRPr="00127044">
        <w:rPr>
          <w:b w:val="0"/>
          <w:i w:val="0"/>
          <w:noProof/>
        </w:rPr>
        <w:t>)</w:t>
      </w:r>
      <w:r w:rsidR="00E6099C" w:rsidRPr="00127044">
        <w:rPr>
          <w:b w:val="0"/>
          <w:i w:val="0"/>
        </w:rPr>
        <w:fldChar w:fldCharType="end"/>
      </w:r>
      <w:r w:rsidR="007B7584" w:rsidRPr="00127044">
        <w:rPr>
          <w:b w:val="0"/>
          <w:i w:val="0"/>
        </w:rPr>
        <w:t>.</w:t>
      </w:r>
      <w:r w:rsidR="00D16616" w:rsidRPr="00127044">
        <w:rPr>
          <w:b w:val="0"/>
          <w:i w:val="0"/>
        </w:rPr>
        <w:t xml:space="preserve"> Memorization, however, also has the connotation of rote learning.</w:t>
      </w:r>
      <w:r w:rsidR="007B7584" w:rsidRPr="00127044">
        <w:rPr>
          <w:b w:val="0"/>
          <w:i w:val="0"/>
        </w:rPr>
        <w:t xml:space="preserve"> </w:t>
      </w:r>
      <w:r w:rsidRPr="00127044">
        <w:rPr>
          <w:b w:val="0"/>
          <w:i w:val="0"/>
        </w:rPr>
        <w:t xml:space="preserve">The most common answer students gave was </w:t>
      </w:r>
      <w:r w:rsidRPr="00127044">
        <w:rPr>
          <w:b w:val="0"/>
        </w:rPr>
        <w:t>quite a bit</w:t>
      </w:r>
      <w:r w:rsidRPr="00127044">
        <w:rPr>
          <w:b w:val="0"/>
          <w:i w:val="0"/>
        </w:rPr>
        <w:t xml:space="preserve"> (3). </w:t>
      </w:r>
      <w:r w:rsidR="008C78A4" w:rsidRPr="00127044">
        <w:rPr>
          <w:b w:val="0"/>
          <w:i w:val="0"/>
        </w:rPr>
        <w:t xml:space="preserve">The </w:t>
      </w:r>
      <w:r w:rsidR="002A3FFE" w:rsidRPr="00127044">
        <w:rPr>
          <w:b w:val="0"/>
          <w:i w:val="0"/>
        </w:rPr>
        <w:t>average</w:t>
      </w:r>
      <w:r w:rsidR="008C78A4" w:rsidRPr="00127044">
        <w:rPr>
          <w:b w:val="0"/>
          <w:i w:val="0"/>
        </w:rPr>
        <w:t xml:space="preserve"> score for institutions asking their students to memorize </w:t>
      </w:r>
      <w:r w:rsidRPr="00127044">
        <w:rPr>
          <w:b w:val="0"/>
          <w:i w:val="0"/>
        </w:rPr>
        <w:t xml:space="preserve">was </w:t>
      </w:r>
      <w:r w:rsidR="006F4662" w:rsidRPr="00127044">
        <w:rPr>
          <w:b w:val="0"/>
          <w:i w:val="0"/>
        </w:rPr>
        <w:t xml:space="preserve">2.76 falling closer to </w:t>
      </w:r>
      <w:r w:rsidR="006F4662" w:rsidRPr="00127044">
        <w:rPr>
          <w:b w:val="0"/>
        </w:rPr>
        <w:t>quite a bit</w:t>
      </w:r>
      <w:r w:rsidR="006F4662" w:rsidRPr="00127044">
        <w:rPr>
          <w:b w:val="0"/>
          <w:i w:val="0"/>
        </w:rPr>
        <w:t xml:space="preserve"> </w:t>
      </w:r>
      <w:r w:rsidR="008C78A4" w:rsidRPr="00127044">
        <w:rPr>
          <w:b w:val="0"/>
          <w:i w:val="0"/>
        </w:rPr>
        <w:t xml:space="preserve">(3) </w:t>
      </w:r>
      <w:r w:rsidR="006F4662" w:rsidRPr="00127044">
        <w:rPr>
          <w:b w:val="0"/>
          <w:i w:val="0"/>
        </w:rPr>
        <w:t xml:space="preserve">than to </w:t>
      </w:r>
      <w:r w:rsidR="006F4662" w:rsidRPr="00127044">
        <w:rPr>
          <w:b w:val="0"/>
        </w:rPr>
        <w:t>some</w:t>
      </w:r>
      <w:r w:rsidR="008C78A4" w:rsidRPr="00127044">
        <w:rPr>
          <w:b w:val="0"/>
          <w:i w:val="0"/>
        </w:rPr>
        <w:t xml:space="preserve"> (2).</w:t>
      </w:r>
      <w:r w:rsidR="006F4662" w:rsidRPr="00127044">
        <w:rPr>
          <w:b w:val="0"/>
          <w:i w:val="0"/>
        </w:rPr>
        <w:t xml:space="preserve"> The minimum </w:t>
      </w:r>
      <w:r w:rsidR="001658E0" w:rsidRPr="00127044">
        <w:rPr>
          <w:b w:val="0"/>
          <w:i w:val="0"/>
        </w:rPr>
        <w:t>was</w:t>
      </w:r>
      <w:r w:rsidR="006F4662" w:rsidRPr="00127044">
        <w:rPr>
          <w:b w:val="0"/>
          <w:i w:val="0"/>
        </w:rPr>
        <w:t xml:space="preserve"> 1.53 and the maximum </w:t>
      </w:r>
      <w:r w:rsidR="001658E0" w:rsidRPr="00127044">
        <w:rPr>
          <w:b w:val="0"/>
          <w:i w:val="0"/>
        </w:rPr>
        <w:t>was</w:t>
      </w:r>
      <w:r w:rsidR="006F4662" w:rsidRPr="00127044">
        <w:rPr>
          <w:b w:val="0"/>
          <w:i w:val="0"/>
        </w:rPr>
        <w:t xml:space="preserve"> 3.25, ranging from </w:t>
      </w:r>
      <w:r w:rsidR="006F4662" w:rsidRPr="00127044">
        <w:rPr>
          <w:b w:val="0"/>
        </w:rPr>
        <w:t>very little</w:t>
      </w:r>
      <w:r w:rsidR="006F4662" w:rsidRPr="00127044">
        <w:rPr>
          <w:b w:val="0"/>
          <w:i w:val="0"/>
        </w:rPr>
        <w:t xml:space="preserve"> </w:t>
      </w:r>
      <w:r w:rsidR="008C78A4" w:rsidRPr="00127044">
        <w:rPr>
          <w:b w:val="0"/>
          <w:i w:val="0"/>
        </w:rPr>
        <w:t xml:space="preserve">(1) </w:t>
      </w:r>
      <w:r w:rsidR="006F4662" w:rsidRPr="00127044">
        <w:rPr>
          <w:b w:val="0"/>
          <w:i w:val="0"/>
        </w:rPr>
        <w:t xml:space="preserve">to </w:t>
      </w:r>
      <w:r w:rsidR="006F4662" w:rsidRPr="00127044">
        <w:rPr>
          <w:b w:val="0"/>
        </w:rPr>
        <w:t>quite a bit</w:t>
      </w:r>
      <w:r w:rsidR="008C78A4" w:rsidRPr="00127044">
        <w:rPr>
          <w:b w:val="0"/>
          <w:i w:val="0"/>
        </w:rPr>
        <w:t xml:space="preserve"> (4).</w:t>
      </w:r>
      <w:r w:rsidR="006F4662" w:rsidRPr="00127044">
        <w:rPr>
          <w:b w:val="0"/>
          <w:i w:val="0"/>
        </w:rPr>
        <w:t xml:space="preserve"> </w:t>
      </w:r>
    </w:p>
    <w:p w:rsidR="006F4662" w:rsidRPr="00127044" w:rsidRDefault="006F4662" w:rsidP="00C2397C">
      <w:pPr>
        <w:pStyle w:val="Heading4fordissertatiion"/>
        <w:rPr>
          <w:b w:val="0"/>
          <w:i w:val="0"/>
        </w:rPr>
      </w:pPr>
      <w:r w:rsidRPr="00127044">
        <w:t>Application</w:t>
      </w:r>
      <w:r w:rsidRPr="00127044">
        <w:rPr>
          <w:b w:val="0"/>
          <w:i w:val="0"/>
        </w:rPr>
        <w:t xml:space="preserve">. </w:t>
      </w:r>
      <w:r w:rsidR="00C2397C" w:rsidRPr="00127044">
        <w:rPr>
          <w:b w:val="0"/>
          <w:i w:val="0"/>
        </w:rPr>
        <w:t xml:space="preserve">Applying is implementing knowledge </w:t>
      </w:r>
      <w:r w:rsidR="002D4183" w:rsidRPr="00127044">
        <w:rPr>
          <w:b w:val="0"/>
          <w:i w:val="0"/>
        </w:rPr>
        <w:t>or a procedure in a particular situation</w:t>
      </w:r>
      <w:r w:rsidR="00371E2A" w:rsidRPr="00127044">
        <w:rPr>
          <w:b w:val="0"/>
          <w:i w:val="0"/>
        </w:rPr>
        <w:t xml:space="preserve"> </w:t>
      </w:r>
      <w:r w:rsidR="00E6099C" w:rsidRPr="00127044">
        <w:rPr>
          <w:b w:val="0"/>
          <w:i w:val="0"/>
        </w:rPr>
        <w:fldChar w:fldCharType="begin"/>
      </w:r>
      <w:r w:rsidR="00371E2A" w:rsidRPr="00127044">
        <w:rPr>
          <w:b w:val="0"/>
          <w:i w:val="0"/>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371E2A" w:rsidRPr="00127044">
        <w:rPr>
          <w:b w:val="0"/>
          <w:i w:val="0"/>
          <w:noProof/>
        </w:rPr>
        <w:t>(</w:t>
      </w:r>
      <w:hyperlink w:anchor="_ENREF_5" w:tooltip="Anderson, 2001 #515" w:history="1">
        <w:r w:rsidR="00886D37" w:rsidRPr="00127044">
          <w:rPr>
            <w:b w:val="0"/>
            <w:i w:val="0"/>
            <w:noProof/>
          </w:rPr>
          <w:t>Anderson, et al., 2001</w:t>
        </w:r>
      </w:hyperlink>
      <w:r w:rsidR="00371E2A" w:rsidRPr="00127044">
        <w:rPr>
          <w:b w:val="0"/>
          <w:i w:val="0"/>
          <w:noProof/>
        </w:rPr>
        <w:t>)</w:t>
      </w:r>
      <w:r w:rsidR="00E6099C" w:rsidRPr="00127044">
        <w:rPr>
          <w:b w:val="0"/>
          <w:i w:val="0"/>
        </w:rPr>
        <w:fldChar w:fldCharType="end"/>
      </w:r>
      <w:r w:rsidR="00C2397C" w:rsidRPr="00127044">
        <w:rPr>
          <w:b w:val="0"/>
          <w:i w:val="0"/>
        </w:rPr>
        <w:t xml:space="preserve">. </w:t>
      </w:r>
      <w:r w:rsidR="00A10719" w:rsidRPr="00127044">
        <w:rPr>
          <w:b w:val="0"/>
          <w:i w:val="0"/>
        </w:rPr>
        <w:t xml:space="preserve">The most common answer students gave was </w:t>
      </w:r>
      <w:r w:rsidR="00A10719" w:rsidRPr="00127044">
        <w:rPr>
          <w:b w:val="0"/>
        </w:rPr>
        <w:t>quite a bit</w:t>
      </w:r>
      <w:r w:rsidR="00A10719" w:rsidRPr="00127044">
        <w:rPr>
          <w:b w:val="0"/>
          <w:i w:val="0"/>
        </w:rPr>
        <w:t xml:space="preserve"> (3). </w:t>
      </w:r>
      <w:r w:rsidR="002A3FFE" w:rsidRPr="00127044">
        <w:rPr>
          <w:b w:val="0"/>
          <w:i w:val="0"/>
        </w:rPr>
        <w:t xml:space="preserve">The average score for institutions asking their students to </w:t>
      </w:r>
      <w:r w:rsidRPr="00127044">
        <w:rPr>
          <w:b w:val="0"/>
          <w:i w:val="0"/>
        </w:rPr>
        <w:t>apply their learning</w:t>
      </w:r>
      <w:r w:rsidR="001658E0" w:rsidRPr="00127044">
        <w:rPr>
          <w:b w:val="0"/>
          <w:i w:val="0"/>
        </w:rPr>
        <w:t xml:space="preserve"> fe</w:t>
      </w:r>
      <w:r w:rsidR="002A3FFE" w:rsidRPr="00127044">
        <w:rPr>
          <w:b w:val="0"/>
          <w:i w:val="0"/>
        </w:rPr>
        <w:t>ll near</w:t>
      </w:r>
      <w:r w:rsidRPr="00127044">
        <w:rPr>
          <w:b w:val="0"/>
          <w:i w:val="0"/>
        </w:rPr>
        <w:t xml:space="preserve"> </w:t>
      </w:r>
      <w:r w:rsidRPr="00127044">
        <w:rPr>
          <w:b w:val="0"/>
        </w:rPr>
        <w:t>quite a bit</w:t>
      </w:r>
      <w:r w:rsidRPr="00127044">
        <w:rPr>
          <w:b w:val="0"/>
          <w:i w:val="0"/>
        </w:rPr>
        <w:t xml:space="preserve"> </w:t>
      </w:r>
      <w:r w:rsidR="002A3FFE" w:rsidRPr="00127044">
        <w:rPr>
          <w:b w:val="0"/>
          <w:i w:val="0"/>
        </w:rPr>
        <w:t xml:space="preserve">(3) </w:t>
      </w:r>
      <w:r w:rsidRPr="00127044">
        <w:rPr>
          <w:b w:val="0"/>
          <w:i w:val="0"/>
        </w:rPr>
        <w:t>with a</w:t>
      </w:r>
      <w:r w:rsidR="001658E0" w:rsidRPr="00127044">
        <w:rPr>
          <w:b w:val="0"/>
          <w:i w:val="0"/>
        </w:rPr>
        <w:t xml:space="preserve"> mean of 3.11. The minimum fell</w:t>
      </w:r>
      <w:r w:rsidRPr="00127044">
        <w:rPr>
          <w:b w:val="0"/>
          <w:i w:val="0"/>
        </w:rPr>
        <w:t xml:space="preserve"> halfway between </w:t>
      </w:r>
      <w:r w:rsidRPr="00127044">
        <w:rPr>
          <w:b w:val="0"/>
        </w:rPr>
        <w:t>some</w:t>
      </w:r>
      <w:r w:rsidRPr="00127044">
        <w:rPr>
          <w:b w:val="0"/>
          <w:i w:val="0"/>
        </w:rPr>
        <w:t xml:space="preserve"> </w:t>
      </w:r>
      <w:r w:rsidR="002A3FFE" w:rsidRPr="00127044">
        <w:rPr>
          <w:b w:val="0"/>
          <w:i w:val="0"/>
        </w:rPr>
        <w:t xml:space="preserve">(2) </w:t>
      </w:r>
      <w:r w:rsidRPr="00127044">
        <w:rPr>
          <w:b w:val="0"/>
          <w:i w:val="0"/>
        </w:rPr>
        <w:t xml:space="preserve">and </w:t>
      </w:r>
      <w:r w:rsidRPr="00127044">
        <w:rPr>
          <w:b w:val="0"/>
        </w:rPr>
        <w:t>quite a bit</w:t>
      </w:r>
      <w:r w:rsidRPr="00127044">
        <w:rPr>
          <w:b w:val="0"/>
          <w:i w:val="0"/>
        </w:rPr>
        <w:t xml:space="preserve"> </w:t>
      </w:r>
      <w:r w:rsidR="002A3FFE" w:rsidRPr="00127044">
        <w:rPr>
          <w:b w:val="0"/>
          <w:i w:val="0"/>
        </w:rPr>
        <w:t xml:space="preserve">(3) </w:t>
      </w:r>
      <w:r w:rsidRPr="00127044">
        <w:rPr>
          <w:b w:val="0"/>
          <w:i w:val="0"/>
        </w:rPr>
        <w:t xml:space="preserve">at 2.57 and the maximum halfway between </w:t>
      </w:r>
      <w:r w:rsidRPr="00127044">
        <w:rPr>
          <w:b w:val="0"/>
        </w:rPr>
        <w:t>quite a bit</w:t>
      </w:r>
      <w:r w:rsidRPr="00127044">
        <w:rPr>
          <w:b w:val="0"/>
          <w:i w:val="0"/>
        </w:rPr>
        <w:t xml:space="preserve"> </w:t>
      </w:r>
      <w:r w:rsidR="002A3FFE" w:rsidRPr="00127044">
        <w:rPr>
          <w:b w:val="0"/>
          <w:i w:val="0"/>
        </w:rPr>
        <w:t xml:space="preserve">(3) </w:t>
      </w:r>
      <w:r w:rsidRPr="00127044">
        <w:rPr>
          <w:b w:val="0"/>
          <w:i w:val="0"/>
        </w:rPr>
        <w:t xml:space="preserve">and </w:t>
      </w:r>
      <w:r w:rsidRPr="00127044">
        <w:rPr>
          <w:b w:val="0"/>
        </w:rPr>
        <w:t>very much</w:t>
      </w:r>
      <w:r w:rsidRPr="00127044">
        <w:rPr>
          <w:b w:val="0"/>
          <w:i w:val="0"/>
        </w:rPr>
        <w:t xml:space="preserve"> </w:t>
      </w:r>
      <w:r w:rsidR="002A3FFE" w:rsidRPr="00127044">
        <w:rPr>
          <w:b w:val="0"/>
          <w:i w:val="0"/>
        </w:rPr>
        <w:t xml:space="preserve">(4) </w:t>
      </w:r>
      <w:r w:rsidRPr="00127044">
        <w:rPr>
          <w:b w:val="0"/>
          <w:i w:val="0"/>
        </w:rPr>
        <w:t>at 3.52.</w:t>
      </w:r>
      <w:r w:rsidR="00D400A2" w:rsidRPr="00127044">
        <w:rPr>
          <w:b w:val="0"/>
          <w:i w:val="0"/>
        </w:rPr>
        <w:t xml:space="preserve"> </w:t>
      </w:r>
    </w:p>
    <w:p w:rsidR="006F4662" w:rsidRPr="00127044" w:rsidRDefault="006F4662" w:rsidP="006B6CA9">
      <w:pPr>
        <w:pStyle w:val="Heading4fordissertatiion"/>
        <w:rPr>
          <w:b w:val="0"/>
          <w:i w:val="0"/>
        </w:rPr>
      </w:pPr>
      <w:r w:rsidRPr="00127044">
        <w:t xml:space="preserve">Analysis. </w:t>
      </w:r>
      <w:r w:rsidR="00C2397C" w:rsidRPr="00127044">
        <w:rPr>
          <w:b w:val="0"/>
          <w:i w:val="0"/>
        </w:rPr>
        <w:t xml:space="preserve">Analyzing is breaking ideas or texts into parts in order to see how they </w:t>
      </w:r>
      <w:r w:rsidR="006B6CA9" w:rsidRPr="00127044">
        <w:rPr>
          <w:b w:val="0"/>
          <w:i w:val="0"/>
        </w:rPr>
        <w:t>relate to each other and to the whole</w:t>
      </w:r>
      <w:r w:rsidR="00371E2A" w:rsidRPr="00127044">
        <w:rPr>
          <w:b w:val="0"/>
          <w:i w:val="0"/>
        </w:rPr>
        <w:t xml:space="preserve"> </w:t>
      </w:r>
      <w:r w:rsidR="00E6099C" w:rsidRPr="00127044">
        <w:rPr>
          <w:b w:val="0"/>
          <w:i w:val="0"/>
        </w:rPr>
        <w:fldChar w:fldCharType="begin"/>
      </w:r>
      <w:r w:rsidR="00371E2A" w:rsidRPr="00127044">
        <w:rPr>
          <w:b w:val="0"/>
          <w:i w:val="0"/>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371E2A" w:rsidRPr="00127044">
        <w:rPr>
          <w:b w:val="0"/>
          <w:i w:val="0"/>
          <w:noProof/>
        </w:rPr>
        <w:t>(</w:t>
      </w:r>
      <w:hyperlink w:anchor="_ENREF_5" w:tooltip="Anderson, 2001 #515" w:history="1">
        <w:r w:rsidR="00886D37" w:rsidRPr="00127044">
          <w:rPr>
            <w:b w:val="0"/>
            <w:i w:val="0"/>
            <w:noProof/>
          </w:rPr>
          <w:t>Anderson, et al., 2001</w:t>
        </w:r>
      </w:hyperlink>
      <w:r w:rsidR="00371E2A" w:rsidRPr="00127044">
        <w:rPr>
          <w:b w:val="0"/>
          <w:i w:val="0"/>
          <w:noProof/>
        </w:rPr>
        <w:t>)</w:t>
      </w:r>
      <w:r w:rsidR="00E6099C" w:rsidRPr="00127044">
        <w:rPr>
          <w:b w:val="0"/>
          <w:i w:val="0"/>
        </w:rPr>
        <w:fldChar w:fldCharType="end"/>
      </w:r>
      <w:r w:rsidR="006B6CA9" w:rsidRPr="00127044">
        <w:rPr>
          <w:b w:val="0"/>
          <w:i w:val="0"/>
        </w:rPr>
        <w:t xml:space="preserve">. </w:t>
      </w:r>
      <w:r w:rsidR="00C2397C" w:rsidRPr="00127044">
        <w:rPr>
          <w:b w:val="0"/>
          <w:i w:val="0"/>
        </w:rPr>
        <w:t>T</w:t>
      </w:r>
      <w:r w:rsidR="00A10719" w:rsidRPr="00127044">
        <w:rPr>
          <w:b w:val="0"/>
          <w:i w:val="0"/>
        </w:rPr>
        <w:t xml:space="preserve">he most common answer students gave was </w:t>
      </w:r>
      <w:r w:rsidR="00A10719" w:rsidRPr="00127044">
        <w:rPr>
          <w:b w:val="0"/>
        </w:rPr>
        <w:t>quite a bit</w:t>
      </w:r>
      <w:r w:rsidR="00A10719" w:rsidRPr="00127044">
        <w:rPr>
          <w:b w:val="0"/>
          <w:i w:val="0"/>
        </w:rPr>
        <w:t xml:space="preserve"> (3). </w:t>
      </w:r>
      <w:r w:rsidR="004444B6" w:rsidRPr="00127044">
        <w:rPr>
          <w:b w:val="0"/>
          <w:i w:val="0"/>
        </w:rPr>
        <w:t xml:space="preserve">The average score for institutions asking their students to </w:t>
      </w:r>
      <w:r w:rsidRPr="00127044">
        <w:rPr>
          <w:b w:val="0"/>
          <w:i w:val="0"/>
        </w:rPr>
        <w:t>analyze as they learn</w:t>
      </w:r>
      <w:r w:rsidR="001658E0" w:rsidRPr="00127044">
        <w:rPr>
          <w:b w:val="0"/>
          <w:i w:val="0"/>
        </w:rPr>
        <w:t xml:space="preserve"> fell</w:t>
      </w:r>
      <w:r w:rsidR="004444B6" w:rsidRPr="00127044">
        <w:rPr>
          <w:b w:val="0"/>
          <w:i w:val="0"/>
        </w:rPr>
        <w:t xml:space="preserve"> near</w:t>
      </w:r>
      <w:r w:rsidRPr="00127044">
        <w:rPr>
          <w:b w:val="0"/>
          <w:i w:val="0"/>
        </w:rPr>
        <w:t xml:space="preserve"> </w:t>
      </w:r>
      <w:r w:rsidRPr="00127044">
        <w:rPr>
          <w:b w:val="0"/>
        </w:rPr>
        <w:t>quite a bit</w:t>
      </w:r>
      <w:r w:rsidRPr="00127044">
        <w:rPr>
          <w:b w:val="0"/>
          <w:i w:val="0"/>
        </w:rPr>
        <w:t xml:space="preserve"> </w:t>
      </w:r>
      <w:r w:rsidR="004444B6" w:rsidRPr="00127044">
        <w:rPr>
          <w:b w:val="0"/>
          <w:i w:val="0"/>
        </w:rPr>
        <w:t xml:space="preserve">(3) </w:t>
      </w:r>
      <w:r w:rsidRPr="00127044">
        <w:rPr>
          <w:b w:val="0"/>
          <w:i w:val="0"/>
        </w:rPr>
        <w:t xml:space="preserve">with a mean of 3.18. The minimum </w:t>
      </w:r>
      <w:r w:rsidR="001658E0" w:rsidRPr="00127044">
        <w:rPr>
          <w:b w:val="0"/>
          <w:i w:val="0"/>
        </w:rPr>
        <w:t>fell</w:t>
      </w:r>
      <w:r w:rsidRPr="00127044">
        <w:rPr>
          <w:b w:val="0"/>
          <w:i w:val="0"/>
        </w:rPr>
        <w:t xml:space="preserve"> between </w:t>
      </w:r>
      <w:r w:rsidRPr="00127044">
        <w:rPr>
          <w:b w:val="0"/>
        </w:rPr>
        <w:t>some</w:t>
      </w:r>
      <w:r w:rsidRPr="00127044">
        <w:rPr>
          <w:b w:val="0"/>
          <w:i w:val="0"/>
        </w:rPr>
        <w:t xml:space="preserve"> </w:t>
      </w:r>
      <w:r w:rsidR="004444B6" w:rsidRPr="00127044">
        <w:rPr>
          <w:b w:val="0"/>
          <w:i w:val="0"/>
        </w:rPr>
        <w:t xml:space="preserve">(2) </w:t>
      </w:r>
      <w:r w:rsidRPr="00127044">
        <w:rPr>
          <w:b w:val="0"/>
          <w:i w:val="0"/>
        </w:rPr>
        <w:t xml:space="preserve">and </w:t>
      </w:r>
      <w:r w:rsidRPr="00127044">
        <w:rPr>
          <w:b w:val="0"/>
        </w:rPr>
        <w:t>quite a bit</w:t>
      </w:r>
      <w:r w:rsidRPr="00127044">
        <w:rPr>
          <w:b w:val="0"/>
          <w:i w:val="0"/>
        </w:rPr>
        <w:t xml:space="preserve"> </w:t>
      </w:r>
      <w:r w:rsidR="004444B6" w:rsidRPr="00127044">
        <w:rPr>
          <w:b w:val="0"/>
          <w:i w:val="0"/>
        </w:rPr>
        <w:t xml:space="preserve">(3) </w:t>
      </w:r>
      <w:r w:rsidRPr="00127044">
        <w:rPr>
          <w:b w:val="0"/>
          <w:i w:val="0"/>
        </w:rPr>
        <w:t>at</w:t>
      </w:r>
      <w:r w:rsidR="001658E0" w:rsidRPr="00127044">
        <w:rPr>
          <w:b w:val="0"/>
          <w:i w:val="0"/>
        </w:rPr>
        <w:t xml:space="preserve"> 2.70 and the maximum approached</w:t>
      </w:r>
      <w:r w:rsidRPr="00127044">
        <w:rPr>
          <w:b w:val="0"/>
          <w:i w:val="0"/>
        </w:rPr>
        <w:t xml:space="preserve"> </w:t>
      </w:r>
      <w:r w:rsidRPr="00127044">
        <w:rPr>
          <w:b w:val="0"/>
        </w:rPr>
        <w:t>very much</w:t>
      </w:r>
      <w:r w:rsidRPr="00127044">
        <w:rPr>
          <w:b w:val="0"/>
          <w:i w:val="0"/>
        </w:rPr>
        <w:t xml:space="preserve"> </w:t>
      </w:r>
      <w:r w:rsidR="004444B6" w:rsidRPr="00127044">
        <w:rPr>
          <w:b w:val="0"/>
          <w:i w:val="0"/>
        </w:rPr>
        <w:t xml:space="preserve">(4) </w:t>
      </w:r>
      <w:r w:rsidRPr="00127044">
        <w:rPr>
          <w:b w:val="0"/>
          <w:i w:val="0"/>
        </w:rPr>
        <w:t>at 3.68.</w:t>
      </w:r>
      <w:r w:rsidR="00D400A2" w:rsidRPr="00127044">
        <w:rPr>
          <w:b w:val="0"/>
          <w:i w:val="0"/>
        </w:rPr>
        <w:t xml:space="preserve"> </w:t>
      </w:r>
    </w:p>
    <w:p w:rsidR="006F4662" w:rsidRPr="00127044" w:rsidRDefault="006F4662" w:rsidP="00D400A2">
      <w:pPr>
        <w:pStyle w:val="Heading4fordissertatiion"/>
        <w:rPr>
          <w:b w:val="0"/>
          <w:i w:val="0"/>
        </w:rPr>
      </w:pPr>
      <w:r w:rsidRPr="00127044">
        <w:t xml:space="preserve">Synthesis. </w:t>
      </w:r>
      <w:r w:rsidR="006B6CA9" w:rsidRPr="00127044">
        <w:rPr>
          <w:b w:val="0"/>
          <w:i w:val="0"/>
        </w:rPr>
        <w:t xml:space="preserve">Synthesizing or creating is making parts into a whole to generate </w:t>
      </w:r>
      <w:r w:rsidR="002D4183" w:rsidRPr="00127044">
        <w:rPr>
          <w:b w:val="0"/>
          <w:i w:val="0"/>
        </w:rPr>
        <w:t>a</w:t>
      </w:r>
      <w:r w:rsidR="006B6CA9" w:rsidRPr="00127044">
        <w:rPr>
          <w:b w:val="0"/>
          <w:i w:val="0"/>
        </w:rPr>
        <w:t xml:space="preserve"> new</w:t>
      </w:r>
      <w:r w:rsidR="00371E2A" w:rsidRPr="00127044">
        <w:rPr>
          <w:b w:val="0"/>
          <w:i w:val="0"/>
        </w:rPr>
        <w:t xml:space="preserve"> </w:t>
      </w:r>
      <w:r w:rsidR="002D4183" w:rsidRPr="00127044">
        <w:rPr>
          <w:b w:val="0"/>
          <w:i w:val="0"/>
        </w:rPr>
        <w:t xml:space="preserve">pattern or structure </w:t>
      </w:r>
      <w:r w:rsidR="00E6099C" w:rsidRPr="00127044">
        <w:rPr>
          <w:b w:val="0"/>
          <w:i w:val="0"/>
        </w:rPr>
        <w:fldChar w:fldCharType="begin"/>
      </w:r>
      <w:r w:rsidR="00371E2A" w:rsidRPr="00127044">
        <w:rPr>
          <w:b w:val="0"/>
          <w:i w:val="0"/>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371E2A" w:rsidRPr="00127044">
        <w:rPr>
          <w:b w:val="0"/>
          <w:i w:val="0"/>
          <w:noProof/>
        </w:rPr>
        <w:t>(</w:t>
      </w:r>
      <w:hyperlink w:anchor="_ENREF_5" w:tooltip="Anderson, 2001 #515" w:history="1">
        <w:r w:rsidR="00886D37" w:rsidRPr="00127044">
          <w:rPr>
            <w:b w:val="0"/>
            <w:i w:val="0"/>
            <w:noProof/>
          </w:rPr>
          <w:t>Anderson, et al., 2001</w:t>
        </w:r>
      </w:hyperlink>
      <w:r w:rsidR="00371E2A" w:rsidRPr="00127044">
        <w:rPr>
          <w:b w:val="0"/>
          <w:i w:val="0"/>
          <w:noProof/>
        </w:rPr>
        <w:t>)</w:t>
      </w:r>
      <w:r w:rsidR="00E6099C" w:rsidRPr="00127044">
        <w:rPr>
          <w:b w:val="0"/>
          <w:i w:val="0"/>
        </w:rPr>
        <w:fldChar w:fldCharType="end"/>
      </w:r>
      <w:r w:rsidR="006B6CA9" w:rsidRPr="00127044">
        <w:rPr>
          <w:b w:val="0"/>
          <w:i w:val="0"/>
        </w:rPr>
        <w:t>. T</w:t>
      </w:r>
      <w:r w:rsidR="00A10719" w:rsidRPr="00127044">
        <w:rPr>
          <w:b w:val="0"/>
          <w:i w:val="0"/>
        </w:rPr>
        <w:t xml:space="preserve">he most common answer students gave was </w:t>
      </w:r>
      <w:r w:rsidR="00A10719" w:rsidRPr="00127044">
        <w:rPr>
          <w:b w:val="0"/>
        </w:rPr>
        <w:t>quite a bit</w:t>
      </w:r>
      <w:r w:rsidR="00A10719" w:rsidRPr="00127044">
        <w:rPr>
          <w:b w:val="0"/>
          <w:i w:val="0"/>
        </w:rPr>
        <w:t xml:space="preserve"> (3). </w:t>
      </w:r>
      <w:r w:rsidR="007568C4" w:rsidRPr="00127044">
        <w:rPr>
          <w:b w:val="0"/>
          <w:i w:val="0"/>
        </w:rPr>
        <w:t>The average score for institutions asking their students to</w:t>
      </w:r>
      <w:r w:rsidRPr="00127044">
        <w:rPr>
          <w:b w:val="0"/>
          <w:i w:val="0"/>
        </w:rPr>
        <w:t xml:space="preserve"> synthesize as they learn</w:t>
      </w:r>
      <w:r w:rsidR="007568C4" w:rsidRPr="00127044">
        <w:rPr>
          <w:b w:val="0"/>
          <w:i w:val="0"/>
        </w:rPr>
        <w:t xml:space="preserve"> </w:t>
      </w:r>
      <w:r w:rsidR="001658E0" w:rsidRPr="00127044">
        <w:rPr>
          <w:b w:val="0"/>
          <w:i w:val="0"/>
        </w:rPr>
        <w:t>was</w:t>
      </w:r>
      <w:r w:rsidRPr="00127044">
        <w:rPr>
          <w:b w:val="0"/>
          <w:i w:val="0"/>
        </w:rPr>
        <w:t xml:space="preserve"> </w:t>
      </w:r>
      <w:r w:rsidRPr="00127044">
        <w:rPr>
          <w:b w:val="0"/>
        </w:rPr>
        <w:t>quite a bit</w:t>
      </w:r>
      <w:r w:rsidRPr="00127044">
        <w:rPr>
          <w:b w:val="0"/>
          <w:i w:val="0"/>
        </w:rPr>
        <w:t xml:space="preserve"> </w:t>
      </w:r>
      <w:r w:rsidR="007568C4" w:rsidRPr="00127044">
        <w:rPr>
          <w:b w:val="0"/>
          <w:i w:val="0"/>
        </w:rPr>
        <w:t xml:space="preserve">(3) </w:t>
      </w:r>
      <w:r w:rsidRPr="00127044">
        <w:rPr>
          <w:b w:val="0"/>
          <w:i w:val="0"/>
        </w:rPr>
        <w:t xml:space="preserve">with a mean of 2.98. The minimum </w:t>
      </w:r>
      <w:r w:rsidR="001658E0" w:rsidRPr="00127044">
        <w:rPr>
          <w:b w:val="0"/>
          <w:i w:val="0"/>
        </w:rPr>
        <w:t>fell</w:t>
      </w:r>
      <w:r w:rsidRPr="00127044">
        <w:rPr>
          <w:b w:val="0"/>
          <w:i w:val="0"/>
        </w:rPr>
        <w:t xml:space="preserve"> halfway between </w:t>
      </w:r>
      <w:r w:rsidRPr="00127044">
        <w:rPr>
          <w:b w:val="0"/>
        </w:rPr>
        <w:lastRenderedPageBreak/>
        <w:t>some</w:t>
      </w:r>
      <w:r w:rsidRPr="00127044">
        <w:rPr>
          <w:b w:val="0"/>
          <w:i w:val="0"/>
        </w:rPr>
        <w:t xml:space="preserve"> </w:t>
      </w:r>
      <w:r w:rsidR="007568C4" w:rsidRPr="00127044">
        <w:rPr>
          <w:b w:val="0"/>
          <w:i w:val="0"/>
        </w:rPr>
        <w:t xml:space="preserve">(2) </w:t>
      </w:r>
      <w:r w:rsidRPr="00127044">
        <w:rPr>
          <w:b w:val="0"/>
          <w:i w:val="0"/>
        </w:rPr>
        <w:t xml:space="preserve">and </w:t>
      </w:r>
      <w:r w:rsidRPr="00127044">
        <w:rPr>
          <w:b w:val="0"/>
        </w:rPr>
        <w:t>quite a bit</w:t>
      </w:r>
      <w:r w:rsidRPr="00127044">
        <w:rPr>
          <w:b w:val="0"/>
          <w:i w:val="0"/>
        </w:rPr>
        <w:t xml:space="preserve"> </w:t>
      </w:r>
      <w:r w:rsidR="007568C4" w:rsidRPr="00127044">
        <w:rPr>
          <w:b w:val="0"/>
          <w:i w:val="0"/>
        </w:rPr>
        <w:t xml:space="preserve">(3) </w:t>
      </w:r>
      <w:r w:rsidRPr="00127044">
        <w:rPr>
          <w:b w:val="0"/>
          <w:i w:val="0"/>
        </w:rPr>
        <w:t xml:space="preserve">at 2.46 and the maximum halfway between </w:t>
      </w:r>
      <w:r w:rsidRPr="00127044">
        <w:rPr>
          <w:b w:val="0"/>
        </w:rPr>
        <w:t>quite a bit</w:t>
      </w:r>
      <w:r w:rsidRPr="00127044">
        <w:rPr>
          <w:b w:val="0"/>
          <w:i w:val="0"/>
        </w:rPr>
        <w:t xml:space="preserve"> </w:t>
      </w:r>
      <w:r w:rsidR="007568C4" w:rsidRPr="00127044">
        <w:rPr>
          <w:b w:val="0"/>
          <w:i w:val="0"/>
        </w:rPr>
        <w:t xml:space="preserve">(3) </w:t>
      </w:r>
      <w:r w:rsidRPr="00127044">
        <w:rPr>
          <w:b w:val="0"/>
          <w:i w:val="0"/>
        </w:rPr>
        <w:t xml:space="preserve">and </w:t>
      </w:r>
      <w:r w:rsidRPr="00127044">
        <w:rPr>
          <w:b w:val="0"/>
        </w:rPr>
        <w:t>very much</w:t>
      </w:r>
      <w:r w:rsidRPr="00127044">
        <w:rPr>
          <w:b w:val="0"/>
          <w:i w:val="0"/>
        </w:rPr>
        <w:t xml:space="preserve"> </w:t>
      </w:r>
      <w:r w:rsidR="007568C4" w:rsidRPr="00127044">
        <w:rPr>
          <w:b w:val="0"/>
          <w:i w:val="0"/>
        </w:rPr>
        <w:t xml:space="preserve">(4) </w:t>
      </w:r>
      <w:r w:rsidRPr="00127044">
        <w:rPr>
          <w:b w:val="0"/>
          <w:i w:val="0"/>
        </w:rPr>
        <w:t>at 3.56.</w:t>
      </w:r>
      <w:r w:rsidR="00D400A2" w:rsidRPr="00127044">
        <w:rPr>
          <w:b w:val="0"/>
          <w:i w:val="0"/>
        </w:rPr>
        <w:t xml:space="preserve"> </w:t>
      </w:r>
    </w:p>
    <w:p w:rsidR="006F4662" w:rsidRPr="00127044" w:rsidRDefault="006F4662" w:rsidP="006F4662">
      <w:pPr>
        <w:pStyle w:val="Heading4fordissertatiion"/>
      </w:pPr>
      <w:r w:rsidRPr="00127044">
        <w:t>Evaluation</w:t>
      </w:r>
      <w:r w:rsidRPr="00127044">
        <w:rPr>
          <w:b w:val="0"/>
          <w:i w:val="0"/>
        </w:rPr>
        <w:t>.</w:t>
      </w:r>
      <w:r w:rsidRPr="00127044">
        <w:t xml:space="preserve"> </w:t>
      </w:r>
      <w:r w:rsidR="006B6CA9" w:rsidRPr="00127044">
        <w:rPr>
          <w:b w:val="0"/>
          <w:i w:val="0"/>
        </w:rPr>
        <w:t>Evaluating is making a judgment based on criteria</w:t>
      </w:r>
      <w:r w:rsidR="002D4183" w:rsidRPr="00127044">
        <w:rPr>
          <w:b w:val="0"/>
          <w:i w:val="0"/>
        </w:rPr>
        <w:t xml:space="preserve"> and standards</w:t>
      </w:r>
      <w:r w:rsidR="00371E2A" w:rsidRPr="00127044">
        <w:rPr>
          <w:b w:val="0"/>
          <w:i w:val="0"/>
        </w:rPr>
        <w:t xml:space="preserve"> </w:t>
      </w:r>
      <w:r w:rsidR="00E6099C" w:rsidRPr="00127044">
        <w:rPr>
          <w:b w:val="0"/>
          <w:i w:val="0"/>
        </w:rPr>
        <w:fldChar w:fldCharType="begin"/>
      </w:r>
      <w:r w:rsidR="00371E2A" w:rsidRPr="00127044">
        <w:rPr>
          <w:b w:val="0"/>
          <w:i w:val="0"/>
        </w:rPr>
        <w:instrText xml:space="preserve"> ADDIN EN.CITE &lt;EndNote&gt;&lt;Cite&gt;&lt;Author&gt;Anderson&lt;/Author&gt;&lt;Year&gt;2001&lt;/Year&gt;&lt;RecNum&gt;515&lt;/RecNum&gt;&lt;DisplayText&gt;(Anderson, et al., 2001)&lt;/DisplayText&gt;&lt;record&gt;&lt;rec-number&gt;515&lt;/rec-number&gt;&lt;foreign-keys&gt;&lt;key app="EN" db-id="trdvwvf9m00zd4es0eavtr0g5zf90pzwzsw5"&gt;515&lt;/key&gt;&lt;/foreign-keys&gt;&lt;ref-type name="Book"&gt;6&lt;/ref-type&gt;&lt;contributors&gt;&lt;authors&gt;&lt;author&gt;Anderson, Lorin W.&lt;/author&gt;&lt;author&gt;Krathwohl, David R.&lt;/author&gt;&lt;author&gt;Bloom, Benjamin Samuel&lt;/author&gt;&lt;/authors&gt;&lt;/contributors&gt;&lt;titles&gt;&lt;title&gt;A taxonomy for learning, teaching, and assessing : a revision of Bloom&amp;apos;s taxonomy of educational objectives&lt;/title&gt;&lt;/titles&gt;&lt;dates&gt;&lt;year&gt;2001&lt;/year&gt;&lt;/dates&gt;&lt;pub-location&gt;New York&lt;/pub-location&gt;&lt;publisher&gt;Longman&lt;/publisher&gt;&lt;isbn&gt;0321084055 9780321084057 080131903X 9780801319037&lt;/isbn&gt;&lt;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371E2A" w:rsidRPr="00127044">
        <w:rPr>
          <w:b w:val="0"/>
          <w:i w:val="0"/>
          <w:noProof/>
        </w:rPr>
        <w:t>(</w:t>
      </w:r>
      <w:hyperlink w:anchor="_ENREF_5" w:tooltip="Anderson, 2001 #515" w:history="1">
        <w:r w:rsidR="00886D37" w:rsidRPr="00127044">
          <w:rPr>
            <w:b w:val="0"/>
            <w:i w:val="0"/>
            <w:noProof/>
          </w:rPr>
          <w:t>Anderson, et al., 2001</w:t>
        </w:r>
      </w:hyperlink>
      <w:r w:rsidR="00371E2A" w:rsidRPr="00127044">
        <w:rPr>
          <w:b w:val="0"/>
          <w:i w:val="0"/>
          <w:noProof/>
        </w:rPr>
        <w:t>)</w:t>
      </w:r>
      <w:r w:rsidR="00E6099C" w:rsidRPr="00127044">
        <w:rPr>
          <w:b w:val="0"/>
          <w:i w:val="0"/>
        </w:rPr>
        <w:fldChar w:fldCharType="end"/>
      </w:r>
      <w:r w:rsidR="006B6CA9" w:rsidRPr="00127044">
        <w:rPr>
          <w:b w:val="0"/>
          <w:i w:val="0"/>
        </w:rPr>
        <w:t>. T</w:t>
      </w:r>
      <w:r w:rsidR="00A10719" w:rsidRPr="00127044">
        <w:rPr>
          <w:b w:val="0"/>
          <w:i w:val="0"/>
        </w:rPr>
        <w:t xml:space="preserve">he most common answer students gave was </w:t>
      </w:r>
      <w:r w:rsidR="00A10719" w:rsidRPr="00127044">
        <w:rPr>
          <w:b w:val="0"/>
        </w:rPr>
        <w:t>quite a bit</w:t>
      </w:r>
      <w:r w:rsidR="00A10719" w:rsidRPr="00127044">
        <w:rPr>
          <w:b w:val="0"/>
          <w:i w:val="0"/>
        </w:rPr>
        <w:t xml:space="preserve"> (3). </w:t>
      </w:r>
      <w:r w:rsidR="007568C4" w:rsidRPr="00127044">
        <w:rPr>
          <w:b w:val="0"/>
          <w:i w:val="0"/>
        </w:rPr>
        <w:t xml:space="preserve">The average score for institutions asking their students to evaluate </w:t>
      </w:r>
      <w:r w:rsidRPr="00127044">
        <w:rPr>
          <w:b w:val="0"/>
          <w:i w:val="0"/>
        </w:rPr>
        <w:t>as they learn</w:t>
      </w:r>
      <w:r w:rsidR="007568C4" w:rsidRPr="00127044">
        <w:rPr>
          <w:b w:val="0"/>
          <w:i w:val="0"/>
        </w:rPr>
        <w:t xml:space="preserve"> </w:t>
      </w:r>
      <w:r w:rsidR="001658E0" w:rsidRPr="00127044">
        <w:rPr>
          <w:b w:val="0"/>
          <w:i w:val="0"/>
        </w:rPr>
        <w:t>was</w:t>
      </w:r>
      <w:r w:rsidRPr="00127044">
        <w:rPr>
          <w:b w:val="0"/>
          <w:i w:val="0"/>
        </w:rPr>
        <w:t xml:space="preserve"> </w:t>
      </w:r>
      <w:r w:rsidRPr="00127044">
        <w:rPr>
          <w:b w:val="0"/>
        </w:rPr>
        <w:t>quite a bit</w:t>
      </w:r>
      <w:r w:rsidRPr="00127044">
        <w:rPr>
          <w:b w:val="0"/>
          <w:i w:val="0"/>
        </w:rPr>
        <w:t xml:space="preserve"> </w:t>
      </w:r>
      <w:r w:rsidR="007568C4" w:rsidRPr="00127044">
        <w:rPr>
          <w:b w:val="0"/>
          <w:i w:val="0"/>
        </w:rPr>
        <w:t xml:space="preserve">(3) </w:t>
      </w:r>
      <w:r w:rsidRPr="00127044">
        <w:rPr>
          <w:b w:val="0"/>
          <w:i w:val="0"/>
        </w:rPr>
        <w:t xml:space="preserve">with a mean of 2.93. The minimum </w:t>
      </w:r>
      <w:r w:rsidR="001658E0" w:rsidRPr="00127044">
        <w:rPr>
          <w:b w:val="0"/>
          <w:i w:val="0"/>
        </w:rPr>
        <w:t>fell</w:t>
      </w:r>
      <w:r w:rsidRPr="00127044">
        <w:rPr>
          <w:b w:val="0"/>
          <w:i w:val="0"/>
        </w:rPr>
        <w:t xml:space="preserve"> between </w:t>
      </w:r>
      <w:r w:rsidRPr="00127044">
        <w:rPr>
          <w:b w:val="0"/>
        </w:rPr>
        <w:t>some</w:t>
      </w:r>
      <w:r w:rsidRPr="00127044">
        <w:rPr>
          <w:b w:val="0"/>
          <w:i w:val="0"/>
        </w:rPr>
        <w:t xml:space="preserve"> </w:t>
      </w:r>
      <w:r w:rsidR="007568C4" w:rsidRPr="00127044">
        <w:rPr>
          <w:b w:val="0"/>
          <w:i w:val="0"/>
        </w:rPr>
        <w:t xml:space="preserve">(2) </w:t>
      </w:r>
      <w:r w:rsidRPr="00127044">
        <w:rPr>
          <w:b w:val="0"/>
          <w:i w:val="0"/>
        </w:rPr>
        <w:t xml:space="preserve">and </w:t>
      </w:r>
      <w:r w:rsidRPr="00127044">
        <w:rPr>
          <w:b w:val="0"/>
        </w:rPr>
        <w:t>quite a bit</w:t>
      </w:r>
      <w:r w:rsidRPr="00127044">
        <w:rPr>
          <w:b w:val="0"/>
          <w:i w:val="0"/>
        </w:rPr>
        <w:t xml:space="preserve"> </w:t>
      </w:r>
      <w:r w:rsidR="007568C4" w:rsidRPr="00127044">
        <w:rPr>
          <w:b w:val="0"/>
          <w:i w:val="0"/>
        </w:rPr>
        <w:t xml:space="preserve">(3) </w:t>
      </w:r>
      <w:r w:rsidRPr="00127044">
        <w:rPr>
          <w:b w:val="0"/>
          <w:i w:val="0"/>
        </w:rPr>
        <w:t>at</w:t>
      </w:r>
      <w:r w:rsidR="001658E0" w:rsidRPr="00127044">
        <w:rPr>
          <w:b w:val="0"/>
          <w:i w:val="0"/>
        </w:rPr>
        <w:t xml:space="preserve"> 2.52 and the maximum approached</w:t>
      </w:r>
      <w:r w:rsidRPr="00127044">
        <w:rPr>
          <w:b w:val="0"/>
          <w:i w:val="0"/>
        </w:rPr>
        <w:t xml:space="preserve"> </w:t>
      </w:r>
      <w:r w:rsidR="007568C4" w:rsidRPr="00127044">
        <w:rPr>
          <w:b w:val="0"/>
        </w:rPr>
        <w:t xml:space="preserve">quite a bit </w:t>
      </w:r>
      <w:r w:rsidR="007568C4" w:rsidRPr="00127044">
        <w:rPr>
          <w:b w:val="0"/>
          <w:i w:val="0"/>
        </w:rPr>
        <w:t>(3)</w:t>
      </w:r>
      <w:r w:rsidRPr="00127044">
        <w:rPr>
          <w:b w:val="0"/>
          <w:i w:val="0"/>
        </w:rPr>
        <w:t xml:space="preserve"> at 2.93.</w:t>
      </w:r>
      <w:r w:rsidR="00D400A2" w:rsidRPr="00127044">
        <w:rPr>
          <w:b w:val="0"/>
          <w:i w:val="0"/>
        </w:rPr>
        <w:t xml:space="preserve"> </w:t>
      </w:r>
    </w:p>
    <w:p w:rsidR="006F4662" w:rsidRPr="00127044" w:rsidRDefault="006F4662" w:rsidP="006F4662">
      <w:pPr>
        <w:pStyle w:val="Heading4fordissertatiion"/>
      </w:pPr>
      <w:r w:rsidRPr="00127044">
        <w:t xml:space="preserve">Summary of Bloom’s Taxonomy Indicators. </w:t>
      </w:r>
      <w:r w:rsidR="00A10719" w:rsidRPr="00127044">
        <w:rPr>
          <w:b w:val="0"/>
          <w:i w:val="0"/>
        </w:rPr>
        <w:t xml:space="preserve">Students claimed that they were </w:t>
      </w:r>
      <w:r w:rsidR="000D1A5C" w:rsidRPr="00127044">
        <w:rPr>
          <w:b w:val="0"/>
          <w:i w:val="0"/>
        </w:rPr>
        <w:t xml:space="preserve">frequently </w:t>
      </w:r>
      <w:r w:rsidR="00A10719" w:rsidRPr="00127044">
        <w:rPr>
          <w:b w:val="0"/>
          <w:i w:val="0"/>
        </w:rPr>
        <w:t>asked to utilize all five levels of critical thinking but o</w:t>
      </w:r>
      <w:r w:rsidRPr="00127044">
        <w:rPr>
          <w:b w:val="0"/>
          <w:i w:val="0"/>
        </w:rPr>
        <w:t>n average, institutions asked students to apply and to analyze more than they asked them to synthesize and evaluate. Though memorization was requested less frequently</w:t>
      </w:r>
      <w:r w:rsidR="00052A98" w:rsidRPr="00127044">
        <w:rPr>
          <w:b w:val="0"/>
          <w:i w:val="0"/>
        </w:rPr>
        <w:t xml:space="preserve"> on average</w:t>
      </w:r>
      <w:r w:rsidRPr="00127044">
        <w:rPr>
          <w:b w:val="0"/>
          <w:i w:val="0"/>
        </w:rPr>
        <w:t>, it was the indicator that had the most variation in responses.</w:t>
      </w:r>
    </w:p>
    <w:p w:rsidR="006F4662" w:rsidRPr="00127044" w:rsidRDefault="006F4662" w:rsidP="002460DC">
      <w:pPr>
        <w:pStyle w:val="Heading3fordissertation"/>
      </w:pPr>
      <w:bookmarkStart w:id="149" w:name="_Toc357082384"/>
      <w:r w:rsidRPr="00127044">
        <w:t>Bloom’s Taxonomy scale</w:t>
      </w:r>
      <w:bookmarkEnd w:id="149"/>
    </w:p>
    <w:p w:rsidR="006F4662" w:rsidRPr="00127044" w:rsidRDefault="002A3603" w:rsidP="00E23DB4">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Cronbach’s Alpha</w:t>
      </w:r>
      <w:r w:rsidR="00052904" w:rsidRPr="00127044">
        <w:rPr>
          <w:rFonts w:ascii="Times New Roman" w:hAnsi="Times New Roman"/>
          <w:szCs w:val="24"/>
        </w:rPr>
        <w:t xml:space="preserve"> reliability coefficient</w:t>
      </w:r>
      <w:r w:rsidRPr="00127044">
        <w:rPr>
          <w:rFonts w:ascii="Times New Roman" w:hAnsi="Times New Roman"/>
          <w:szCs w:val="24"/>
        </w:rPr>
        <w:t xml:space="preserve"> is a measure of the reliability </w:t>
      </w:r>
      <w:r w:rsidR="0003464F" w:rsidRPr="00127044">
        <w:rPr>
          <w:rFonts w:ascii="Times New Roman" w:hAnsi="Times New Roman"/>
          <w:szCs w:val="24"/>
        </w:rPr>
        <w:t xml:space="preserve">of a scale that tests for internal consistency. As a rule of thumb, </w:t>
      </w:r>
      <w:r w:rsidR="00052904" w:rsidRPr="00127044">
        <w:rPr>
          <w:rFonts w:ascii="Times New Roman" w:hAnsi="Times New Roman"/>
          <w:szCs w:val="24"/>
        </w:rPr>
        <w:t>estimates of</w:t>
      </w:r>
      <w:r w:rsidR="0003464F" w:rsidRPr="00127044">
        <w:rPr>
          <w:rFonts w:ascii="Times New Roman" w:hAnsi="Times New Roman"/>
          <w:szCs w:val="24"/>
        </w:rPr>
        <w:t xml:space="preserve"> Cronbach’s Alpha coefficient </w:t>
      </w:r>
      <w:r w:rsidR="00052904" w:rsidRPr="00127044">
        <w:rPr>
          <w:rFonts w:ascii="Times New Roman" w:hAnsi="Times New Roman"/>
          <w:szCs w:val="24"/>
        </w:rPr>
        <w:t xml:space="preserve">for a set of items or indicators </w:t>
      </w:r>
      <w:r w:rsidR="0003464F" w:rsidRPr="00127044">
        <w:rPr>
          <w:rFonts w:ascii="Times New Roman" w:hAnsi="Times New Roman"/>
          <w:szCs w:val="24"/>
        </w:rPr>
        <w:t xml:space="preserve">should be at least .7 on a scale of 0 to 1.0 before </w:t>
      </w:r>
      <w:r w:rsidR="00052904" w:rsidRPr="00127044">
        <w:rPr>
          <w:rFonts w:ascii="Times New Roman" w:hAnsi="Times New Roman"/>
          <w:szCs w:val="24"/>
        </w:rPr>
        <w:t xml:space="preserve">those items are combined for </w:t>
      </w:r>
      <w:r w:rsidR="0003464F" w:rsidRPr="00127044">
        <w:rPr>
          <w:rFonts w:ascii="Times New Roman" w:hAnsi="Times New Roman"/>
          <w:szCs w:val="24"/>
        </w:rPr>
        <w:t>use</w:t>
      </w:r>
      <w:r w:rsidR="00052904" w:rsidRPr="00127044">
        <w:rPr>
          <w:rFonts w:ascii="Times New Roman" w:hAnsi="Times New Roman"/>
          <w:szCs w:val="24"/>
        </w:rPr>
        <w:t xml:space="preserve"> in</w:t>
      </w:r>
      <w:r w:rsidR="0003464F" w:rsidRPr="00127044">
        <w:rPr>
          <w:rFonts w:ascii="Times New Roman" w:hAnsi="Times New Roman"/>
          <w:szCs w:val="24"/>
        </w:rPr>
        <w:t xml:space="preserve"> a scale</w:t>
      </w:r>
      <w:r w:rsidR="0088313B" w:rsidRPr="00127044">
        <w:rPr>
          <w:rFonts w:ascii="Times New Roman" w:hAnsi="Times New Roman"/>
          <w:szCs w:val="24"/>
        </w:rPr>
        <w:t xml:space="preserve"> </w:t>
      </w:r>
      <w:r w:rsidR="00E6099C" w:rsidRPr="00127044">
        <w:rPr>
          <w:rFonts w:ascii="Times New Roman" w:hAnsi="Times New Roman"/>
          <w:szCs w:val="24"/>
        </w:rPr>
        <w:fldChar w:fldCharType="begin"/>
      </w:r>
      <w:r w:rsidR="0088313B"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88313B"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88313B" w:rsidRPr="00127044">
        <w:rPr>
          <w:rFonts w:ascii="Times New Roman" w:hAnsi="Times New Roman"/>
          <w:noProof/>
          <w:szCs w:val="24"/>
        </w:rPr>
        <w:t>)</w:t>
      </w:r>
      <w:r w:rsidR="00E6099C" w:rsidRPr="00127044">
        <w:rPr>
          <w:rFonts w:ascii="Times New Roman" w:hAnsi="Times New Roman"/>
          <w:szCs w:val="24"/>
        </w:rPr>
        <w:fldChar w:fldCharType="end"/>
      </w:r>
      <w:r w:rsidR="0003464F" w:rsidRPr="00127044">
        <w:rPr>
          <w:rFonts w:ascii="Times New Roman" w:hAnsi="Times New Roman"/>
          <w:szCs w:val="24"/>
        </w:rPr>
        <w:t xml:space="preserve">. </w:t>
      </w:r>
      <w:r w:rsidR="00A9762C" w:rsidRPr="00127044">
        <w:rPr>
          <w:rFonts w:ascii="Times New Roman" w:hAnsi="Times New Roman"/>
          <w:szCs w:val="24"/>
        </w:rPr>
        <w:t xml:space="preserve">When combining the five cognitive indicators into a single scale, a reliability analysis </w:t>
      </w:r>
      <w:r w:rsidR="006F4662" w:rsidRPr="00127044">
        <w:rPr>
          <w:rFonts w:ascii="Times New Roman" w:hAnsi="Times New Roman"/>
          <w:szCs w:val="24"/>
        </w:rPr>
        <w:t>reveal</w:t>
      </w:r>
      <w:r w:rsidR="00052904" w:rsidRPr="00127044">
        <w:rPr>
          <w:rFonts w:ascii="Times New Roman" w:hAnsi="Times New Roman"/>
          <w:szCs w:val="24"/>
        </w:rPr>
        <w:t>ed</w:t>
      </w:r>
      <w:r w:rsidR="006F4662" w:rsidRPr="00127044">
        <w:rPr>
          <w:rFonts w:ascii="Times New Roman" w:hAnsi="Times New Roman"/>
          <w:szCs w:val="24"/>
        </w:rPr>
        <w:t xml:space="preserve"> a completely </w:t>
      </w:r>
      <w:r w:rsidR="00052904" w:rsidRPr="00127044">
        <w:rPr>
          <w:rFonts w:ascii="Times New Roman" w:hAnsi="Times New Roman"/>
          <w:szCs w:val="24"/>
        </w:rPr>
        <w:t>unacceptable</w:t>
      </w:r>
      <w:r w:rsidR="00E23DB4" w:rsidRPr="00127044">
        <w:rPr>
          <w:rFonts w:ascii="Times New Roman" w:hAnsi="Times New Roman"/>
          <w:szCs w:val="24"/>
        </w:rPr>
        <w:t xml:space="preserve"> Cronbach’s Alpha reliability coefficient </w:t>
      </w:r>
      <w:r w:rsidR="006F4662" w:rsidRPr="00127044">
        <w:rPr>
          <w:rFonts w:ascii="Times New Roman" w:hAnsi="Times New Roman"/>
          <w:szCs w:val="24"/>
        </w:rPr>
        <w:t>of .451</w:t>
      </w:r>
      <w:r w:rsidR="00083D07" w:rsidRPr="00127044">
        <w:rPr>
          <w:rFonts w:ascii="Times New Roman" w:hAnsi="Times New Roman"/>
          <w:szCs w:val="24"/>
        </w:rPr>
        <w:t xml:space="preserve"> </w:t>
      </w:r>
      <w:r w:rsidR="00E6099C" w:rsidRPr="00127044">
        <w:rPr>
          <w:rFonts w:ascii="Times New Roman" w:hAnsi="Times New Roman"/>
          <w:szCs w:val="24"/>
        </w:rPr>
        <w:fldChar w:fldCharType="begin"/>
      </w:r>
      <w:r w:rsidR="00083D07"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083D07"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083D07" w:rsidRPr="00127044">
        <w:rPr>
          <w:rFonts w:ascii="Times New Roman" w:hAnsi="Times New Roman"/>
          <w:noProof/>
          <w:szCs w:val="24"/>
        </w:rPr>
        <w:t>)</w:t>
      </w:r>
      <w:r w:rsidR="00E6099C" w:rsidRPr="00127044">
        <w:rPr>
          <w:rFonts w:ascii="Times New Roman" w:hAnsi="Times New Roman"/>
          <w:szCs w:val="24"/>
        </w:rPr>
        <w:fldChar w:fldCharType="end"/>
      </w:r>
      <w:r w:rsidR="006F4662" w:rsidRPr="00127044">
        <w:rPr>
          <w:rFonts w:ascii="Times New Roman" w:hAnsi="Times New Roman"/>
          <w:szCs w:val="24"/>
        </w:rPr>
        <w:t>.</w:t>
      </w:r>
      <w:r w:rsidR="00A9762C" w:rsidRPr="00127044">
        <w:rPr>
          <w:rFonts w:ascii="Times New Roman" w:hAnsi="Times New Roman"/>
          <w:szCs w:val="24"/>
        </w:rPr>
        <w:t xml:space="preserve"> However, a comparison </w:t>
      </w:r>
      <w:r w:rsidR="00482523" w:rsidRPr="00127044">
        <w:rPr>
          <w:rFonts w:ascii="Times New Roman" w:hAnsi="Times New Roman"/>
          <w:szCs w:val="24"/>
        </w:rPr>
        <w:t>of inter-item statistics revealed</w:t>
      </w:r>
      <w:r w:rsidR="00A9762C" w:rsidRPr="00127044">
        <w:rPr>
          <w:rFonts w:ascii="Times New Roman" w:hAnsi="Times New Roman"/>
          <w:szCs w:val="24"/>
        </w:rPr>
        <w:t xml:space="preserve"> that removing the memorized</w:t>
      </w:r>
      <w:r w:rsidR="00482523" w:rsidRPr="00127044">
        <w:rPr>
          <w:rFonts w:ascii="Times New Roman" w:hAnsi="Times New Roman"/>
          <w:szCs w:val="24"/>
        </w:rPr>
        <w:t xml:space="preserve"> indicator resulted</w:t>
      </w:r>
      <w:r w:rsidR="00A9762C" w:rsidRPr="00127044">
        <w:rPr>
          <w:rFonts w:ascii="Times New Roman" w:hAnsi="Times New Roman"/>
          <w:szCs w:val="24"/>
        </w:rPr>
        <w:t xml:space="preserve"> in a</w:t>
      </w:r>
      <w:r w:rsidR="00F227FE" w:rsidRPr="00127044">
        <w:rPr>
          <w:rFonts w:ascii="Times New Roman" w:hAnsi="Times New Roman"/>
          <w:szCs w:val="24"/>
        </w:rPr>
        <w:t>n</w:t>
      </w:r>
      <w:r w:rsidR="00A9762C" w:rsidRPr="00127044">
        <w:rPr>
          <w:rFonts w:ascii="Times New Roman" w:hAnsi="Times New Roman"/>
          <w:szCs w:val="24"/>
        </w:rPr>
        <w:t xml:space="preserve"> </w:t>
      </w:r>
      <w:r w:rsidR="00F227FE" w:rsidRPr="00127044">
        <w:rPr>
          <w:rFonts w:ascii="Times New Roman" w:hAnsi="Times New Roman"/>
          <w:szCs w:val="24"/>
        </w:rPr>
        <w:t>excellent estimate of</w:t>
      </w:r>
      <w:r w:rsidR="00A9762C" w:rsidRPr="00127044">
        <w:rPr>
          <w:rFonts w:ascii="Times New Roman" w:hAnsi="Times New Roman"/>
          <w:szCs w:val="24"/>
        </w:rPr>
        <w:t xml:space="preserve"> </w:t>
      </w:r>
      <w:r w:rsidR="00E23DB4" w:rsidRPr="00127044">
        <w:rPr>
          <w:rFonts w:ascii="Times New Roman" w:hAnsi="Times New Roman"/>
          <w:szCs w:val="24"/>
        </w:rPr>
        <w:t xml:space="preserve">Cronbach’s Alpha reliability coefficient </w:t>
      </w:r>
      <w:r w:rsidR="005C1E05" w:rsidRPr="00127044">
        <w:rPr>
          <w:rFonts w:ascii="Times New Roman" w:hAnsi="Times New Roman"/>
          <w:szCs w:val="24"/>
        </w:rPr>
        <w:t xml:space="preserve">of .923 (see </w:t>
      </w:r>
      <w:r w:rsidR="007107F9" w:rsidRPr="00127044">
        <w:rPr>
          <w:rFonts w:ascii="Times New Roman" w:hAnsi="Times New Roman"/>
          <w:szCs w:val="24"/>
        </w:rPr>
        <w:t>Table</w:t>
      </w:r>
      <w:r w:rsidR="005C1E05" w:rsidRPr="00127044">
        <w:rPr>
          <w:rFonts w:ascii="Times New Roman" w:hAnsi="Times New Roman"/>
          <w:szCs w:val="24"/>
        </w:rPr>
        <w:t xml:space="preserve"> 5</w:t>
      </w:r>
      <w:r w:rsidR="00A9762C" w:rsidRPr="00127044">
        <w:rPr>
          <w:rFonts w:ascii="Times New Roman" w:hAnsi="Times New Roman"/>
          <w:szCs w:val="24"/>
        </w:rPr>
        <w:t>)</w:t>
      </w:r>
      <w:r w:rsidR="00083D07" w:rsidRPr="00127044">
        <w:rPr>
          <w:rFonts w:ascii="Times New Roman" w:hAnsi="Times New Roman"/>
          <w:szCs w:val="24"/>
        </w:rPr>
        <w:t xml:space="preserve"> </w:t>
      </w:r>
      <w:r w:rsidR="00E6099C" w:rsidRPr="00127044">
        <w:rPr>
          <w:rFonts w:ascii="Times New Roman" w:hAnsi="Times New Roman"/>
          <w:szCs w:val="24"/>
        </w:rPr>
        <w:fldChar w:fldCharType="begin"/>
      </w:r>
      <w:r w:rsidR="000136BA"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0136BA"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0136BA" w:rsidRPr="00127044">
        <w:rPr>
          <w:rFonts w:ascii="Times New Roman" w:hAnsi="Times New Roman"/>
          <w:noProof/>
          <w:szCs w:val="24"/>
        </w:rPr>
        <w:t>)</w:t>
      </w:r>
      <w:r w:rsidR="00E6099C" w:rsidRPr="00127044">
        <w:rPr>
          <w:rFonts w:ascii="Times New Roman" w:hAnsi="Times New Roman"/>
          <w:szCs w:val="24"/>
        </w:rPr>
        <w:fldChar w:fldCharType="end"/>
      </w:r>
      <w:r w:rsidR="00482523" w:rsidRPr="00127044">
        <w:rPr>
          <w:rFonts w:ascii="Times New Roman" w:hAnsi="Times New Roman"/>
          <w:szCs w:val="24"/>
        </w:rPr>
        <w:t>. This made</w:t>
      </w:r>
      <w:r w:rsidR="00A9762C" w:rsidRPr="00127044">
        <w:rPr>
          <w:rFonts w:ascii="Times New Roman" w:hAnsi="Times New Roman"/>
          <w:szCs w:val="24"/>
        </w:rPr>
        <w:t xml:space="preserve"> sense, as </w:t>
      </w:r>
      <w:r w:rsidR="00A9762C" w:rsidRPr="00127044">
        <w:rPr>
          <w:rFonts w:ascii="Times New Roman" w:hAnsi="Times New Roman"/>
          <w:szCs w:val="24"/>
        </w:rPr>
        <w:lastRenderedPageBreak/>
        <w:t xml:space="preserve">memorization is a lower order thinking </w:t>
      </w:r>
      <w:r w:rsidR="0018329C" w:rsidRPr="00127044">
        <w:rPr>
          <w:rFonts w:ascii="Times New Roman" w:hAnsi="Times New Roman"/>
          <w:szCs w:val="24"/>
        </w:rPr>
        <w:t>skill that, though a prerequisite to learning, contributes less to learning than d</w:t>
      </w:r>
      <w:r w:rsidR="009E5460" w:rsidRPr="00127044">
        <w:rPr>
          <w:rFonts w:ascii="Times New Roman" w:hAnsi="Times New Roman"/>
          <w:szCs w:val="24"/>
        </w:rPr>
        <w:t>o the higher order thinking skills</w:t>
      </w:r>
      <w:r w:rsidR="00A9762C" w:rsidRPr="00127044">
        <w:rPr>
          <w:rFonts w:ascii="Times New Roman" w:hAnsi="Times New Roman"/>
          <w:szCs w:val="24"/>
        </w:rPr>
        <w:t>.</w:t>
      </w:r>
    </w:p>
    <w:p w:rsidR="00E72848" w:rsidRPr="00127044" w:rsidRDefault="00795232" w:rsidP="0069051D">
      <w:bookmarkStart w:id="150" w:name="_Toc321814417"/>
      <w:r w:rsidRPr="00127044">
        <w:t>Table 5:</w:t>
      </w:r>
      <w:bookmarkEnd w:id="150"/>
      <w:r w:rsidRPr="00127044">
        <w:t xml:space="preserve"> </w:t>
      </w:r>
    </w:p>
    <w:p w:rsidR="006F4662" w:rsidRPr="00127044" w:rsidRDefault="00795232" w:rsidP="004A740B">
      <w:pPr>
        <w:pStyle w:val="TableCaption"/>
      </w:pPr>
      <w:bookmarkStart w:id="151" w:name="_Toc321814418"/>
      <w:r w:rsidRPr="00127044">
        <w:rPr>
          <w:i/>
        </w:rPr>
        <w:t>Bloom’s Taxonomy: Item-Total Statistics (N = 497)</w:t>
      </w:r>
      <w:bookmarkEnd w:id="151"/>
    </w:p>
    <w:tbl>
      <w:tblPr>
        <w:tblW w:w="717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631"/>
        <w:gridCol w:w="1387"/>
        <w:gridCol w:w="1386"/>
        <w:gridCol w:w="1387"/>
        <w:gridCol w:w="1387"/>
      </w:tblGrid>
      <w:tr w:rsidR="006F4662" w:rsidRPr="00127044">
        <w:trPr>
          <w:cantSplit/>
          <w:tblHeader/>
        </w:trPr>
        <w:tc>
          <w:tcPr>
            <w:tcW w:w="1631" w:type="dxa"/>
            <w:tcBorders>
              <w:left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szCs w:val="24"/>
              </w:rPr>
            </w:pPr>
          </w:p>
        </w:tc>
        <w:tc>
          <w:tcPr>
            <w:tcW w:w="1387"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386"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387"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387"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79523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6F4662" w:rsidRPr="00127044">
        <w:trPr>
          <w:cantSplit/>
          <w:tblHeader/>
        </w:trPr>
        <w:tc>
          <w:tcPr>
            <w:tcW w:w="1631" w:type="dxa"/>
            <w:tcBorders>
              <w:left w:val="nil"/>
              <w:bottom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Memorized</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12.21</w:t>
            </w:r>
          </w:p>
        </w:tc>
        <w:tc>
          <w:tcPr>
            <w:tcW w:w="1386"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.242</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-.456</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.923</w:t>
            </w:r>
          </w:p>
        </w:tc>
      </w:tr>
      <w:tr w:rsidR="006F4662" w:rsidRPr="00127044">
        <w:trPr>
          <w:cantSplit/>
          <w:tblHeader/>
        </w:trPr>
        <w:tc>
          <w:tcPr>
            <w:tcW w:w="1631"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Applied</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11.86</w:t>
            </w:r>
          </w:p>
        </w:tc>
        <w:tc>
          <w:tcPr>
            <w:tcW w:w="1386"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.124</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.694</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.148</w:t>
            </w:r>
          </w:p>
        </w:tc>
      </w:tr>
      <w:tr w:rsidR="006F4662" w:rsidRPr="00127044">
        <w:trPr>
          <w:cantSplit/>
          <w:tblHeader/>
        </w:trPr>
        <w:tc>
          <w:tcPr>
            <w:tcW w:w="1631"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Analyzed</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11.79</w:t>
            </w:r>
          </w:p>
        </w:tc>
        <w:tc>
          <w:tcPr>
            <w:tcW w:w="1386"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.108</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.673</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.072</w:t>
            </w:r>
          </w:p>
        </w:tc>
      </w:tr>
      <w:tr w:rsidR="006F4662" w:rsidRPr="00127044">
        <w:trPr>
          <w:cantSplit/>
          <w:tblHeader/>
        </w:trPr>
        <w:tc>
          <w:tcPr>
            <w:tcW w:w="1631"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Synthesized</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11.99</w:t>
            </w:r>
          </w:p>
        </w:tc>
        <w:tc>
          <w:tcPr>
            <w:tcW w:w="1386"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.106</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.562</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.122</w:t>
            </w:r>
          </w:p>
        </w:tc>
      </w:tr>
      <w:tr w:rsidR="006F4662" w:rsidRPr="00127044">
        <w:trPr>
          <w:cantSplit/>
        </w:trPr>
        <w:tc>
          <w:tcPr>
            <w:tcW w:w="1631" w:type="dxa"/>
            <w:tcBorders>
              <w:top w:val="nil"/>
              <w:left w:val="nil"/>
              <w:right w:val="nil"/>
            </w:tcBorders>
            <w:shd w:val="clear" w:color="auto" w:fill="FFFFFF"/>
            <w:tcMar>
              <w:top w:w="30" w:type="dxa"/>
              <w:left w:w="30" w:type="dxa"/>
              <w:bottom w:w="30" w:type="dxa"/>
              <w:right w:w="30" w:type="dxa"/>
            </w:tcMar>
          </w:tcPr>
          <w:p w:rsidR="006F4662" w:rsidRPr="00127044" w:rsidRDefault="006F4662" w:rsidP="0079523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Evaluated</w:t>
            </w:r>
          </w:p>
        </w:tc>
        <w:tc>
          <w:tcPr>
            <w:tcW w:w="1387"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12.04</w:t>
            </w:r>
          </w:p>
        </w:tc>
        <w:tc>
          <w:tcPr>
            <w:tcW w:w="1386"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.119</w:t>
            </w:r>
          </w:p>
        </w:tc>
        <w:tc>
          <w:tcPr>
            <w:tcW w:w="1387"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.701</w:t>
            </w:r>
          </w:p>
        </w:tc>
        <w:tc>
          <w:tcPr>
            <w:tcW w:w="1387"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79523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.120</w:t>
            </w:r>
          </w:p>
        </w:tc>
      </w:tr>
    </w:tbl>
    <w:p w:rsidR="004E2B04" w:rsidRPr="00127044" w:rsidRDefault="004E2B04" w:rsidP="00E53121">
      <w:pPr>
        <w:autoSpaceDE w:val="0"/>
        <w:autoSpaceDN w:val="0"/>
        <w:adjustRightInd w:val="0"/>
        <w:rPr>
          <w:rFonts w:ascii="Times New Roman" w:hAnsi="Times New Roman"/>
          <w:szCs w:val="24"/>
        </w:rPr>
      </w:pPr>
    </w:p>
    <w:p w:rsidR="006F4662"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As a result, </w:t>
      </w:r>
      <w:r w:rsidR="00CD21FA" w:rsidRPr="00127044">
        <w:rPr>
          <w:rFonts w:ascii="Times New Roman" w:hAnsi="Times New Roman"/>
          <w:szCs w:val="24"/>
        </w:rPr>
        <w:t xml:space="preserve">I </w:t>
      </w:r>
      <w:r w:rsidR="00217A5B" w:rsidRPr="00127044">
        <w:rPr>
          <w:rFonts w:ascii="Times New Roman" w:hAnsi="Times New Roman"/>
          <w:szCs w:val="24"/>
        </w:rPr>
        <w:t xml:space="preserve">constructed </w:t>
      </w:r>
      <w:r w:rsidR="00CD21FA" w:rsidRPr="00127044">
        <w:rPr>
          <w:rFonts w:ascii="Times New Roman" w:hAnsi="Times New Roman"/>
          <w:szCs w:val="24"/>
        </w:rPr>
        <w:t>a</w:t>
      </w:r>
      <w:r w:rsidRPr="00127044">
        <w:rPr>
          <w:rFonts w:ascii="Times New Roman" w:hAnsi="Times New Roman"/>
          <w:szCs w:val="24"/>
        </w:rPr>
        <w:t xml:space="preserve"> Bloom’s Taxonomy scale </w:t>
      </w:r>
      <w:r w:rsidR="00CD21FA" w:rsidRPr="00127044">
        <w:rPr>
          <w:rFonts w:ascii="Times New Roman" w:hAnsi="Times New Roman"/>
          <w:szCs w:val="24"/>
        </w:rPr>
        <w:t>by calculating</w:t>
      </w:r>
      <w:r w:rsidRPr="00127044">
        <w:rPr>
          <w:rFonts w:ascii="Times New Roman" w:hAnsi="Times New Roman"/>
          <w:szCs w:val="24"/>
        </w:rPr>
        <w:t xml:space="preserve"> the mean of the four remaining indicators of applied, analyzed, synthesized, and evaluated.</w:t>
      </w:r>
      <w:r w:rsidR="00AF74CB" w:rsidRPr="00127044">
        <w:rPr>
          <w:rFonts w:ascii="Times New Roman" w:hAnsi="Times New Roman"/>
          <w:szCs w:val="24"/>
        </w:rPr>
        <w:t xml:space="preserve"> </w:t>
      </w:r>
    </w:p>
    <w:p w:rsidR="006F4662" w:rsidRPr="00127044" w:rsidRDefault="006F4662" w:rsidP="00F44663">
      <w:pPr>
        <w:pStyle w:val="Heading3fordissertation"/>
      </w:pPr>
      <w:bookmarkStart w:id="152" w:name="_Toc357082385"/>
      <w:r w:rsidRPr="00127044">
        <w:t>Critical Thinking</w:t>
      </w:r>
      <w:bookmarkEnd w:id="152"/>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NSSE asked</w:t>
      </w:r>
      <w:r w:rsidR="00F227FE" w:rsidRPr="00127044">
        <w:rPr>
          <w:rFonts w:ascii="Times New Roman" w:hAnsi="Times New Roman"/>
          <w:szCs w:val="24"/>
        </w:rPr>
        <w:t xml:space="preserve"> students to respond</w:t>
      </w:r>
      <w:r w:rsidRPr="00127044">
        <w:rPr>
          <w:rFonts w:ascii="Times New Roman" w:hAnsi="Times New Roman"/>
          <w:szCs w:val="24"/>
        </w:rPr>
        <w:t xml:space="preserve"> </w:t>
      </w:r>
      <w:r w:rsidR="000136BA" w:rsidRPr="00127044">
        <w:rPr>
          <w:rFonts w:ascii="Times New Roman" w:hAnsi="Times New Roman"/>
          <w:szCs w:val="24"/>
        </w:rPr>
        <w:t>on</w:t>
      </w:r>
      <w:r w:rsidRPr="00127044">
        <w:rPr>
          <w:rFonts w:ascii="Times New Roman" w:hAnsi="Times New Roman"/>
          <w:szCs w:val="24"/>
        </w:rPr>
        <w:t xml:space="preserve"> </w:t>
      </w:r>
      <w:r w:rsidR="00F227FE" w:rsidRPr="00127044">
        <w:rPr>
          <w:rFonts w:ascii="Times New Roman" w:hAnsi="Times New Roman"/>
          <w:szCs w:val="24"/>
        </w:rPr>
        <w:t xml:space="preserve">the </w:t>
      </w:r>
      <w:r w:rsidRPr="00127044">
        <w:rPr>
          <w:rFonts w:ascii="Times New Roman" w:hAnsi="Times New Roman"/>
          <w:szCs w:val="24"/>
        </w:rPr>
        <w:t>extent</w:t>
      </w:r>
      <w:r w:rsidR="00F227FE" w:rsidRPr="00127044">
        <w:rPr>
          <w:rFonts w:ascii="Times New Roman" w:hAnsi="Times New Roman"/>
          <w:szCs w:val="24"/>
        </w:rPr>
        <w:t xml:space="preserve"> to which</w:t>
      </w:r>
      <w:r w:rsidRPr="00127044">
        <w:rPr>
          <w:rFonts w:ascii="Times New Roman" w:hAnsi="Times New Roman"/>
          <w:szCs w:val="24"/>
        </w:rPr>
        <w:t xml:space="preserve"> the institution contributed to their knowledge, skill, and personal development in thinking critical</w:t>
      </w:r>
      <w:r w:rsidR="00205C17" w:rsidRPr="00127044">
        <w:rPr>
          <w:rFonts w:ascii="Times New Roman" w:hAnsi="Times New Roman"/>
          <w:szCs w:val="24"/>
        </w:rPr>
        <w:t>ly and analytically on the four-</w:t>
      </w:r>
      <w:r w:rsidRPr="00127044">
        <w:rPr>
          <w:rFonts w:ascii="Times New Roman" w:hAnsi="Times New Roman"/>
          <w:szCs w:val="24"/>
        </w:rPr>
        <w:t xml:space="preserve">point scale of (1) </w:t>
      </w:r>
      <w:r w:rsidRPr="00127044">
        <w:rPr>
          <w:rFonts w:ascii="Times New Roman" w:hAnsi="Times New Roman"/>
          <w:i/>
          <w:szCs w:val="24"/>
        </w:rPr>
        <w:t>very little</w:t>
      </w:r>
      <w:r w:rsidRPr="00127044">
        <w:rPr>
          <w:rFonts w:ascii="Times New Roman" w:hAnsi="Times New Roman"/>
          <w:szCs w:val="24"/>
        </w:rPr>
        <w:t xml:space="preserve"> (2) </w:t>
      </w:r>
      <w:r w:rsidRPr="00127044">
        <w:rPr>
          <w:rFonts w:ascii="Times New Roman" w:hAnsi="Times New Roman"/>
          <w:i/>
          <w:szCs w:val="24"/>
        </w:rPr>
        <w:t>some</w:t>
      </w:r>
      <w:r w:rsidRPr="00127044">
        <w:rPr>
          <w:rFonts w:ascii="Times New Roman" w:hAnsi="Times New Roman"/>
          <w:szCs w:val="24"/>
        </w:rPr>
        <w:t xml:space="preserve"> (3) </w:t>
      </w:r>
      <w:r w:rsidRPr="00127044">
        <w:rPr>
          <w:rFonts w:ascii="Times New Roman" w:hAnsi="Times New Roman"/>
          <w:i/>
          <w:szCs w:val="24"/>
        </w:rPr>
        <w:t>quite a bit</w:t>
      </w:r>
      <w:r w:rsidRPr="00127044">
        <w:rPr>
          <w:rFonts w:ascii="Times New Roman" w:hAnsi="Times New Roman"/>
          <w:szCs w:val="24"/>
        </w:rPr>
        <w:t xml:space="preserve"> (4) </w:t>
      </w:r>
      <w:r w:rsidRPr="00127044">
        <w:rPr>
          <w:rFonts w:ascii="Times New Roman" w:hAnsi="Times New Roman"/>
          <w:i/>
          <w:szCs w:val="24"/>
        </w:rPr>
        <w:t>very much</w:t>
      </w:r>
      <w:r w:rsidRPr="00127044">
        <w:rPr>
          <w:rFonts w:ascii="Times New Roman" w:hAnsi="Times New Roman"/>
          <w:szCs w:val="24"/>
        </w:rPr>
        <w:t xml:space="preserve">. </w:t>
      </w:r>
      <w:r w:rsidR="00A3469F" w:rsidRPr="00127044">
        <w:rPr>
          <w:rFonts w:ascii="Times New Roman" w:hAnsi="Times New Roman"/>
          <w:szCs w:val="24"/>
        </w:rPr>
        <w:t>The institutional average of s</w:t>
      </w:r>
      <w:r w:rsidRPr="00127044">
        <w:rPr>
          <w:rFonts w:ascii="Times New Roman" w:hAnsi="Times New Roman"/>
          <w:szCs w:val="24"/>
        </w:rPr>
        <w:t>tudents</w:t>
      </w:r>
      <w:r w:rsidR="00E713C8" w:rsidRPr="00127044">
        <w:rPr>
          <w:rFonts w:ascii="Times New Roman" w:hAnsi="Times New Roman"/>
          <w:szCs w:val="24"/>
        </w:rPr>
        <w:t>’</w:t>
      </w:r>
      <w:r w:rsidR="00027CE0" w:rsidRPr="00127044">
        <w:rPr>
          <w:rFonts w:ascii="Times New Roman" w:hAnsi="Times New Roman"/>
          <w:szCs w:val="24"/>
        </w:rPr>
        <w:t xml:space="preserve"> </w:t>
      </w:r>
      <w:r w:rsidR="00E713C8" w:rsidRPr="00127044">
        <w:rPr>
          <w:rFonts w:ascii="Times New Roman" w:hAnsi="Times New Roman"/>
          <w:szCs w:val="24"/>
        </w:rPr>
        <w:t>responses</w:t>
      </w:r>
      <w:r w:rsidRPr="00127044">
        <w:rPr>
          <w:rFonts w:ascii="Times New Roman" w:hAnsi="Times New Roman"/>
          <w:szCs w:val="24"/>
        </w:rPr>
        <w:t xml:space="preserve"> </w:t>
      </w:r>
      <w:r w:rsidR="00E713C8" w:rsidRPr="00127044">
        <w:rPr>
          <w:rFonts w:ascii="Times New Roman" w:hAnsi="Times New Roman"/>
          <w:szCs w:val="24"/>
        </w:rPr>
        <w:t xml:space="preserve">was </w:t>
      </w:r>
      <w:r w:rsidR="00983C50" w:rsidRPr="00127044">
        <w:rPr>
          <w:rFonts w:ascii="Times New Roman" w:hAnsi="Times New Roman"/>
          <w:szCs w:val="24"/>
        </w:rPr>
        <w:t>3.30, which translated</w:t>
      </w:r>
      <w:r w:rsidRPr="00127044">
        <w:rPr>
          <w:rFonts w:ascii="Times New Roman" w:hAnsi="Times New Roman"/>
          <w:szCs w:val="24"/>
        </w:rPr>
        <w:t xml:space="preserve"> to just a bit more than </w:t>
      </w:r>
      <w:r w:rsidRPr="00127044">
        <w:rPr>
          <w:rFonts w:ascii="Times New Roman" w:hAnsi="Times New Roman"/>
          <w:i/>
          <w:szCs w:val="24"/>
        </w:rPr>
        <w:t>quite a bit</w:t>
      </w:r>
      <w:r w:rsidRPr="00127044">
        <w:rPr>
          <w:rFonts w:ascii="Times New Roman" w:hAnsi="Times New Roman"/>
          <w:szCs w:val="24"/>
        </w:rPr>
        <w:t>. The minimum was 2.81</w:t>
      </w:r>
      <w:r w:rsidR="00027CE0" w:rsidRPr="00127044">
        <w:rPr>
          <w:rFonts w:ascii="Times New Roman" w:hAnsi="Times New Roman"/>
          <w:szCs w:val="24"/>
        </w:rPr>
        <w:t>,</w:t>
      </w:r>
      <w:r w:rsidRPr="00127044">
        <w:rPr>
          <w:rFonts w:ascii="Times New Roman" w:hAnsi="Times New Roman"/>
          <w:szCs w:val="24"/>
        </w:rPr>
        <w:t xml:space="preserve"> which was nearly </w:t>
      </w:r>
      <w:r w:rsidRPr="00127044">
        <w:rPr>
          <w:rFonts w:ascii="Times New Roman" w:hAnsi="Times New Roman"/>
          <w:i/>
          <w:szCs w:val="24"/>
        </w:rPr>
        <w:t>quite a bit</w:t>
      </w:r>
      <w:r w:rsidRPr="00127044">
        <w:rPr>
          <w:rFonts w:ascii="Times New Roman" w:hAnsi="Times New Roman"/>
          <w:szCs w:val="24"/>
        </w:rPr>
        <w:t xml:space="preserve"> and the maximum was 3.80</w:t>
      </w:r>
      <w:r w:rsidR="00027CE0" w:rsidRPr="00127044">
        <w:rPr>
          <w:rFonts w:ascii="Times New Roman" w:hAnsi="Times New Roman"/>
          <w:szCs w:val="24"/>
        </w:rPr>
        <w:t>,</w:t>
      </w:r>
      <w:r w:rsidRPr="00127044">
        <w:rPr>
          <w:rFonts w:ascii="Times New Roman" w:hAnsi="Times New Roman"/>
          <w:szCs w:val="24"/>
        </w:rPr>
        <w:t xml:space="preserve"> which approached </w:t>
      </w:r>
      <w:r w:rsidRPr="00127044">
        <w:rPr>
          <w:rFonts w:ascii="Times New Roman" w:hAnsi="Times New Roman"/>
          <w:i/>
          <w:szCs w:val="24"/>
        </w:rPr>
        <w:t>very much</w:t>
      </w:r>
      <w:r w:rsidRPr="00127044">
        <w:rPr>
          <w:rFonts w:ascii="Times New Roman" w:hAnsi="Times New Roman"/>
          <w:szCs w:val="24"/>
        </w:rPr>
        <w:t>.</w:t>
      </w:r>
      <w:r w:rsidR="00D400A2" w:rsidRPr="00127044">
        <w:rPr>
          <w:rFonts w:ascii="Times New Roman" w:hAnsi="Times New Roman"/>
          <w:szCs w:val="24"/>
        </w:rPr>
        <w:t xml:space="preserve"> The </w:t>
      </w:r>
      <w:r w:rsidR="00E60DC0" w:rsidRPr="00127044">
        <w:rPr>
          <w:rFonts w:ascii="Times New Roman" w:hAnsi="Times New Roman"/>
          <w:szCs w:val="24"/>
        </w:rPr>
        <w:t>most common answer</w:t>
      </w:r>
      <w:r w:rsidR="00D400A2" w:rsidRPr="00127044">
        <w:rPr>
          <w:rFonts w:ascii="Times New Roman" w:hAnsi="Times New Roman"/>
          <w:szCs w:val="24"/>
        </w:rPr>
        <w:t xml:space="preserve"> was </w:t>
      </w:r>
      <w:r w:rsidR="00D400A2" w:rsidRPr="00127044">
        <w:rPr>
          <w:rFonts w:ascii="Times New Roman" w:hAnsi="Times New Roman"/>
          <w:i/>
          <w:szCs w:val="24"/>
        </w:rPr>
        <w:t>very much</w:t>
      </w:r>
      <w:r w:rsidR="00D400A2" w:rsidRPr="00127044">
        <w:rPr>
          <w:rFonts w:ascii="Times New Roman" w:hAnsi="Times New Roman"/>
          <w:szCs w:val="24"/>
        </w:rPr>
        <w:t xml:space="preserve"> (4).</w:t>
      </w:r>
      <w:r w:rsidRPr="00127044">
        <w:rPr>
          <w:rFonts w:ascii="Times New Roman" w:hAnsi="Times New Roman"/>
          <w:szCs w:val="24"/>
        </w:rPr>
        <w:t xml:space="preserve"> </w:t>
      </w:r>
    </w:p>
    <w:p w:rsidR="006F4662" w:rsidRPr="00127044" w:rsidRDefault="006F4662" w:rsidP="006F4662">
      <w:pPr>
        <w:pStyle w:val="Heading3fordissertation"/>
      </w:pPr>
      <w:bookmarkStart w:id="153" w:name="_Toc357082386"/>
      <w:r w:rsidRPr="00127044">
        <w:t>Lifelong Learning</w:t>
      </w:r>
      <w:bookmarkEnd w:id="153"/>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NSSE asked to what extent the institution contributed to </w:t>
      </w:r>
      <w:r w:rsidR="00F227FE" w:rsidRPr="00127044">
        <w:rPr>
          <w:rFonts w:ascii="Times New Roman" w:hAnsi="Times New Roman"/>
          <w:szCs w:val="24"/>
        </w:rPr>
        <w:t>students’</w:t>
      </w:r>
      <w:r w:rsidRPr="00127044">
        <w:rPr>
          <w:rFonts w:ascii="Times New Roman" w:hAnsi="Times New Roman"/>
          <w:szCs w:val="24"/>
        </w:rPr>
        <w:t xml:space="preserve"> knowledge, skill, and personal development in learning effectively on their own on the four point scale of (1) </w:t>
      </w:r>
      <w:r w:rsidRPr="00127044">
        <w:rPr>
          <w:rFonts w:ascii="Times New Roman" w:hAnsi="Times New Roman"/>
          <w:i/>
          <w:szCs w:val="24"/>
        </w:rPr>
        <w:t>very little</w:t>
      </w:r>
      <w:r w:rsidRPr="00127044">
        <w:rPr>
          <w:rFonts w:ascii="Times New Roman" w:hAnsi="Times New Roman"/>
          <w:szCs w:val="24"/>
        </w:rPr>
        <w:t xml:space="preserve"> (2) </w:t>
      </w:r>
      <w:r w:rsidRPr="00127044">
        <w:rPr>
          <w:rFonts w:ascii="Times New Roman" w:hAnsi="Times New Roman"/>
          <w:i/>
          <w:szCs w:val="24"/>
        </w:rPr>
        <w:t>some</w:t>
      </w:r>
      <w:r w:rsidRPr="00127044">
        <w:rPr>
          <w:rFonts w:ascii="Times New Roman" w:hAnsi="Times New Roman"/>
          <w:szCs w:val="24"/>
        </w:rPr>
        <w:t xml:space="preserve"> (3) </w:t>
      </w:r>
      <w:r w:rsidRPr="00127044">
        <w:rPr>
          <w:rFonts w:ascii="Times New Roman" w:hAnsi="Times New Roman"/>
          <w:i/>
          <w:szCs w:val="24"/>
        </w:rPr>
        <w:t>quite a bit</w:t>
      </w:r>
      <w:r w:rsidRPr="00127044">
        <w:rPr>
          <w:rFonts w:ascii="Times New Roman" w:hAnsi="Times New Roman"/>
          <w:szCs w:val="24"/>
        </w:rPr>
        <w:t xml:space="preserve"> (4) </w:t>
      </w:r>
      <w:r w:rsidRPr="00127044">
        <w:rPr>
          <w:rFonts w:ascii="Times New Roman" w:hAnsi="Times New Roman"/>
          <w:i/>
          <w:szCs w:val="24"/>
        </w:rPr>
        <w:t>very much</w:t>
      </w:r>
      <w:r w:rsidRPr="00127044">
        <w:rPr>
          <w:rFonts w:ascii="Times New Roman" w:hAnsi="Times New Roman"/>
          <w:szCs w:val="24"/>
        </w:rPr>
        <w:t xml:space="preserve">. </w:t>
      </w:r>
      <w:r w:rsidR="00AF74CB" w:rsidRPr="00127044">
        <w:rPr>
          <w:rFonts w:ascii="Times New Roman" w:hAnsi="Times New Roman"/>
          <w:szCs w:val="24"/>
        </w:rPr>
        <w:t xml:space="preserve">The institutional average of students’ responses was </w:t>
      </w:r>
      <w:r w:rsidR="00983C50" w:rsidRPr="00127044">
        <w:rPr>
          <w:rFonts w:ascii="Times New Roman" w:hAnsi="Times New Roman"/>
          <w:szCs w:val="24"/>
        </w:rPr>
        <w:t>2.96, which translated</w:t>
      </w:r>
      <w:r w:rsidRPr="00127044">
        <w:rPr>
          <w:rFonts w:ascii="Times New Roman" w:hAnsi="Times New Roman"/>
          <w:szCs w:val="24"/>
        </w:rPr>
        <w:t xml:space="preserve"> to </w:t>
      </w:r>
      <w:r w:rsidRPr="00127044">
        <w:rPr>
          <w:rFonts w:ascii="Times New Roman" w:hAnsi="Times New Roman"/>
          <w:i/>
          <w:szCs w:val="24"/>
        </w:rPr>
        <w:t>quite a bit</w:t>
      </w:r>
      <w:r w:rsidRPr="00127044">
        <w:rPr>
          <w:rFonts w:ascii="Times New Roman" w:hAnsi="Times New Roman"/>
          <w:szCs w:val="24"/>
        </w:rPr>
        <w:t>. The minimum was 2.58</w:t>
      </w:r>
      <w:r w:rsidR="007C2DE1" w:rsidRPr="00127044">
        <w:rPr>
          <w:rFonts w:ascii="Times New Roman" w:hAnsi="Times New Roman"/>
          <w:szCs w:val="24"/>
        </w:rPr>
        <w:t>,</w:t>
      </w:r>
      <w:r w:rsidRPr="00127044">
        <w:rPr>
          <w:rFonts w:ascii="Times New Roman" w:hAnsi="Times New Roman"/>
          <w:szCs w:val="24"/>
        </w:rPr>
        <w:t xml:space="preserve"> which </w:t>
      </w:r>
      <w:r w:rsidR="00983C50" w:rsidRPr="00127044">
        <w:rPr>
          <w:rFonts w:ascii="Times New Roman" w:hAnsi="Times New Roman"/>
          <w:szCs w:val="24"/>
        </w:rPr>
        <w:t>was</w:t>
      </w:r>
      <w:r w:rsidRPr="00127044">
        <w:rPr>
          <w:rFonts w:ascii="Times New Roman" w:hAnsi="Times New Roman"/>
          <w:szCs w:val="24"/>
        </w:rPr>
        <w:t xml:space="preserve"> halfway between </w:t>
      </w:r>
      <w:r w:rsidRPr="00127044">
        <w:rPr>
          <w:rFonts w:ascii="Times New Roman" w:hAnsi="Times New Roman"/>
          <w:i/>
          <w:szCs w:val="24"/>
        </w:rPr>
        <w:t>some</w:t>
      </w:r>
      <w:r w:rsidRPr="00127044">
        <w:rPr>
          <w:rFonts w:ascii="Times New Roman" w:hAnsi="Times New Roman"/>
          <w:szCs w:val="24"/>
        </w:rPr>
        <w:t xml:space="preserve"> and </w:t>
      </w:r>
      <w:r w:rsidRPr="00127044">
        <w:rPr>
          <w:rFonts w:ascii="Times New Roman" w:hAnsi="Times New Roman"/>
          <w:i/>
          <w:szCs w:val="24"/>
        </w:rPr>
        <w:t>quite a bit</w:t>
      </w:r>
      <w:r w:rsidRPr="00127044">
        <w:rPr>
          <w:rFonts w:ascii="Times New Roman" w:hAnsi="Times New Roman"/>
          <w:szCs w:val="24"/>
        </w:rPr>
        <w:t xml:space="preserve"> and the maximum was 3.60</w:t>
      </w:r>
      <w:r w:rsidR="00F227FE" w:rsidRPr="00127044">
        <w:rPr>
          <w:rFonts w:ascii="Times New Roman" w:hAnsi="Times New Roman"/>
          <w:szCs w:val="24"/>
        </w:rPr>
        <w:t>,</w:t>
      </w:r>
      <w:r w:rsidRPr="00127044">
        <w:rPr>
          <w:rFonts w:ascii="Times New Roman" w:hAnsi="Times New Roman"/>
          <w:szCs w:val="24"/>
        </w:rPr>
        <w:t xml:space="preserve"> which </w:t>
      </w:r>
      <w:r w:rsidR="00983C50" w:rsidRPr="00127044">
        <w:rPr>
          <w:rFonts w:ascii="Times New Roman" w:hAnsi="Times New Roman"/>
          <w:szCs w:val="24"/>
        </w:rPr>
        <w:t>was</w:t>
      </w:r>
      <w:r w:rsidRPr="00127044">
        <w:rPr>
          <w:rFonts w:ascii="Times New Roman" w:hAnsi="Times New Roman"/>
          <w:szCs w:val="24"/>
        </w:rPr>
        <w:t xml:space="preserve"> </w:t>
      </w:r>
      <w:r w:rsidRPr="00127044">
        <w:rPr>
          <w:rFonts w:ascii="Times New Roman" w:hAnsi="Times New Roman"/>
          <w:szCs w:val="24"/>
        </w:rPr>
        <w:lastRenderedPageBreak/>
        <w:t xml:space="preserve">midway between </w:t>
      </w:r>
      <w:r w:rsidRPr="00127044">
        <w:rPr>
          <w:rFonts w:ascii="Times New Roman" w:hAnsi="Times New Roman"/>
          <w:i/>
          <w:szCs w:val="24"/>
        </w:rPr>
        <w:t>quite a bit</w:t>
      </w:r>
      <w:r w:rsidRPr="00127044">
        <w:rPr>
          <w:rFonts w:ascii="Times New Roman" w:hAnsi="Times New Roman"/>
          <w:szCs w:val="24"/>
        </w:rPr>
        <w:t xml:space="preserve"> and </w:t>
      </w:r>
      <w:r w:rsidRPr="00127044">
        <w:rPr>
          <w:rFonts w:ascii="Times New Roman" w:hAnsi="Times New Roman"/>
          <w:i/>
          <w:szCs w:val="24"/>
        </w:rPr>
        <w:t>very much</w:t>
      </w:r>
      <w:r w:rsidRPr="00127044">
        <w:rPr>
          <w:rFonts w:ascii="Times New Roman" w:hAnsi="Times New Roman"/>
          <w:szCs w:val="24"/>
        </w:rPr>
        <w:t>.</w:t>
      </w:r>
      <w:r w:rsidR="00D400A2" w:rsidRPr="00127044">
        <w:rPr>
          <w:rFonts w:ascii="Times New Roman" w:hAnsi="Times New Roman"/>
          <w:szCs w:val="24"/>
        </w:rPr>
        <w:t xml:space="preserve"> The </w:t>
      </w:r>
      <w:r w:rsidR="00233598" w:rsidRPr="00127044">
        <w:rPr>
          <w:rFonts w:ascii="Times New Roman" w:hAnsi="Times New Roman"/>
          <w:szCs w:val="24"/>
        </w:rPr>
        <w:t>most common answer</w:t>
      </w:r>
      <w:r w:rsidR="00D400A2" w:rsidRPr="00127044">
        <w:rPr>
          <w:rFonts w:ascii="Times New Roman" w:hAnsi="Times New Roman"/>
          <w:szCs w:val="24"/>
        </w:rPr>
        <w:t xml:space="preserve"> was </w:t>
      </w:r>
      <w:r w:rsidR="00D400A2" w:rsidRPr="00127044">
        <w:rPr>
          <w:rFonts w:ascii="Times New Roman" w:hAnsi="Times New Roman"/>
          <w:i/>
          <w:szCs w:val="24"/>
        </w:rPr>
        <w:t>quite a bit</w:t>
      </w:r>
      <w:r w:rsidR="00D400A2" w:rsidRPr="00127044">
        <w:rPr>
          <w:rFonts w:ascii="Times New Roman" w:hAnsi="Times New Roman"/>
          <w:szCs w:val="24"/>
        </w:rPr>
        <w:t xml:space="preserve"> (3).</w:t>
      </w:r>
    </w:p>
    <w:p w:rsidR="006F4662" w:rsidRPr="00127044" w:rsidRDefault="006F4662" w:rsidP="006F4662">
      <w:pPr>
        <w:pStyle w:val="Heading3fordissertation"/>
      </w:pPr>
      <w:bookmarkStart w:id="154" w:name="_Toc357082387"/>
      <w:r w:rsidRPr="00127044">
        <w:t>Grades</w:t>
      </w:r>
      <w:bookmarkEnd w:id="154"/>
    </w:p>
    <w:p w:rsidR="00F73F8C" w:rsidRPr="00127044" w:rsidRDefault="006F4662" w:rsidP="00A707DB">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Students self-report their grades to NSSE on an eight point scale. The institutional average was a solid B+ with a minimum of B- and a maximum of A-.</w:t>
      </w:r>
      <w:r w:rsidR="00F73F8C" w:rsidRPr="00127044">
        <w:rPr>
          <w:rFonts w:ascii="Times New Roman" w:hAnsi="Times New Roman"/>
          <w:szCs w:val="24"/>
        </w:rPr>
        <w:t xml:space="preserve"> </w:t>
      </w:r>
      <w:r w:rsidR="0025407C" w:rsidRPr="00127044">
        <w:rPr>
          <w:rFonts w:ascii="Times New Roman" w:hAnsi="Times New Roman"/>
          <w:szCs w:val="24"/>
        </w:rPr>
        <w:t xml:space="preserve">The </w:t>
      </w:r>
      <w:r w:rsidR="007C4313" w:rsidRPr="00127044">
        <w:rPr>
          <w:rFonts w:ascii="Times New Roman" w:hAnsi="Times New Roman"/>
          <w:szCs w:val="24"/>
        </w:rPr>
        <w:t>median</w:t>
      </w:r>
      <w:r w:rsidR="0025407C" w:rsidRPr="00127044">
        <w:rPr>
          <w:rFonts w:ascii="Times New Roman" w:hAnsi="Times New Roman"/>
          <w:szCs w:val="24"/>
        </w:rPr>
        <w:t xml:space="preserve"> was A- (7) and the </w:t>
      </w:r>
      <w:r w:rsidR="007C4313" w:rsidRPr="00127044">
        <w:rPr>
          <w:rFonts w:ascii="Times New Roman" w:hAnsi="Times New Roman"/>
          <w:szCs w:val="24"/>
        </w:rPr>
        <w:t>mode</w:t>
      </w:r>
      <w:r w:rsidR="0025407C" w:rsidRPr="00127044">
        <w:rPr>
          <w:rFonts w:ascii="Times New Roman" w:hAnsi="Times New Roman"/>
          <w:szCs w:val="24"/>
        </w:rPr>
        <w:t xml:space="preserve"> was A (8). </w:t>
      </w:r>
      <w:r w:rsidR="007C4313" w:rsidRPr="00127044">
        <w:rPr>
          <w:rFonts w:ascii="Times New Roman" w:hAnsi="Times New Roman"/>
          <w:szCs w:val="24"/>
        </w:rPr>
        <w:t xml:space="preserve">In other words, it was most common for students to rate themselves as A students. </w:t>
      </w:r>
      <w:r w:rsidR="00F674A5" w:rsidRPr="00127044">
        <w:rPr>
          <w:rFonts w:ascii="Times New Roman" w:hAnsi="Times New Roman"/>
          <w:szCs w:val="24"/>
        </w:rPr>
        <w:t xml:space="preserve">I included grades as an observed measure because </w:t>
      </w:r>
      <w:r w:rsidR="00CC45E8"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ZWFyPjE5OTM8L1llYXI+PFJlY051bT40MzwvUmVjTnVtPjxQYWdlcz4xMjg8L1BhZ2VzPjxEaXNw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ZWFyPjE5OTM8L1llYXI+PFJlY051bT40MzwvUmVjTnVtPjxQYWdlcz4xMjg8L1BhZ2VzPjxEaXNw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CC45E8" w:rsidRPr="00127044">
        <w:rPr>
          <w:rFonts w:ascii="Times New Roman" w:hAnsi="Times New Roman"/>
          <w:noProof/>
        </w:rPr>
        <w:t>(</w:t>
      </w:r>
      <w:hyperlink w:anchor="_ENREF_29" w:tooltip="Cabrera, 1993 #43" w:history="1">
        <w:r w:rsidR="00886D37" w:rsidRPr="00127044">
          <w:rPr>
            <w:rFonts w:ascii="Times New Roman" w:hAnsi="Times New Roman"/>
            <w:noProof/>
          </w:rPr>
          <w:t>1993, p. 128</w:t>
        </w:r>
      </w:hyperlink>
      <w:r w:rsidR="00CC45E8" w:rsidRPr="00127044">
        <w:rPr>
          <w:rFonts w:ascii="Times New Roman" w:hAnsi="Times New Roman"/>
          <w:noProof/>
        </w:rPr>
        <w:t>)</w:t>
      </w:r>
      <w:r w:rsidR="00E6099C" w:rsidRPr="00127044">
        <w:rPr>
          <w:rFonts w:ascii="Times New Roman" w:hAnsi="Times New Roman"/>
        </w:rPr>
        <w:fldChar w:fldCharType="end"/>
      </w:r>
      <w:r w:rsidR="00CC45E8" w:rsidRPr="00127044">
        <w:rPr>
          <w:rFonts w:ascii="Times New Roman" w:hAnsi="Times New Roman"/>
        </w:rPr>
        <w:t xml:space="preserve"> </w:t>
      </w:r>
      <w:r w:rsidR="00F674A5" w:rsidRPr="00127044">
        <w:rPr>
          <w:rFonts w:ascii="Times New Roman" w:hAnsi="Times New Roman"/>
          <w:szCs w:val="24"/>
        </w:rPr>
        <w:t>included them</w:t>
      </w:r>
      <w:r w:rsidR="00242643" w:rsidRPr="00127044">
        <w:rPr>
          <w:rFonts w:ascii="Times New Roman" w:hAnsi="Times New Roman"/>
          <w:szCs w:val="24"/>
        </w:rPr>
        <w:t>.</w:t>
      </w:r>
      <w:r w:rsidR="00F674A5" w:rsidRPr="00127044">
        <w:rPr>
          <w:rFonts w:ascii="Times New Roman" w:hAnsi="Times New Roman"/>
          <w:szCs w:val="24"/>
        </w:rPr>
        <w:t xml:space="preserve"> </w:t>
      </w:r>
      <w:r w:rsidR="00F73F8C" w:rsidRPr="00127044">
        <w:rPr>
          <w:rFonts w:ascii="Times New Roman" w:hAnsi="Times New Roman"/>
          <w:szCs w:val="24"/>
        </w:rPr>
        <w:t>On the surface, grades seem</w:t>
      </w:r>
      <w:r w:rsidR="00767D39" w:rsidRPr="00127044">
        <w:rPr>
          <w:rFonts w:ascii="Times New Roman" w:hAnsi="Times New Roman"/>
          <w:szCs w:val="24"/>
        </w:rPr>
        <w:t>ed</w:t>
      </w:r>
      <w:r w:rsidR="00F73F8C" w:rsidRPr="00127044">
        <w:rPr>
          <w:rFonts w:ascii="Times New Roman" w:hAnsi="Times New Roman"/>
          <w:szCs w:val="24"/>
        </w:rPr>
        <w:t xml:space="preserve"> like they might be a good indicator for Academic Performance, but they prove</w:t>
      </w:r>
      <w:r w:rsidR="00767D39" w:rsidRPr="00127044">
        <w:rPr>
          <w:rFonts w:ascii="Times New Roman" w:hAnsi="Times New Roman"/>
          <w:szCs w:val="24"/>
        </w:rPr>
        <w:t>d</w:t>
      </w:r>
      <w:r w:rsidR="00F73F8C" w:rsidRPr="00127044">
        <w:rPr>
          <w:rFonts w:ascii="Times New Roman" w:hAnsi="Times New Roman"/>
          <w:szCs w:val="24"/>
        </w:rPr>
        <w:t xml:space="preserve"> to be </w:t>
      </w:r>
      <w:r w:rsidR="00482523" w:rsidRPr="00127044">
        <w:rPr>
          <w:rFonts w:ascii="Times New Roman" w:hAnsi="Times New Roman"/>
          <w:szCs w:val="24"/>
        </w:rPr>
        <w:t>challenging</w:t>
      </w:r>
      <w:r w:rsidR="00F73F8C" w:rsidRPr="00127044">
        <w:rPr>
          <w:rFonts w:ascii="Times New Roman" w:hAnsi="Times New Roman"/>
          <w:szCs w:val="24"/>
        </w:rPr>
        <w:t xml:space="preserve"> on many levels. First, grades are not necessarily valid representations of learning, but instead a reflection of a multitude of factors in the classroom. Second, the mean for an entire institution hides differentiation am</w:t>
      </w:r>
      <w:r w:rsidR="000236CB" w:rsidRPr="00127044">
        <w:rPr>
          <w:rFonts w:ascii="Times New Roman" w:hAnsi="Times New Roman"/>
          <w:szCs w:val="24"/>
        </w:rPr>
        <w:t xml:space="preserve">ong students, which is problematic because the difficulty of grading across institutions does not necessarily measure levels of learning. Finally, </w:t>
      </w:r>
      <w:r w:rsidR="00242643" w:rsidRPr="00127044">
        <w:rPr>
          <w:rFonts w:ascii="Times New Roman" w:hAnsi="Times New Roman"/>
          <w:szCs w:val="24"/>
        </w:rPr>
        <w:t xml:space="preserve">the grades are self-reported. In their model, </w:t>
      </w:r>
      <w:r w:rsidR="00EA0A00"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EA0A00"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EA0A00" w:rsidRPr="00127044">
        <w:rPr>
          <w:rFonts w:ascii="Times New Roman" w:hAnsi="Times New Roman"/>
          <w:noProof/>
        </w:rPr>
        <w:t>)</w:t>
      </w:r>
      <w:r w:rsidR="00E6099C" w:rsidRPr="00127044">
        <w:rPr>
          <w:rFonts w:ascii="Times New Roman" w:hAnsi="Times New Roman"/>
        </w:rPr>
        <w:fldChar w:fldCharType="end"/>
      </w:r>
      <w:r w:rsidR="00EA0A00" w:rsidRPr="00127044">
        <w:rPr>
          <w:rFonts w:ascii="Times New Roman" w:hAnsi="Times New Roman"/>
        </w:rPr>
        <w:t xml:space="preserve"> </w:t>
      </w:r>
      <w:r w:rsidR="00242643" w:rsidRPr="00127044">
        <w:rPr>
          <w:rFonts w:ascii="Times New Roman" w:hAnsi="Times New Roman"/>
          <w:szCs w:val="24"/>
        </w:rPr>
        <w:t>were able to use the actual GPA, as they were able to mine the student databases at their institution. T</w:t>
      </w:r>
      <w:r w:rsidR="000236CB" w:rsidRPr="00127044">
        <w:rPr>
          <w:rFonts w:ascii="Times New Roman" w:hAnsi="Times New Roman"/>
          <w:szCs w:val="24"/>
        </w:rPr>
        <w:t xml:space="preserve">he literature has shown </w:t>
      </w:r>
      <w:r w:rsidR="007C2DE1" w:rsidRPr="00127044">
        <w:rPr>
          <w:rFonts w:ascii="Times New Roman" w:hAnsi="Times New Roman"/>
          <w:szCs w:val="24"/>
        </w:rPr>
        <w:t xml:space="preserve">students self-reported grades </w:t>
      </w:r>
      <w:r w:rsidR="000236CB" w:rsidRPr="00127044">
        <w:rPr>
          <w:rFonts w:ascii="Times New Roman" w:hAnsi="Times New Roman"/>
          <w:szCs w:val="24"/>
        </w:rPr>
        <w:t xml:space="preserve">to be </w:t>
      </w:r>
      <w:r w:rsidR="00981171" w:rsidRPr="00127044">
        <w:rPr>
          <w:rFonts w:ascii="Times New Roman" w:hAnsi="Times New Roman"/>
          <w:szCs w:val="24"/>
        </w:rPr>
        <w:t>potentially unreliable</w:t>
      </w:r>
      <w:r w:rsidR="000236CB" w:rsidRPr="00127044">
        <w:rPr>
          <w:rFonts w:ascii="Times New Roman" w:hAnsi="Times New Roman"/>
          <w:szCs w:val="24"/>
        </w:rPr>
        <w:t>, as student</w:t>
      </w:r>
      <w:r w:rsidR="00A707DB" w:rsidRPr="00127044">
        <w:rPr>
          <w:rFonts w:ascii="Times New Roman" w:hAnsi="Times New Roman"/>
          <w:szCs w:val="24"/>
        </w:rPr>
        <w:t>s tend to inflate their scores. Kuncel, Credé, and Thomas</w:t>
      </w:r>
      <w:r w:rsidR="00790B8A" w:rsidRPr="00127044">
        <w:rPr>
          <w:rFonts w:ascii="Times New Roman" w:hAnsi="Times New Roman"/>
          <w:szCs w:val="24"/>
        </w:rPr>
        <w:t xml:space="preserve"> </w:t>
      </w:r>
      <w:r w:rsidR="00E6099C" w:rsidRPr="00127044">
        <w:rPr>
          <w:rFonts w:ascii="Times New Roman" w:hAnsi="Times New Roman"/>
          <w:szCs w:val="24"/>
        </w:rPr>
        <w:fldChar w:fldCharType="begin"/>
      </w:r>
      <w:r w:rsidR="00747ABA" w:rsidRPr="00127044">
        <w:rPr>
          <w:rFonts w:ascii="Times New Roman" w:hAnsi="Times New Roman"/>
          <w:szCs w:val="24"/>
        </w:rPr>
        <w:instrText xml:space="preserve"> ADDIN EN.CITE &lt;EndNote&gt;&lt;Cite ExcludeAuth="1"&gt;&lt;Author&gt;Kuncel&lt;/Author&gt;&lt;Year&gt;2005&lt;/Year&gt;&lt;RecNum&gt;509&lt;/RecNum&gt;&lt;DisplayText&gt;(2005)&lt;/DisplayText&gt;&lt;record&gt;&lt;rec-number&gt;509&lt;/rec-number&gt;&lt;foreign-keys&gt;&lt;key app="EN" db-id="trdvwvf9m00zd4es0eavtr0g5zf90pzwzsw5"&gt;509&lt;/key&gt;&lt;/foreign-keys&gt;&lt;ref-type name="Journal Article"&gt;17&lt;/ref-type&gt;&lt;contributors&gt;&lt;authors&gt;&lt;author&gt;Kuncel, Nathan R.&lt;/author&gt;&lt;author&gt;Credé, Marcus&lt;/author&gt;&lt;author&gt;Thomas, Lisa L.&lt;/author&gt;&lt;/authors&gt;&lt;/contributors&gt;&lt;auth-address&gt;Kuncel, Nathan R., Industrial and Organizational Psychology, University of Illinois, Urbana-Champaign 603 East Daniel Street, Champaign, IL, US, 61820, nkuncel@uiuc.edu&lt;/auth-address&gt;&lt;titles&gt;&lt;title&gt;The Validity of Self-Reported Grade Point Averages, Class Ranks, and Test Scores: A Meta-Analysis and Review of the Literature&lt;/title&gt;&lt;secondary-title&gt;Review of Educational Research&lt;/secondary-title&gt;&lt;/titles&gt;&lt;periodical&gt;&lt;full-title&gt;Review of educational Research&lt;/full-title&gt;&lt;/periodical&gt;&lt;pages&gt;63-82&lt;/pages&gt;&lt;volume&gt;75&lt;/volume&gt;&lt;number&gt;1&lt;/number&gt;&lt;keywords&gt;&lt;keyword&gt;self reported grades&lt;/keyword&gt;&lt;keyword&gt;test scores&lt;/keyword&gt;&lt;keyword&gt;class ranks&lt;/keyword&gt;&lt;keyword&gt;academic achievement&lt;/keyword&gt;&lt;keyword&gt;validity&lt;/keyword&gt;&lt;keyword&gt;Self Report&lt;/keyword&gt;&lt;keyword&gt;Statistical Validity&lt;/keyword&gt;&lt;/keywords&gt;&lt;dates&gt;&lt;year&gt;2005&lt;/year&gt;&lt;/dates&gt;&lt;pub-location&gt;US&lt;/pub-location&gt;&lt;publisher&gt;American Educational Research Assn&lt;/publisher&gt;&lt;isbn&gt;0034-6543&amp;#xD;1935-1046&lt;/isbn&gt;&lt;accession-num&gt;2005-05209-003. First Author &amp;amp; Affiliation: Kuncel, Nathan R.&lt;/accession-num&gt;&lt;urls&gt;&lt;related-urls&gt;&lt;url&gt;http://libproxy.unm.edu/login?url=http://search.ebscohost.com/login.aspx?direct=true&amp;amp;db=psyh&amp;amp;AN=2005-05209-003&amp;amp;site=eds-live&amp;amp;scope=site&lt;/url&gt;&lt;url&gt;llthomas@uiuc.edu&lt;/url&gt;&lt;url&gt;crede@uiuc.edu&lt;/url&gt;&lt;url&gt;nkuncel@uiuc.edu&lt;/url&gt;&lt;/related-urls&gt;&lt;/urls&gt;&lt;electronic-resource-num&gt;10.3102/00346543075001063&lt;/electronic-resource-num&gt;&lt;remote-database-name&gt;psyh&lt;/remote-database-name&gt;&lt;remote-database-provider&gt;EBSCOhost&lt;/remote-database-provider&gt;&lt;/record&gt;&lt;/Cite&gt;&lt;/EndNote&gt;</w:instrText>
      </w:r>
      <w:r w:rsidR="00E6099C" w:rsidRPr="00127044">
        <w:rPr>
          <w:rFonts w:ascii="Times New Roman" w:hAnsi="Times New Roman"/>
          <w:szCs w:val="24"/>
        </w:rPr>
        <w:fldChar w:fldCharType="separate"/>
      </w:r>
      <w:r w:rsidR="00790B8A" w:rsidRPr="00127044">
        <w:rPr>
          <w:rFonts w:ascii="Times New Roman" w:hAnsi="Times New Roman"/>
          <w:noProof/>
          <w:szCs w:val="24"/>
        </w:rPr>
        <w:t>(</w:t>
      </w:r>
      <w:hyperlink w:anchor="_ENREF_72" w:tooltip="Kuncel, 2005 #509" w:history="1">
        <w:r w:rsidR="00886D37" w:rsidRPr="00127044">
          <w:rPr>
            <w:rFonts w:ascii="Times New Roman" w:hAnsi="Times New Roman"/>
            <w:noProof/>
            <w:szCs w:val="24"/>
          </w:rPr>
          <w:t>2005</w:t>
        </w:r>
      </w:hyperlink>
      <w:r w:rsidR="00790B8A" w:rsidRPr="00127044">
        <w:rPr>
          <w:rFonts w:ascii="Times New Roman" w:hAnsi="Times New Roman"/>
          <w:noProof/>
          <w:szCs w:val="24"/>
        </w:rPr>
        <w:t>)</w:t>
      </w:r>
      <w:r w:rsidR="00E6099C" w:rsidRPr="00127044">
        <w:rPr>
          <w:rFonts w:ascii="Times New Roman" w:hAnsi="Times New Roman"/>
          <w:szCs w:val="24"/>
        </w:rPr>
        <w:fldChar w:fldCharType="end"/>
      </w:r>
      <w:r w:rsidR="00790B8A" w:rsidRPr="00127044">
        <w:rPr>
          <w:rFonts w:ascii="Times New Roman" w:hAnsi="Times New Roman"/>
          <w:szCs w:val="24"/>
        </w:rPr>
        <w:t xml:space="preserve"> </w:t>
      </w:r>
      <w:r w:rsidR="00A707DB" w:rsidRPr="00127044">
        <w:rPr>
          <w:rFonts w:ascii="Times New Roman" w:hAnsi="Times New Roman"/>
          <w:szCs w:val="24"/>
        </w:rPr>
        <w:t xml:space="preserve">conducted a literature review and meta-analysis on the accuracy of self-reported grades. They found that, while the literature varied greatly on the reliability of grades with </w:t>
      </w:r>
      <w:r w:rsidR="00233FB6" w:rsidRPr="00127044">
        <w:rPr>
          <w:rFonts w:ascii="Times New Roman" w:hAnsi="Times New Roman"/>
          <w:szCs w:val="24"/>
        </w:rPr>
        <w:t xml:space="preserve">estimated </w:t>
      </w:r>
      <w:r w:rsidR="00A707DB" w:rsidRPr="00127044">
        <w:rPr>
          <w:rFonts w:ascii="Times New Roman" w:hAnsi="Times New Roman"/>
          <w:szCs w:val="24"/>
        </w:rPr>
        <w:t>correlations from a low of</w:t>
      </w:r>
      <w:r w:rsidR="00A707DB" w:rsidRPr="00127044">
        <w:rPr>
          <w:rFonts w:ascii="Times New Roman" w:hAnsi="Times New Roman"/>
        </w:rPr>
        <w:t xml:space="preserve"> </w:t>
      </w:r>
      <w:r w:rsidR="00A707DB" w:rsidRPr="00127044">
        <w:rPr>
          <w:rFonts w:ascii="Times New Roman" w:hAnsi="Times New Roman"/>
          <w:szCs w:val="24"/>
        </w:rPr>
        <w:t xml:space="preserve">.45 to a high of .98 (p. 67), their meta-analysis revealed that </w:t>
      </w:r>
      <w:r w:rsidR="00F3529F" w:rsidRPr="00127044">
        <w:rPr>
          <w:rFonts w:ascii="Times New Roman" w:hAnsi="Times New Roman"/>
          <w:szCs w:val="24"/>
        </w:rPr>
        <w:t xml:space="preserve">students with high ability and high GPAs reflected actual grades reasonably well, but that students with low ability and low GPAs did not accurately reflect actual </w:t>
      </w:r>
      <w:r w:rsidR="0099636D" w:rsidRPr="00127044">
        <w:rPr>
          <w:rFonts w:ascii="Times New Roman" w:hAnsi="Times New Roman"/>
          <w:szCs w:val="24"/>
        </w:rPr>
        <w:t>grades</w:t>
      </w:r>
      <w:r w:rsidR="00F3529F" w:rsidRPr="00127044">
        <w:rPr>
          <w:rFonts w:ascii="Times New Roman" w:hAnsi="Times New Roman"/>
          <w:szCs w:val="24"/>
        </w:rPr>
        <w:t xml:space="preserve"> (p.</w:t>
      </w:r>
      <w:r w:rsidR="00F247B0" w:rsidRPr="00127044">
        <w:rPr>
          <w:rFonts w:ascii="Times New Roman" w:hAnsi="Times New Roman"/>
          <w:szCs w:val="24"/>
        </w:rPr>
        <w:t xml:space="preserve"> </w:t>
      </w:r>
      <w:r w:rsidR="00F3529F" w:rsidRPr="00127044">
        <w:rPr>
          <w:rFonts w:ascii="Times New Roman" w:hAnsi="Times New Roman"/>
          <w:szCs w:val="24"/>
        </w:rPr>
        <w:t>74). As a result, they suggest caution when using self-reported grades (p.</w:t>
      </w:r>
      <w:r w:rsidR="00F247B0" w:rsidRPr="00127044">
        <w:rPr>
          <w:rFonts w:ascii="Times New Roman" w:hAnsi="Times New Roman"/>
          <w:szCs w:val="24"/>
        </w:rPr>
        <w:t xml:space="preserve"> </w:t>
      </w:r>
      <w:r w:rsidR="00F3529F" w:rsidRPr="00127044">
        <w:rPr>
          <w:rFonts w:ascii="Times New Roman" w:hAnsi="Times New Roman"/>
          <w:szCs w:val="24"/>
        </w:rPr>
        <w:t xml:space="preserve">78). </w:t>
      </w:r>
      <w:r w:rsidR="00F3529F" w:rsidRPr="00127044">
        <w:rPr>
          <w:rFonts w:ascii="Times New Roman" w:hAnsi="Times New Roman"/>
          <w:szCs w:val="24"/>
        </w:rPr>
        <w:lastRenderedPageBreak/>
        <w:t xml:space="preserve">Because </w:t>
      </w:r>
      <w:r w:rsidR="0099636D" w:rsidRPr="00127044">
        <w:rPr>
          <w:rFonts w:ascii="Times New Roman" w:hAnsi="Times New Roman"/>
          <w:szCs w:val="24"/>
        </w:rPr>
        <w:t>NSSE offers</w:t>
      </w:r>
      <w:r w:rsidR="00F3529F" w:rsidRPr="00127044">
        <w:rPr>
          <w:rFonts w:ascii="Times New Roman" w:hAnsi="Times New Roman"/>
          <w:szCs w:val="24"/>
        </w:rPr>
        <w:t xml:space="preserve"> other measures for academic performance, and taking into consideration the recommendations made b</w:t>
      </w:r>
      <w:r w:rsidR="00E8720F" w:rsidRPr="00127044">
        <w:rPr>
          <w:rFonts w:ascii="Times New Roman" w:hAnsi="Times New Roman"/>
          <w:szCs w:val="24"/>
        </w:rPr>
        <w:t>y</w:t>
      </w:r>
      <w:r w:rsidR="00F247B0" w:rsidRPr="00127044">
        <w:rPr>
          <w:rFonts w:ascii="Times New Roman" w:hAnsi="Times New Roman"/>
          <w:szCs w:val="24"/>
        </w:rPr>
        <w:t xml:space="preserve"> Kuncel et al.</w:t>
      </w:r>
      <w:r w:rsidR="00E8720F" w:rsidRPr="00127044">
        <w:rPr>
          <w:rFonts w:ascii="Times New Roman" w:hAnsi="Times New Roman"/>
          <w:szCs w:val="24"/>
        </w:rPr>
        <w:t xml:space="preserve"> </w:t>
      </w:r>
      <w:r w:rsidR="00E6099C" w:rsidRPr="00127044">
        <w:rPr>
          <w:rFonts w:ascii="Times New Roman" w:hAnsi="Times New Roman"/>
          <w:szCs w:val="24"/>
        </w:rPr>
        <w:fldChar w:fldCharType="begin"/>
      </w:r>
      <w:r w:rsidR="00F247B0" w:rsidRPr="00127044">
        <w:rPr>
          <w:rFonts w:ascii="Times New Roman" w:hAnsi="Times New Roman"/>
          <w:szCs w:val="24"/>
        </w:rPr>
        <w:instrText xml:space="preserve"> ADDIN EN.CITE &lt;EndNote&gt;&lt;Cite ExcludeAuth="1"&gt;&lt;Author&gt;Kuncel&lt;/Author&gt;&lt;Year&gt;2005&lt;/Year&gt;&lt;RecNum&gt;509&lt;/RecNum&gt;&lt;DisplayText&gt;(2005)&lt;/DisplayText&gt;&lt;record&gt;&lt;rec-number&gt;509&lt;/rec-number&gt;&lt;foreign-keys&gt;&lt;key app="EN" db-id="trdvwvf9m00zd4es0eavtr0g5zf90pzwzsw5"&gt;509&lt;/key&gt;&lt;/foreign-keys&gt;&lt;ref-type name="Journal Article"&gt;17&lt;/ref-type&gt;&lt;contributors&gt;&lt;authors&gt;&lt;author&gt;Kuncel, Nathan R.&lt;/author&gt;&lt;author&gt;Credé, Marcus&lt;/author&gt;&lt;author&gt;Thomas, Lisa L.&lt;/author&gt;&lt;/authors&gt;&lt;/contributors&gt;&lt;auth-address&gt;Kuncel, Nathan R., Industrial and Organizational Psychology, University of Illinois, Urbana-Champaign 603 East Daniel Street, Champaign, IL, US, 61820, nkuncel@uiuc.edu&lt;/auth-address&gt;&lt;titles&gt;&lt;title&gt;The Validity of Self-Reported Grade Point Averages, Class Ranks, and Test Scores: A Meta-Analysis and Review of the Literature&lt;/title&gt;&lt;secondary-title&gt;Review of Educational Research&lt;/secondary-title&gt;&lt;/titles&gt;&lt;periodical&gt;&lt;full-title&gt;Review of educational Research&lt;/full-title&gt;&lt;/periodical&gt;&lt;pages&gt;63-82&lt;/pages&gt;&lt;volume&gt;75&lt;/volume&gt;&lt;number&gt;1&lt;/number&gt;&lt;keywords&gt;&lt;keyword&gt;self reported grades&lt;/keyword&gt;&lt;keyword&gt;test scores&lt;/keyword&gt;&lt;keyword&gt;class ranks&lt;/keyword&gt;&lt;keyword&gt;academic achievement&lt;/keyword&gt;&lt;keyword&gt;validity&lt;/keyword&gt;&lt;keyword&gt;Self Report&lt;/keyword&gt;&lt;keyword&gt;Statistical Validity&lt;/keyword&gt;&lt;/keywords&gt;&lt;dates&gt;&lt;year&gt;2005&lt;/year&gt;&lt;/dates&gt;&lt;pub-location&gt;US&lt;/pub-location&gt;&lt;publisher&gt;American Educational Research Assn&lt;/publisher&gt;&lt;isbn&gt;0034-6543&amp;#xD;1935-1046&lt;/isbn&gt;&lt;accession-num&gt;2005-05209-003. First Author &amp;amp; Affiliation: Kuncel, Nathan R.&lt;/accession-num&gt;&lt;urls&gt;&lt;related-urls&gt;&lt;url&gt;http://libproxy.unm.edu/login?url=http://search.ebscohost.com/login.aspx?direct=true&amp;amp;db=psyh&amp;amp;AN=2005-05209-003&amp;amp;site=eds-live&amp;amp;scope=site&lt;/url&gt;&lt;url&gt;llthomas@uiuc.edu&lt;/url&gt;&lt;url&gt;crede@uiuc.edu&lt;/url&gt;&lt;url&gt;nkuncel@uiuc.edu&lt;/url&gt;&lt;/related-urls&gt;&lt;/urls&gt;&lt;electronic-resource-num&gt;10.3102/00346543075001063&lt;/electronic-resource-num&gt;&lt;remote-database-name&gt;psyh&lt;/remote-database-name&gt;&lt;remote-database-provider&gt;EBSCOhost&lt;/remote-database-provider&gt;&lt;/record&gt;&lt;/Cite&gt;&lt;/EndNote&gt;</w:instrText>
      </w:r>
      <w:r w:rsidR="00E6099C" w:rsidRPr="00127044">
        <w:rPr>
          <w:rFonts w:ascii="Times New Roman" w:hAnsi="Times New Roman"/>
          <w:szCs w:val="24"/>
        </w:rPr>
        <w:fldChar w:fldCharType="separate"/>
      </w:r>
      <w:r w:rsidR="00F247B0" w:rsidRPr="00127044">
        <w:rPr>
          <w:rFonts w:ascii="Times New Roman" w:hAnsi="Times New Roman"/>
          <w:noProof/>
          <w:szCs w:val="24"/>
        </w:rPr>
        <w:t>(</w:t>
      </w:r>
      <w:hyperlink w:anchor="_ENREF_72" w:tooltip="Kuncel, 2005 #509" w:history="1">
        <w:r w:rsidR="00886D37" w:rsidRPr="00127044">
          <w:rPr>
            <w:rFonts w:ascii="Times New Roman" w:hAnsi="Times New Roman"/>
            <w:noProof/>
            <w:szCs w:val="24"/>
          </w:rPr>
          <w:t>2005</w:t>
        </w:r>
      </w:hyperlink>
      <w:r w:rsidR="00F247B0" w:rsidRPr="00127044">
        <w:rPr>
          <w:rFonts w:ascii="Times New Roman" w:hAnsi="Times New Roman"/>
          <w:noProof/>
          <w:szCs w:val="24"/>
        </w:rPr>
        <w:t>)</w:t>
      </w:r>
      <w:r w:rsidR="00E6099C" w:rsidRPr="00127044">
        <w:rPr>
          <w:rFonts w:ascii="Times New Roman" w:hAnsi="Times New Roman"/>
          <w:szCs w:val="24"/>
        </w:rPr>
        <w:fldChar w:fldCharType="end"/>
      </w:r>
      <w:r w:rsidR="00F3529F" w:rsidRPr="00127044">
        <w:rPr>
          <w:rFonts w:ascii="Times New Roman" w:hAnsi="Times New Roman"/>
          <w:szCs w:val="24"/>
        </w:rPr>
        <w:t xml:space="preserve">, </w:t>
      </w:r>
      <w:r w:rsidR="00F73F8C" w:rsidRPr="00127044">
        <w:rPr>
          <w:rFonts w:ascii="Times New Roman" w:hAnsi="Times New Roman"/>
          <w:szCs w:val="24"/>
        </w:rPr>
        <w:t xml:space="preserve">I </w:t>
      </w:r>
      <w:r w:rsidR="00233FB6" w:rsidRPr="00127044">
        <w:rPr>
          <w:rFonts w:ascii="Times New Roman" w:hAnsi="Times New Roman"/>
          <w:szCs w:val="24"/>
        </w:rPr>
        <w:t>chose</w:t>
      </w:r>
      <w:r w:rsidR="000236CB" w:rsidRPr="00127044">
        <w:rPr>
          <w:rFonts w:ascii="Times New Roman" w:hAnsi="Times New Roman"/>
          <w:szCs w:val="24"/>
        </w:rPr>
        <w:t xml:space="preserve"> not use </w:t>
      </w:r>
      <w:r w:rsidR="00F73F8C" w:rsidRPr="00127044">
        <w:rPr>
          <w:rFonts w:ascii="Times New Roman" w:hAnsi="Times New Roman"/>
          <w:szCs w:val="24"/>
        </w:rPr>
        <w:t>grades as an indicator for academic performance.</w:t>
      </w:r>
    </w:p>
    <w:p w:rsidR="006F4662" w:rsidRPr="00127044" w:rsidRDefault="006F4662" w:rsidP="006F4662">
      <w:pPr>
        <w:pStyle w:val="Heading3fordissertation"/>
      </w:pPr>
      <w:bookmarkStart w:id="155" w:name="_Toc357082388"/>
      <w:r w:rsidRPr="00127044">
        <w:t>Summary of Academic Performance Indicators</w:t>
      </w:r>
      <w:bookmarkEnd w:id="155"/>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Overall, students felt that the institution contributed </w:t>
      </w:r>
      <w:r w:rsidR="00376A08" w:rsidRPr="00127044">
        <w:rPr>
          <w:rFonts w:ascii="Times New Roman" w:hAnsi="Times New Roman"/>
          <w:szCs w:val="24"/>
        </w:rPr>
        <w:t>very much</w:t>
      </w:r>
      <w:r w:rsidRPr="00127044">
        <w:rPr>
          <w:rFonts w:ascii="Times New Roman" w:hAnsi="Times New Roman"/>
          <w:szCs w:val="24"/>
        </w:rPr>
        <w:t xml:space="preserve"> to their </w:t>
      </w:r>
      <w:r w:rsidR="00F4355F" w:rsidRPr="00127044">
        <w:rPr>
          <w:rFonts w:ascii="Times New Roman" w:hAnsi="Times New Roman"/>
          <w:szCs w:val="24"/>
        </w:rPr>
        <w:t xml:space="preserve">higher order and </w:t>
      </w:r>
      <w:r w:rsidRPr="00127044">
        <w:rPr>
          <w:rFonts w:ascii="Times New Roman" w:hAnsi="Times New Roman"/>
          <w:szCs w:val="24"/>
        </w:rPr>
        <w:t xml:space="preserve">critical thinking and </w:t>
      </w:r>
      <w:r w:rsidR="00376A08" w:rsidRPr="00127044">
        <w:rPr>
          <w:rFonts w:ascii="Times New Roman" w:hAnsi="Times New Roman"/>
          <w:szCs w:val="24"/>
        </w:rPr>
        <w:t xml:space="preserve">quite a bit to </w:t>
      </w:r>
      <w:r w:rsidR="00A10C70" w:rsidRPr="00127044">
        <w:rPr>
          <w:rFonts w:ascii="Times New Roman" w:hAnsi="Times New Roman"/>
          <w:szCs w:val="24"/>
        </w:rPr>
        <w:t xml:space="preserve">their </w:t>
      </w:r>
      <w:r w:rsidR="00376A08" w:rsidRPr="00127044">
        <w:rPr>
          <w:rFonts w:ascii="Times New Roman" w:hAnsi="Times New Roman"/>
          <w:szCs w:val="24"/>
        </w:rPr>
        <w:t xml:space="preserve">lifelong </w:t>
      </w:r>
      <w:r w:rsidRPr="00127044">
        <w:rPr>
          <w:rFonts w:ascii="Times New Roman" w:hAnsi="Times New Roman"/>
          <w:szCs w:val="24"/>
        </w:rPr>
        <w:t>learning.</w:t>
      </w:r>
      <w:r w:rsidR="00376A08" w:rsidRPr="00127044">
        <w:rPr>
          <w:rFonts w:ascii="Times New Roman" w:hAnsi="Times New Roman"/>
          <w:szCs w:val="24"/>
        </w:rPr>
        <w:t xml:space="preserve"> </w:t>
      </w:r>
      <w:r w:rsidR="005C1E05" w:rsidRPr="00127044">
        <w:rPr>
          <w:rFonts w:ascii="Times New Roman" w:hAnsi="Times New Roman"/>
          <w:szCs w:val="24"/>
        </w:rPr>
        <w:t>Table 6</w:t>
      </w:r>
      <w:r w:rsidR="00C85703" w:rsidRPr="00127044">
        <w:rPr>
          <w:rFonts w:ascii="Times New Roman" w:hAnsi="Times New Roman"/>
          <w:szCs w:val="24"/>
        </w:rPr>
        <w:t xml:space="preserve"> summarizes the revised Academic Performance construct.</w:t>
      </w:r>
    </w:p>
    <w:p w:rsidR="00E72848" w:rsidRPr="00127044" w:rsidRDefault="00720373" w:rsidP="004A740B">
      <w:pPr>
        <w:pStyle w:val="TableCaption"/>
      </w:pPr>
      <w:bookmarkStart w:id="156" w:name="_Toc321814419"/>
      <w:r w:rsidRPr="00127044">
        <w:t>Table 6:</w:t>
      </w:r>
      <w:bookmarkEnd w:id="156"/>
      <w:r w:rsidRPr="00127044">
        <w:t xml:space="preserve"> </w:t>
      </w:r>
    </w:p>
    <w:p w:rsidR="006F4662" w:rsidRPr="00127044" w:rsidRDefault="006A2253" w:rsidP="004A740B">
      <w:pPr>
        <w:pStyle w:val="TableCaption"/>
      </w:pPr>
      <w:bookmarkStart w:id="157" w:name="_Toc321814420"/>
      <w:r w:rsidRPr="00127044">
        <w:rPr>
          <w:i/>
        </w:rPr>
        <w:t xml:space="preserve">Academic Performance Construct: Descriptive Statistics for Bloom’s Taxonomy, Critical Thinking, Lifelong Learning, and Grades (N = </w:t>
      </w:r>
      <w:r w:rsidR="00D34A53" w:rsidRPr="00127044">
        <w:rPr>
          <w:i/>
        </w:rPr>
        <w:t>497</w:t>
      </w:r>
      <w:r w:rsidRPr="00127044">
        <w:rPr>
          <w:i/>
        </w:rPr>
        <w:t>)</w:t>
      </w:r>
      <w:bookmarkEnd w:id="157"/>
    </w:p>
    <w:tbl>
      <w:tblPr>
        <w:tblW w:w="64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160"/>
        <w:gridCol w:w="1069"/>
        <w:gridCol w:w="731"/>
        <w:gridCol w:w="1350"/>
        <w:gridCol w:w="1070"/>
        <w:gridCol w:w="80"/>
      </w:tblGrid>
      <w:tr w:rsidR="006A2253" w:rsidRPr="00127044">
        <w:trPr>
          <w:cantSplit/>
          <w:tblHeader/>
        </w:trPr>
        <w:tc>
          <w:tcPr>
            <w:tcW w:w="2160" w:type="dxa"/>
            <w:tcBorders>
              <w:left w:val="nil"/>
              <w:right w:val="nil"/>
            </w:tcBorders>
            <w:shd w:val="clear" w:color="auto" w:fill="FFFFFF"/>
          </w:tcPr>
          <w:p w:rsidR="006A2253" w:rsidRPr="00127044" w:rsidRDefault="006A2253" w:rsidP="00472F4A">
            <w:pPr>
              <w:autoSpaceDE w:val="0"/>
              <w:autoSpaceDN w:val="0"/>
              <w:adjustRightInd w:val="0"/>
              <w:rPr>
                <w:rFonts w:ascii="Times New Roman" w:hAnsi="Times New Roman"/>
                <w:szCs w:val="24"/>
              </w:rPr>
            </w:pPr>
          </w:p>
        </w:tc>
        <w:tc>
          <w:tcPr>
            <w:tcW w:w="1069" w:type="dxa"/>
            <w:tcBorders>
              <w:left w:val="nil"/>
              <w:right w:val="nil"/>
            </w:tcBorders>
            <w:shd w:val="clear" w:color="auto" w:fill="FFFFFF"/>
            <w:vAlign w:val="bottom"/>
          </w:tcPr>
          <w:p w:rsidR="006A2253" w:rsidRPr="00127044" w:rsidRDefault="006A2253" w:rsidP="00472F4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731" w:type="dxa"/>
            <w:tcBorders>
              <w:left w:val="nil"/>
              <w:right w:val="nil"/>
            </w:tcBorders>
            <w:shd w:val="clear" w:color="auto" w:fill="FFFFFF"/>
            <w:vAlign w:val="bottom"/>
          </w:tcPr>
          <w:p w:rsidR="006A2253" w:rsidRPr="00127044" w:rsidRDefault="006A2253" w:rsidP="00472F4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350" w:type="dxa"/>
            <w:tcBorders>
              <w:left w:val="nil"/>
              <w:right w:val="nil"/>
            </w:tcBorders>
            <w:shd w:val="clear" w:color="auto" w:fill="FFFFFF"/>
            <w:tcMar>
              <w:top w:w="30" w:type="dxa"/>
              <w:left w:w="30" w:type="dxa"/>
              <w:bottom w:w="30" w:type="dxa"/>
              <w:right w:w="30" w:type="dxa"/>
            </w:tcMar>
            <w:vAlign w:val="bottom"/>
          </w:tcPr>
          <w:p w:rsidR="006A2253" w:rsidRPr="00127044" w:rsidRDefault="006A2253" w:rsidP="00472F4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70" w:type="dxa"/>
            <w:tcBorders>
              <w:left w:val="nil"/>
              <w:right w:val="nil"/>
            </w:tcBorders>
            <w:shd w:val="clear" w:color="auto" w:fill="FFFFFF"/>
            <w:tcMar>
              <w:top w:w="30" w:type="dxa"/>
              <w:left w:w="30" w:type="dxa"/>
              <w:bottom w:w="30" w:type="dxa"/>
              <w:right w:w="30" w:type="dxa"/>
            </w:tcMar>
            <w:vAlign w:val="bottom"/>
          </w:tcPr>
          <w:p w:rsidR="006A2253" w:rsidRPr="00127044" w:rsidRDefault="006A2253" w:rsidP="00472F4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c>
          <w:tcPr>
            <w:tcW w:w="80" w:type="dxa"/>
            <w:tcBorders>
              <w:left w:val="nil"/>
              <w:right w:val="nil"/>
            </w:tcBorders>
            <w:shd w:val="clear" w:color="auto" w:fill="FFFFFF"/>
            <w:tcMar>
              <w:top w:w="30" w:type="dxa"/>
              <w:left w:w="30" w:type="dxa"/>
              <w:bottom w:w="30" w:type="dxa"/>
              <w:right w:w="30" w:type="dxa"/>
            </w:tcMar>
            <w:vAlign w:val="bottom"/>
          </w:tcPr>
          <w:p w:rsidR="006A2253" w:rsidRPr="00127044" w:rsidRDefault="006A2253" w:rsidP="00472F4A">
            <w:pPr>
              <w:autoSpaceDE w:val="0"/>
              <w:autoSpaceDN w:val="0"/>
              <w:adjustRightInd w:val="0"/>
              <w:jc w:val="center"/>
              <w:rPr>
                <w:rFonts w:ascii="Times New Roman" w:hAnsi="Times New Roman"/>
                <w:color w:val="000000"/>
                <w:szCs w:val="24"/>
              </w:rPr>
            </w:pPr>
          </w:p>
        </w:tc>
      </w:tr>
      <w:tr w:rsidR="006A2253" w:rsidRPr="00127044">
        <w:trPr>
          <w:cantSplit/>
          <w:tblHeader/>
        </w:trPr>
        <w:tc>
          <w:tcPr>
            <w:tcW w:w="2160" w:type="dxa"/>
            <w:tcBorders>
              <w:left w:val="nil"/>
              <w:bottom w:val="nil"/>
              <w:right w:val="nil"/>
            </w:tcBorders>
            <w:shd w:val="clear" w:color="auto" w:fill="FFFFFF"/>
          </w:tcPr>
          <w:p w:rsidR="006A2253" w:rsidRPr="00127044" w:rsidRDefault="006A2253"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Bloom's Taxonomy </w:t>
            </w:r>
          </w:p>
        </w:tc>
        <w:tc>
          <w:tcPr>
            <w:tcW w:w="1069" w:type="dxa"/>
            <w:tcBorders>
              <w:left w:val="nil"/>
              <w:bottom w:val="nil"/>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3.05</w:t>
            </w:r>
          </w:p>
        </w:tc>
        <w:tc>
          <w:tcPr>
            <w:tcW w:w="731" w:type="dxa"/>
            <w:tcBorders>
              <w:left w:val="nil"/>
              <w:bottom w:val="nil"/>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.123</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2.64</w:t>
            </w:r>
          </w:p>
        </w:tc>
        <w:tc>
          <w:tcPr>
            <w:tcW w:w="1070" w:type="dxa"/>
            <w:tcBorders>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3.51</w:t>
            </w:r>
          </w:p>
        </w:tc>
        <w:tc>
          <w:tcPr>
            <w:tcW w:w="80" w:type="dxa"/>
            <w:tcBorders>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p>
        </w:tc>
      </w:tr>
      <w:tr w:rsidR="006A2253" w:rsidRPr="00127044">
        <w:trPr>
          <w:cantSplit/>
          <w:tblHeader/>
        </w:trPr>
        <w:tc>
          <w:tcPr>
            <w:tcW w:w="2160" w:type="dxa"/>
            <w:tcBorders>
              <w:top w:val="nil"/>
              <w:left w:val="nil"/>
              <w:bottom w:val="nil"/>
              <w:right w:val="nil"/>
            </w:tcBorders>
            <w:shd w:val="clear" w:color="auto" w:fill="FFFFFF"/>
          </w:tcPr>
          <w:p w:rsidR="006A2253" w:rsidRPr="00127044" w:rsidRDefault="006A2253"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Critical thinking</w:t>
            </w:r>
          </w:p>
        </w:tc>
        <w:tc>
          <w:tcPr>
            <w:tcW w:w="1069" w:type="dxa"/>
            <w:tcBorders>
              <w:top w:val="nil"/>
              <w:left w:val="nil"/>
              <w:bottom w:val="nil"/>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3.30</w:t>
            </w:r>
          </w:p>
        </w:tc>
        <w:tc>
          <w:tcPr>
            <w:tcW w:w="731" w:type="dxa"/>
            <w:tcBorders>
              <w:top w:val="nil"/>
              <w:left w:val="nil"/>
              <w:bottom w:val="nil"/>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.146</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2.81</w:t>
            </w:r>
          </w:p>
        </w:tc>
        <w:tc>
          <w:tcPr>
            <w:tcW w:w="1070" w:type="dxa"/>
            <w:tcBorders>
              <w:top w:val="nil"/>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3.80</w:t>
            </w:r>
          </w:p>
        </w:tc>
        <w:tc>
          <w:tcPr>
            <w:tcW w:w="80" w:type="dxa"/>
            <w:tcBorders>
              <w:top w:val="nil"/>
              <w:left w:val="nil"/>
              <w:bottom w:val="nil"/>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p>
        </w:tc>
      </w:tr>
      <w:tr w:rsidR="006A2253" w:rsidRPr="00127044">
        <w:trPr>
          <w:cantSplit/>
          <w:tblHeader/>
        </w:trPr>
        <w:tc>
          <w:tcPr>
            <w:tcW w:w="2160" w:type="dxa"/>
            <w:tcBorders>
              <w:top w:val="nil"/>
              <w:left w:val="nil"/>
              <w:bottom w:val="single" w:sz="8" w:space="0" w:color="auto"/>
              <w:right w:val="nil"/>
            </w:tcBorders>
            <w:shd w:val="clear" w:color="auto" w:fill="FFFFFF"/>
          </w:tcPr>
          <w:p w:rsidR="006A2253" w:rsidRPr="00127044" w:rsidRDefault="006A2253"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Lifelong learning</w:t>
            </w:r>
          </w:p>
        </w:tc>
        <w:tc>
          <w:tcPr>
            <w:tcW w:w="1069" w:type="dxa"/>
            <w:tcBorders>
              <w:top w:val="nil"/>
              <w:left w:val="nil"/>
              <w:bottom w:val="single" w:sz="8" w:space="0" w:color="auto"/>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2.96</w:t>
            </w:r>
          </w:p>
        </w:tc>
        <w:tc>
          <w:tcPr>
            <w:tcW w:w="731" w:type="dxa"/>
            <w:tcBorders>
              <w:top w:val="nil"/>
              <w:left w:val="nil"/>
              <w:bottom w:val="single" w:sz="8" w:space="0" w:color="auto"/>
              <w:right w:val="nil"/>
            </w:tcBorders>
            <w:shd w:val="clear" w:color="auto" w:fill="FFFFFF"/>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.135</w:t>
            </w:r>
          </w:p>
        </w:tc>
        <w:tc>
          <w:tcPr>
            <w:tcW w:w="135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2.59</w:t>
            </w:r>
          </w:p>
        </w:tc>
        <w:tc>
          <w:tcPr>
            <w:tcW w:w="107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3.61</w:t>
            </w:r>
          </w:p>
        </w:tc>
        <w:tc>
          <w:tcPr>
            <w:tcW w:w="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6A2253" w:rsidRPr="00127044" w:rsidRDefault="006A2253" w:rsidP="00472F4A">
            <w:pPr>
              <w:autoSpaceDE w:val="0"/>
              <w:autoSpaceDN w:val="0"/>
              <w:adjustRightInd w:val="0"/>
              <w:jc w:val="right"/>
              <w:rPr>
                <w:rFonts w:ascii="Times New Roman" w:hAnsi="Times New Roman"/>
                <w:color w:val="000000"/>
                <w:szCs w:val="24"/>
              </w:rPr>
            </w:pPr>
          </w:p>
        </w:tc>
      </w:tr>
    </w:tbl>
    <w:p w:rsidR="00B63EDD" w:rsidRPr="00127044" w:rsidRDefault="00B63EDD" w:rsidP="006B49CF">
      <w:pPr>
        <w:pStyle w:val="Heading2fordissertation"/>
        <w:spacing w:line="240" w:lineRule="auto"/>
      </w:pPr>
    </w:p>
    <w:p w:rsidR="006F4662" w:rsidRPr="00127044" w:rsidRDefault="006F4662" w:rsidP="006F4662">
      <w:pPr>
        <w:pStyle w:val="Heading2fordissertation"/>
      </w:pPr>
      <w:bookmarkStart w:id="158" w:name="_Toc357082389"/>
      <w:r w:rsidRPr="00127044">
        <w:t>Academic Integration Construct</w:t>
      </w:r>
      <w:bookmarkEnd w:id="158"/>
    </w:p>
    <w:p w:rsidR="006F4662" w:rsidRPr="00127044" w:rsidRDefault="006F4662" w:rsidP="006F4662">
      <w:pPr>
        <w:spacing w:line="480" w:lineRule="auto"/>
        <w:ind w:firstLine="720"/>
        <w:rPr>
          <w:rFonts w:ascii="Times New Roman" w:hAnsi="Times New Roman"/>
          <w:szCs w:val="24"/>
        </w:rPr>
      </w:pPr>
      <w:r w:rsidRPr="00127044">
        <w:rPr>
          <w:rFonts w:ascii="Times New Roman" w:hAnsi="Times New Roman"/>
          <w:szCs w:val="24"/>
        </w:rPr>
        <w:t>The Academic Integration construct</w:t>
      </w:r>
      <w:r w:rsidR="00AF1C8E" w:rsidRPr="00127044">
        <w:rPr>
          <w:rFonts w:ascii="Times New Roman" w:hAnsi="Times New Roman"/>
          <w:szCs w:val="24"/>
        </w:rPr>
        <w:t xml:space="preserve"> is indexed by observed measures</w:t>
      </w:r>
      <w:r w:rsidR="00233FB6" w:rsidRPr="00127044">
        <w:rPr>
          <w:rFonts w:ascii="Times New Roman" w:hAnsi="Times New Roman"/>
          <w:szCs w:val="24"/>
        </w:rPr>
        <w:t xml:space="preserve"> for</w:t>
      </w:r>
      <w:r w:rsidRPr="00127044">
        <w:rPr>
          <w:rFonts w:ascii="Times New Roman" w:hAnsi="Times New Roman"/>
          <w:szCs w:val="24"/>
        </w:rPr>
        <w:t xml:space="preserve"> the extent of student academic engagement at an institution in terms of active and collaborative learning, course challenge, and course interaction. </w:t>
      </w:r>
      <w:r w:rsidR="00153FCC" w:rsidRPr="00127044">
        <w:rPr>
          <w:rFonts w:ascii="Times New Roman" w:hAnsi="Times New Roman"/>
          <w:szCs w:val="24"/>
        </w:rPr>
        <w:t xml:space="preserve">I obtained the </w:t>
      </w:r>
      <w:r w:rsidRPr="00127044">
        <w:rPr>
          <w:rFonts w:ascii="Times New Roman" w:hAnsi="Times New Roman"/>
          <w:szCs w:val="24"/>
        </w:rPr>
        <w:t>Academic Integration indicators from the 2006 NSSE.</w:t>
      </w:r>
    </w:p>
    <w:p w:rsidR="006F4662" w:rsidRPr="00127044" w:rsidRDefault="006F4662" w:rsidP="006F4662">
      <w:pPr>
        <w:pStyle w:val="Heading3fordissertation"/>
      </w:pPr>
      <w:bookmarkStart w:id="159" w:name="_Toc357082390"/>
      <w:r w:rsidRPr="00127044">
        <w:t>Pike’s Scalelets</w:t>
      </w:r>
      <w:bookmarkEnd w:id="159"/>
      <w:r w:rsidRPr="00127044">
        <w:t xml:space="preserve"> </w:t>
      </w:r>
    </w:p>
    <w:p w:rsidR="00903419" w:rsidRPr="00127044" w:rsidRDefault="00903419"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rPr>
        <w:t xml:space="preserve">Pike </w:t>
      </w:r>
      <w:r w:rsidR="00E6099C" w:rsidRPr="00127044">
        <w:rPr>
          <w:rFonts w:ascii="Times New Roman" w:hAnsi="Times New Roman"/>
        </w:rPr>
        <w:fldChar w:fldCharType="begin"/>
      </w:r>
      <w:r w:rsidRPr="00127044">
        <w:rPr>
          <w:rFonts w:ascii="Times New Roman" w:hAnsi="Times New Roman"/>
        </w:rPr>
        <w:instrText xml:space="preserve"> ADDIN EN.CITE &lt;EndNote&gt;&lt;Cite ExcludeAuth="1"&gt;&lt;Author&gt;Pike&lt;/Author&gt;&lt;Year&gt;2006&lt;/Year&gt;&lt;RecNum&gt;453&lt;/RecNum&gt;&lt;record&gt;&lt;rec-number&gt;453&lt;/rec-number&gt;&lt;foreign-keys&gt;&lt;key app="EN" db-id="trdvwvf9m00zd4es0eavtr0g5zf90pzwzsw5"&gt;453&lt;/key&gt;&lt;/foreign-keys&gt;&lt;ref-type name="Journal Article"&gt;17&lt;/ref-type&gt;&lt;contributors&gt;&lt;authors&gt;&lt;author&gt;Pike, Gary R.&lt;/author&gt;&lt;/authors&gt;&lt;/contributors&gt;&lt;titles&gt;&lt;title&gt;The Dependability of NSSE Scalelets for College- and Department-level Assessment&lt;/title&gt;&lt;secondary-title&gt;Research in Higher Education&lt;/secondary-title&gt;&lt;/titles&gt;&lt;periodical&gt;&lt;full-title&gt;Research in Higher Education&lt;/full-title&gt;&lt;/periodical&gt;&lt;pages&gt;177-195&lt;/pages&gt;&lt;volume&gt;47&lt;/volume&gt;&lt;number&gt;2&lt;/number&gt;&lt;keywords&gt;&lt;keyword&gt;COLLEGE administrators&lt;/keyword&gt;&lt;keyword&gt;UNIVERSITIES &amp;amp; colleges -- Administration&lt;/keyword&gt;&lt;keyword&gt;STUDENTS&lt;/keyword&gt;&lt;keyword&gt;LEARNING&lt;/keyword&gt;&lt;keyword&gt;EDUCATIONAL surveys&lt;/keyword&gt;&lt;keyword&gt;EDUCATIONAL tests &amp;amp; measurements&lt;/keyword&gt;&lt;keyword&gt;TEACHING -- Aids &amp;amp; devices&lt;/keyword&gt;&lt;keyword&gt;EDUCATION -- Research&lt;/keyword&gt;&lt;keyword&gt;UNITED States&lt;/keyword&gt;&lt;keyword&gt;generalizability theory&lt;/keyword&gt;&lt;/keywords&gt;&lt;dates&gt;&lt;year&gt;2006&lt;/year&gt;&lt;/dates&gt;&lt;publisher&gt;Springer Science &amp;amp; Business Media B.V.&lt;/publisher&gt;&lt;isbn&gt;03610365&lt;/isbn&gt;&lt;urls&gt;&lt;related-urls&gt;&lt;url&gt;http://libproxy.unm.edu/login?url=http://search.ebscohost.com/login.aspx?direct=true&amp;amp;db=a9h&amp;amp;AN=19933227&amp;amp;site=ehost-live&amp;amp;scope=site&lt;/url&gt;&lt;/related-urls&gt;&lt;/urls&gt;&lt;electronic-resource-num&gt;10.1007/s11162-005-8885-3&lt;/electronic-resource-num&gt;&lt;remote-database-name&gt;a9h&lt;/remote-database-name&gt;&lt;remote-database-provider&gt;EBSCOhost&lt;/remote-database-provider&gt;&lt;/record&gt;&lt;/Cite&gt;&lt;/EndNote&gt;</w:instrText>
      </w:r>
      <w:r w:rsidR="00E6099C" w:rsidRPr="00127044">
        <w:rPr>
          <w:rFonts w:ascii="Times New Roman" w:hAnsi="Times New Roman"/>
        </w:rPr>
        <w:fldChar w:fldCharType="separate"/>
      </w:r>
      <w:r w:rsidRPr="00127044">
        <w:rPr>
          <w:rFonts w:ascii="Times New Roman" w:hAnsi="Times New Roman"/>
          <w:noProof/>
        </w:rPr>
        <w:t>(</w:t>
      </w:r>
      <w:hyperlink w:anchor="_ENREF_95" w:tooltip="Pike, 2006 #453" w:history="1">
        <w:r w:rsidR="00886D37" w:rsidRPr="00127044">
          <w:rPr>
            <w:rFonts w:ascii="Times New Roman" w:hAnsi="Times New Roman"/>
            <w:noProof/>
          </w:rPr>
          <w:t>2006b</w:t>
        </w:r>
      </w:hyperlink>
      <w:r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w:t>
      </w:r>
      <w:r w:rsidR="006F4662" w:rsidRPr="00127044">
        <w:rPr>
          <w:rFonts w:ascii="Times New Roman" w:hAnsi="Times New Roman"/>
          <w:szCs w:val="24"/>
        </w:rPr>
        <w:t xml:space="preserve">developed </w:t>
      </w:r>
      <w:r w:rsidRPr="00127044">
        <w:rPr>
          <w:rFonts w:ascii="Times New Roman" w:hAnsi="Times New Roman"/>
          <w:szCs w:val="24"/>
        </w:rPr>
        <w:t>twelve</w:t>
      </w:r>
      <w:r w:rsidR="00233FB6" w:rsidRPr="00127044">
        <w:rPr>
          <w:rFonts w:ascii="Times New Roman" w:hAnsi="Times New Roman"/>
          <w:szCs w:val="24"/>
        </w:rPr>
        <w:t>,</w:t>
      </w:r>
      <w:r w:rsidRPr="00127044">
        <w:rPr>
          <w:rFonts w:ascii="Times New Roman" w:hAnsi="Times New Roman"/>
          <w:szCs w:val="24"/>
        </w:rPr>
        <w:t xml:space="preserve"> </w:t>
      </w:r>
      <w:r w:rsidR="000B04F4" w:rsidRPr="00127044">
        <w:rPr>
          <w:rFonts w:ascii="Times New Roman" w:hAnsi="Times New Roman"/>
          <w:szCs w:val="24"/>
        </w:rPr>
        <w:t>small</w:t>
      </w:r>
      <w:r w:rsidR="00233FB6" w:rsidRPr="00127044">
        <w:rPr>
          <w:rFonts w:ascii="Times New Roman" w:hAnsi="Times New Roman"/>
          <w:szCs w:val="24"/>
        </w:rPr>
        <w:t>,</w:t>
      </w:r>
      <w:r w:rsidR="000B04F4" w:rsidRPr="00127044">
        <w:rPr>
          <w:rFonts w:ascii="Times New Roman" w:hAnsi="Times New Roman"/>
          <w:szCs w:val="24"/>
        </w:rPr>
        <w:t xml:space="preserve"> </w:t>
      </w:r>
      <w:r w:rsidRPr="00127044">
        <w:rPr>
          <w:rFonts w:ascii="Times New Roman" w:hAnsi="Times New Roman"/>
          <w:szCs w:val="24"/>
        </w:rPr>
        <w:t xml:space="preserve">reliable </w:t>
      </w:r>
      <w:r w:rsidR="006F4662" w:rsidRPr="00127044">
        <w:rPr>
          <w:rFonts w:ascii="Times New Roman" w:hAnsi="Times New Roman"/>
          <w:szCs w:val="24"/>
        </w:rPr>
        <w:t>scalelets that he determined better described student engagement</w:t>
      </w:r>
      <w:r w:rsidR="0088409D" w:rsidRPr="00127044">
        <w:rPr>
          <w:rFonts w:ascii="Times New Roman" w:hAnsi="Times New Roman"/>
          <w:szCs w:val="24"/>
        </w:rPr>
        <w:t xml:space="preserve"> than the </w:t>
      </w:r>
      <w:r w:rsidR="000B04F4" w:rsidRPr="00127044">
        <w:rPr>
          <w:rFonts w:ascii="Times New Roman" w:hAnsi="Times New Roman"/>
          <w:szCs w:val="24"/>
        </w:rPr>
        <w:t xml:space="preserve">larger </w:t>
      </w:r>
      <w:r w:rsidR="0088409D" w:rsidRPr="00127044">
        <w:rPr>
          <w:rFonts w:ascii="Times New Roman" w:hAnsi="Times New Roman"/>
          <w:szCs w:val="24"/>
        </w:rPr>
        <w:t>indexes developed by NSSE</w:t>
      </w:r>
      <w:r w:rsidRPr="00127044">
        <w:rPr>
          <w:rFonts w:ascii="Times New Roman" w:hAnsi="Times New Roman"/>
          <w:szCs w:val="24"/>
        </w:rPr>
        <w:t xml:space="preserve">. His goal was to provide more granular descriptions of student educational experiences so that institutions could target their assessment and improvement efforts </w:t>
      </w:r>
      <w:r w:rsidR="00E6099C" w:rsidRPr="00127044">
        <w:rPr>
          <w:rFonts w:ascii="Times New Roman" w:hAnsi="Times New Roman"/>
        </w:rPr>
        <w:fldChar w:fldCharType="begin"/>
      </w:r>
      <w:r w:rsidRPr="00127044">
        <w:rPr>
          <w:rFonts w:ascii="Times New Roman" w:hAnsi="Times New Roman"/>
        </w:rPr>
        <w:instrText xml:space="preserve"> ADDIN EN.CITE &lt;EndNote&gt;&lt;Cite&gt;&lt;Author&gt;Pike&lt;/Author&gt;&lt;Year&gt;2006&lt;/Year&gt;&lt;RecNum&gt;452&lt;/RecNum&gt;&lt;DisplayText&gt;(Pike, 2006a)&lt;/DisplayText&gt;&lt;record&gt;&lt;rec-number&gt;452&lt;/rec-number&gt;&lt;foreign-keys&gt;&lt;key app="EN" db-id="trdvwvf9m00zd4es0eavtr0g5zf90pzwzsw5"&gt;452&lt;/key&gt;&lt;/foreign-keys&gt;&lt;ref-type name="Journal Article"&gt;17&lt;/ref-type&gt;&lt;contributors&gt;&lt;authors&gt;&lt;author&gt;Pike, Gary R.&lt;/author&gt;&lt;/authors&gt;&lt;/contributors&gt;&lt;titles&gt;&lt;title&gt;The Convergent and Discriminant Validity of NSSE Scalelet Scores&lt;/title&gt;&lt;secondary-title&gt;Journal of College Student Development&lt;/secondary-title&gt;&lt;/titles&gt;&lt;periodical&gt;&lt;full-title&gt;Journal of College Student Development&lt;/full-title&gt;&lt;/periodical&gt;&lt;pages&gt;550-563&lt;/pages&gt;&lt;volume&gt;47&lt;/volume&gt;&lt;number&gt;5&lt;/number&gt;&lt;keywords&gt;&lt;keyword&gt;EDUCATIONAL surveys&lt;/keyword&gt;&lt;keyword&gt;LEARNING&lt;/keyword&gt;&lt;keyword&gt;COLLEGE students&lt;/keyword&gt;&lt;keyword&gt;RESEARCH&lt;/keyword&gt;&lt;keyword&gt;SCALING (Social sciences)&lt;/keyword&gt;&lt;/keywords&gt;&lt;dates&gt;&lt;year&gt;2006&lt;/year&gt;&lt;/dates&gt;&lt;isbn&gt;08975264&lt;/isbn&gt;&lt;urls&gt;&lt;related-urls&gt;&lt;url&gt;http://libproxy.unm.edu/login?url=http://search.ebscohost.com/login.aspx?direct=true&amp;amp;db=ehh&amp;amp;AN=22482065&amp;amp;site=ehost-live&amp;amp;scope=site&lt;/url&gt;&lt;url&gt;http://muse.jhu.edu/journals/journal_of_college_student_development/v047/47.5pike.pdf&lt;/url&gt;&lt;/related-urls&gt;&lt;/urls&gt;&lt;electronic-resource-num&gt;doi:10.1353/csd.2006.0061&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Pr="00127044">
        <w:rPr>
          <w:rFonts w:ascii="Times New Roman" w:hAnsi="Times New Roman"/>
          <w:noProof/>
        </w:rPr>
        <w:t>(</w:t>
      </w:r>
      <w:hyperlink w:anchor="_ENREF_94" w:tooltip="Pike, 2006 #452" w:history="1">
        <w:r w:rsidR="00886D37" w:rsidRPr="00127044">
          <w:rPr>
            <w:rFonts w:ascii="Times New Roman" w:hAnsi="Times New Roman"/>
            <w:noProof/>
          </w:rPr>
          <w:t>Pike, 2006a</w:t>
        </w:r>
      </w:hyperlink>
      <w:r w:rsidRPr="00127044">
        <w:rPr>
          <w:rFonts w:ascii="Times New Roman" w:hAnsi="Times New Roman"/>
          <w:noProof/>
        </w:rPr>
        <w:t>)</w:t>
      </w:r>
      <w:r w:rsidR="00E6099C" w:rsidRPr="00127044">
        <w:rPr>
          <w:rFonts w:ascii="Times New Roman" w:hAnsi="Times New Roman"/>
        </w:rPr>
        <w:fldChar w:fldCharType="end"/>
      </w:r>
      <w:r w:rsidR="00BA1DCA" w:rsidRPr="00127044">
        <w:rPr>
          <w:rFonts w:ascii="Times New Roman" w:hAnsi="Times New Roman"/>
          <w:szCs w:val="24"/>
        </w:rPr>
        <w:t>. Of the twelve, four applied</w:t>
      </w:r>
      <w:r w:rsidRPr="00127044">
        <w:rPr>
          <w:rFonts w:ascii="Times New Roman" w:hAnsi="Times New Roman"/>
          <w:szCs w:val="24"/>
        </w:rPr>
        <w:t xml:space="preserve"> to the Academic Integration construct (Active Learning, Collaborative Learning, Course Challenge, and Cou</w:t>
      </w:r>
      <w:r w:rsidR="00BA1DCA" w:rsidRPr="00127044">
        <w:rPr>
          <w:rFonts w:ascii="Times New Roman" w:hAnsi="Times New Roman"/>
          <w:szCs w:val="24"/>
        </w:rPr>
        <w:t>rse Interaction) and one applied</w:t>
      </w:r>
      <w:r w:rsidRPr="00127044">
        <w:rPr>
          <w:rFonts w:ascii="Times New Roman" w:hAnsi="Times New Roman"/>
          <w:szCs w:val="24"/>
        </w:rPr>
        <w:t xml:space="preserve"> to the </w:t>
      </w:r>
      <w:r w:rsidRPr="00127044">
        <w:rPr>
          <w:rFonts w:ascii="Times New Roman" w:hAnsi="Times New Roman"/>
          <w:szCs w:val="24"/>
        </w:rPr>
        <w:lastRenderedPageBreak/>
        <w:t>Institutional Commitment construct (Support for Student Learning). I test</w:t>
      </w:r>
      <w:r w:rsidR="00BA1DCA" w:rsidRPr="00127044">
        <w:rPr>
          <w:rFonts w:ascii="Times New Roman" w:hAnsi="Times New Roman"/>
          <w:szCs w:val="24"/>
        </w:rPr>
        <w:t>ed</w:t>
      </w:r>
      <w:r w:rsidRPr="00127044">
        <w:rPr>
          <w:rFonts w:ascii="Times New Roman" w:hAnsi="Times New Roman"/>
          <w:szCs w:val="24"/>
        </w:rPr>
        <w:t xml:space="preserve"> the reliability of each of Pike’s scalelets before utilizing them.</w:t>
      </w:r>
    </w:p>
    <w:p w:rsidR="006F4662" w:rsidRPr="00127044" w:rsidRDefault="006F4662" w:rsidP="006F4662">
      <w:pPr>
        <w:pStyle w:val="Heading3fordissertation"/>
      </w:pPr>
      <w:bookmarkStart w:id="160" w:name="_Toc357082391"/>
      <w:r w:rsidRPr="00127044">
        <w:t>Pike’s Active Learning scalelet</w:t>
      </w:r>
      <w:bookmarkEnd w:id="160"/>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Active learning measures how often students ask questions, make presentations, and are involved in service learning.</w:t>
      </w:r>
      <w:r w:rsidR="00091CD5" w:rsidRPr="00127044">
        <w:rPr>
          <w:rFonts w:ascii="Times New Roman" w:hAnsi="Times New Roman"/>
          <w:szCs w:val="24"/>
        </w:rPr>
        <w:t xml:space="preserve"> </w:t>
      </w:r>
      <w:r w:rsidR="00EC3C2E" w:rsidRPr="00127044">
        <w:rPr>
          <w:rFonts w:ascii="Times New Roman" w:hAnsi="Times New Roman"/>
          <w:szCs w:val="24"/>
        </w:rPr>
        <w:t xml:space="preserve">Pike claimed that these three measures, taken from the NSSE Active and Collaborative Learning Index, provided a more granular </w:t>
      </w:r>
      <w:r w:rsidR="00BA1DCA" w:rsidRPr="00127044">
        <w:rPr>
          <w:rFonts w:ascii="Times New Roman" w:hAnsi="Times New Roman"/>
          <w:szCs w:val="24"/>
        </w:rPr>
        <w:t xml:space="preserve">and accurate </w:t>
      </w:r>
      <w:r w:rsidR="00EC3C2E" w:rsidRPr="00127044">
        <w:rPr>
          <w:rFonts w:ascii="Times New Roman" w:hAnsi="Times New Roman"/>
          <w:szCs w:val="24"/>
        </w:rPr>
        <w:t>view of student active learning.</w:t>
      </w:r>
    </w:p>
    <w:p w:rsidR="00E72848" w:rsidRPr="00127044" w:rsidRDefault="00720373" w:rsidP="004A740B">
      <w:pPr>
        <w:pStyle w:val="TableCaption"/>
      </w:pPr>
      <w:bookmarkStart w:id="161" w:name="_Toc321814421"/>
      <w:r w:rsidRPr="00127044">
        <w:t>Table 7:</w:t>
      </w:r>
      <w:bookmarkEnd w:id="161"/>
      <w:r w:rsidRPr="00127044">
        <w:t xml:space="preserve"> </w:t>
      </w:r>
    </w:p>
    <w:p w:rsidR="006F4662" w:rsidRPr="00127044" w:rsidRDefault="00583CBF" w:rsidP="004A740B">
      <w:pPr>
        <w:pStyle w:val="TableCaption"/>
      </w:pPr>
      <w:bookmarkStart w:id="162" w:name="_Toc321814422"/>
      <w:r w:rsidRPr="00127044">
        <w:rPr>
          <w:i/>
        </w:rPr>
        <w:t>Academic Integration Construct, Pike’s Active Learning Scalelet:</w:t>
      </w:r>
      <w:r w:rsidR="002A5DCB" w:rsidRPr="00127044">
        <w:rPr>
          <w:i/>
        </w:rPr>
        <w:t xml:space="preserve"> </w:t>
      </w:r>
      <w:r w:rsidRPr="00127044">
        <w:rPr>
          <w:i/>
        </w:rPr>
        <w:t>Descriptive Statistics for Asking Questions, Making Presentations, and Service Learning</w:t>
      </w:r>
      <w:r w:rsidR="002A5DCB" w:rsidRPr="00127044">
        <w:rPr>
          <w:i/>
        </w:rPr>
        <w:t xml:space="preserve"> (N = </w:t>
      </w:r>
      <w:r w:rsidR="00D34A53" w:rsidRPr="00127044">
        <w:rPr>
          <w:i/>
        </w:rPr>
        <w:t>497</w:t>
      </w:r>
      <w:r w:rsidR="002A5DCB" w:rsidRPr="00127044">
        <w:rPr>
          <w:i/>
        </w:rPr>
        <w:t>)</w:t>
      </w:r>
      <w:bookmarkEnd w:id="162"/>
    </w:p>
    <w:tbl>
      <w:tblPr>
        <w:tblW w:w="65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610"/>
        <w:gridCol w:w="630"/>
        <w:gridCol w:w="810"/>
        <w:gridCol w:w="1080"/>
        <w:gridCol w:w="90"/>
        <w:gridCol w:w="1350"/>
      </w:tblGrid>
      <w:tr w:rsidR="002A5DCB" w:rsidRPr="00127044">
        <w:trPr>
          <w:cantSplit/>
          <w:tblHeader/>
        </w:trPr>
        <w:tc>
          <w:tcPr>
            <w:tcW w:w="2610" w:type="dxa"/>
            <w:tcBorders>
              <w:left w:val="nil"/>
              <w:right w:val="nil"/>
            </w:tcBorders>
            <w:shd w:val="clear" w:color="auto" w:fill="FFFFFF"/>
          </w:tcPr>
          <w:p w:rsidR="002A5DCB" w:rsidRPr="00127044" w:rsidRDefault="002A5DCB" w:rsidP="00472F4A">
            <w:pPr>
              <w:autoSpaceDE w:val="0"/>
              <w:autoSpaceDN w:val="0"/>
              <w:adjustRightInd w:val="0"/>
              <w:rPr>
                <w:rFonts w:ascii="Times New Roman" w:hAnsi="Times New Roman"/>
                <w:szCs w:val="24"/>
              </w:rPr>
            </w:pPr>
          </w:p>
        </w:tc>
        <w:tc>
          <w:tcPr>
            <w:tcW w:w="630" w:type="dxa"/>
            <w:tcBorders>
              <w:left w:val="nil"/>
              <w:right w:val="nil"/>
            </w:tcBorders>
            <w:shd w:val="clear" w:color="auto" w:fill="FFFFFF"/>
            <w:vAlign w:val="bottom"/>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Mean</w:t>
            </w:r>
          </w:p>
        </w:tc>
        <w:tc>
          <w:tcPr>
            <w:tcW w:w="810" w:type="dxa"/>
            <w:tcBorders>
              <w:left w:val="nil"/>
              <w:right w:val="nil"/>
            </w:tcBorders>
            <w:shd w:val="clear" w:color="auto" w:fill="FFFFFF"/>
            <w:vAlign w:val="bottom"/>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SD</w:t>
            </w:r>
          </w:p>
        </w:tc>
        <w:tc>
          <w:tcPr>
            <w:tcW w:w="1170" w:type="dxa"/>
            <w:gridSpan w:val="2"/>
            <w:tcBorders>
              <w:left w:val="nil"/>
              <w:right w:val="nil"/>
            </w:tcBorders>
            <w:shd w:val="clear" w:color="auto" w:fill="FFFFFF"/>
            <w:tcMar>
              <w:top w:w="30" w:type="dxa"/>
              <w:left w:w="30" w:type="dxa"/>
              <w:bottom w:w="30" w:type="dxa"/>
              <w:right w:w="30" w:type="dxa"/>
            </w:tcMar>
            <w:vAlign w:val="bottom"/>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Minimum</w:t>
            </w:r>
          </w:p>
        </w:tc>
        <w:tc>
          <w:tcPr>
            <w:tcW w:w="1350" w:type="dxa"/>
            <w:tcBorders>
              <w:left w:val="nil"/>
              <w:right w:val="nil"/>
            </w:tcBorders>
            <w:shd w:val="clear" w:color="auto" w:fill="FFFFFF"/>
            <w:tcMar>
              <w:top w:w="30" w:type="dxa"/>
              <w:left w:w="30" w:type="dxa"/>
              <w:bottom w:w="30" w:type="dxa"/>
              <w:right w:w="30" w:type="dxa"/>
            </w:tcMar>
            <w:vAlign w:val="bottom"/>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Maximum</w:t>
            </w:r>
          </w:p>
        </w:tc>
      </w:tr>
      <w:tr w:rsidR="002A5DCB" w:rsidRPr="00127044">
        <w:trPr>
          <w:cantSplit/>
          <w:tblHeader/>
        </w:trPr>
        <w:tc>
          <w:tcPr>
            <w:tcW w:w="2610" w:type="dxa"/>
            <w:tcBorders>
              <w:left w:val="nil"/>
              <w:bottom w:val="nil"/>
              <w:right w:val="nil"/>
            </w:tcBorders>
            <w:shd w:val="clear" w:color="auto" w:fill="FFFFFF"/>
          </w:tcPr>
          <w:p w:rsidR="002A5DCB" w:rsidRPr="00127044" w:rsidRDefault="002A5DCB"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Asked questions</w:t>
            </w:r>
          </w:p>
        </w:tc>
        <w:tc>
          <w:tcPr>
            <w:tcW w:w="630" w:type="dxa"/>
            <w:tcBorders>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3.04</w:t>
            </w:r>
          </w:p>
        </w:tc>
        <w:tc>
          <w:tcPr>
            <w:tcW w:w="810" w:type="dxa"/>
            <w:tcBorders>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.196</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2.48</w:t>
            </w:r>
          </w:p>
        </w:tc>
        <w:tc>
          <w:tcPr>
            <w:tcW w:w="1440" w:type="dxa"/>
            <w:gridSpan w:val="2"/>
            <w:tcBorders>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3.61</w:t>
            </w:r>
          </w:p>
        </w:tc>
      </w:tr>
      <w:tr w:rsidR="002A5DCB" w:rsidRPr="00127044">
        <w:trPr>
          <w:cantSplit/>
          <w:tblHeader/>
        </w:trPr>
        <w:tc>
          <w:tcPr>
            <w:tcW w:w="2610" w:type="dxa"/>
            <w:tcBorders>
              <w:top w:val="nil"/>
              <w:left w:val="nil"/>
              <w:bottom w:val="nil"/>
              <w:right w:val="nil"/>
            </w:tcBorders>
            <w:shd w:val="clear" w:color="auto" w:fill="FFFFFF"/>
          </w:tcPr>
          <w:p w:rsidR="002A5DCB" w:rsidRPr="00127044" w:rsidRDefault="002A5DCB"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Made presentation</w:t>
            </w:r>
          </w:p>
        </w:tc>
        <w:tc>
          <w:tcPr>
            <w:tcW w:w="630" w:type="dxa"/>
            <w:tcBorders>
              <w:top w:val="nil"/>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2.61</w:t>
            </w:r>
          </w:p>
        </w:tc>
        <w:tc>
          <w:tcPr>
            <w:tcW w:w="810" w:type="dxa"/>
            <w:tcBorders>
              <w:top w:val="nil"/>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1.98</w:t>
            </w:r>
          </w:p>
        </w:tc>
        <w:tc>
          <w:tcPr>
            <w:tcW w:w="1440" w:type="dxa"/>
            <w:gridSpan w:val="2"/>
            <w:tcBorders>
              <w:top w:val="nil"/>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3.43</w:t>
            </w:r>
          </w:p>
        </w:tc>
      </w:tr>
      <w:tr w:rsidR="002A5DCB" w:rsidRPr="00127044">
        <w:trPr>
          <w:cantSplit/>
          <w:tblHeader/>
        </w:trPr>
        <w:tc>
          <w:tcPr>
            <w:tcW w:w="2610" w:type="dxa"/>
            <w:tcBorders>
              <w:top w:val="nil"/>
              <w:left w:val="nil"/>
              <w:bottom w:val="nil"/>
              <w:right w:val="nil"/>
            </w:tcBorders>
            <w:shd w:val="clear" w:color="auto" w:fill="FFFFFF"/>
          </w:tcPr>
          <w:p w:rsidR="002A5DCB" w:rsidRPr="00127044" w:rsidRDefault="009372B3"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Service l</w:t>
            </w:r>
            <w:r w:rsidR="002A5DCB" w:rsidRPr="00127044">
              <w:rPr>
                <w:rFonts w:ascii="Times New Roman" w:hAnsi="Times New Roman"/>
                <w:color w:val="000000"/>
                <w:szCs w:val="24"/>
              </w:rPr>
              <w:t xml:space="preserve">earning </w:t>
            </w:r>
          </w:p>
        </w:tc>
        <w:tc>
          <w:tcPr>
            <w:tcW w:w="630" w:type="dxa"/>
            <w:tcBorders>
              <w:top w:val="nil"/>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1.68</w:t>
            </w:r>
          </w:p>
        </w:tc>
        <w:tc>
          <w:tcPr>
            <w:tcW w:w="810" w:type="dxa"/>
            <w:tcBorders>
              <w:top w:val="nil"/>
              <w:left w:val="nil"/>
              <w:bottom w:val="nil"/>
              <w:right w:val="nil"/>
            </w:tcBorders>
            <w:shd w:val="clear" w:color="auto" w:fill="FFFFFF"/>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1.08</w:t>
            </w:r>
          </w:p>
        </w:tc>
        <w:tc>
          <w:tcPr>
            <w:tcW w:w="1440" w:type="dxa"/>
            <w:gridSpan w:val="2"/>
            <w:tcBorders>
              <w:top w:val="nil"/>
              <w:left w:val="nil"/>
              <w:bottom w:val="nil"/>
              <w:right w:val="nil"/>
            </w:tcBorders>
            <w:shd w:val="clear" w:color="auto" w:fill="FFFFFF"/>
            <w:tcMar>
              <w:top w:w="30" w:type="dxa"/>
              <w:left w:w="30" w:type="dxa"/>
              <w:bottom w:w="30" w:type="dxa"/>
              <w:right w:w="30" w:type="dxa"/>
            </w:tcMar>
            <w:vAlign w:val="center"/>
          </w:tcPr>
          <w:p w:rsidR="002A5DCB" w:rsidRPr="00127044" w:rsidRDefault="002A5DCB"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2.80</w:t>
            </w:r>
          </w:p>
        </w:tc>
      </w:tr>
      <w:tr w:rsidR="009372B3" w:rsidRPr="00127044">
        <w:trPr>
          <w:cantSplit/>
          <w:tblHeader/>
        </w:trPr>
        <w:tc>
          <w:tcPr>
            <w:tcW w:w="2610" w:type="dxa"/>
            <w:tcBorders>
              <w:top w:val="nil"/>
              <w:left w:val="nil"/>
              <w:bottom w:val="single" w:sz="8" w:space="0" w:color="auto"/>
              <w:right w:val="nil"/>
            </w:tcBorders>
            <w:shd w:val="clear" w:color="auto" w:fill="FFFFFF"/>
          </w:tcPr>
          <w:p w:rsidR="009372B3" w:rsidRPr="00127044" w:rsidRDefault="009372B3" w:rsidP="00472F4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Wrote a paper</w:t>
            </w:r>
          </w:p>
        </w:tc>
        <w:tc>
          <w:tcPr>
            <w:tcW w:w="630" w:type="dxa"/>
            <w:tcBorders>
              <w:top w:val="nil"/>
              <w:left w:val="nil"/>
              <w:bottom w:val="single" w:sz="8" w:space="0" w:color="auto"/>
              <w:right w:val="nil"/>
            </w:tcBorders>
            <w:shd w:val="clear" w:color="auto" w:fill="FFFFFF"/>
            <w:vAlign w:val="center"/>
          </w:tcPr>
          <w:p w:rsidR="009372B3" w:rsidRPr="00127044" w:rsidRDefault="009372B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w:t>
            </w:r>
            <w:r w:rsidR="00AE5416" w:rsidRPr="00127044">
              <w:rPr>
                <w:rFonts w:ascii="Times New Roman" w:hAnsi="Times New Roman"/>
                <w:color w:val="000000"/>
                <w:szCs w:val="24"/>
              </w:rPr>
              <w:t>3</w:t>
            </w:r>
          </w:p>
        </w:tc>
        <w:tc>
          <w:tcPr>
            <w:tcW w:w="810" w:type="dxa"/>
            <w:tcBorders>
              <w:top w:val="nil"/>
              <w:left w:val="nil"/>
              <w:bottom w:val="single" w:sz="8" w:space="0" w:color="auto"/>
              <w:right w:val="nil"/>
            </w:tcBorders>
            <w:shd w:val="clear" w:color="auto" w:fill="FFFFFF"/>
            <w:vAlign w:val="center"/>
          </w:tcPr>
          <w:p w:rsidR="009372B3" w:rsidRPr="00127044" w:rsidRDefault="009372B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w:t>
            </w:r>
            <w:r w:rsidR="00AE5416" w:rsidRPr="00127044">
              <w:rPr>
                <w:rFonts w:ascii="Times New Roman" w:hAnsi="Times New Roman"/>
                <w:color w:val="000000"/>
                <w:szCs w:val="24"/>
              </w:rPr>
              <w:t>8</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9372B3" w:rsidRPr="00127044" w:rsidRDefault="009372B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2.78</w:t>
            </w:r>
          </w:p>
        </w:tc>
        <w:tc>
          <w:tcPr>
            <w:tcW w:w="1440" w:type="dxa"/>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9372B3" w:rsidRPr="00127044" w:rsidRDefault="009372B3" w:rsidP="00472F4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3.67</w:t>
            </w:r>
          </w:p>
        </w:tc>
      </w:tr>
    </w:tbl>
    <w:p w:rsidR="006F4662" w:rsidRPr="00127044" w:rsidRDefault="006F4662" w:rsidP="00472F4A">
      <w:pPr>
        <w:autoSpaceDE w:val="0"/>
        <w:autoSpaceDN w:val="0"/>
        <w:adjustRightInd w:val="0"/>
        <w:rPr>
          <w:rFonts w:ascii="Times New Roman" w:hAnsi="Times New Roman"/>
          <w:szCs w:val="24"/>
        </w:rPr>
      </w:pPr>
    </w:p>
    <w:p w:rsidR="006F4662"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NSSE used a scale that went from (1) </w:t>
      </w:r>
      <w:r w:rsidRPr="00127044">
        <w:rPr>
          <w:rFonts w:ascii="Times New Roman" w:hAnsi="Times New Roman"/>
          <w:i/>
          <w:szCs w:val="24"/>
        </w:rPr>
        <w:t>never</w:t>
      </w:r>
      <w:r w:rsidRPr="00127044">
        <w:rPr>
          <w:rFonts w:ascii="Times New Roman" w:hAnsi="Times New Roman"/>
          <w:szCs w:val="24"/>
        </w:rPr>
        <w:t xml:space="preserve"> to (2) </w:t>
      </w:r>
      <w:r w:rsidRPr="00127044">
        <w:rPr>
          <w:rFonts w:ascii="Times New Roman" w:hAnsi="Times New Roman"/>
          <w:i/>
          <w:szCs w:val="24"/>
        </w:rPr>
        <w:t>sometimes</w:t>
      </w:r>
      <w:r w:rsidRPr="00127044">
        <w:rPr>
          <w:rFonts w:ascii="Times New Roman" w:hAnsi="Times New Roman"/>
          <w:szCs w:val="24"/>
        </w:rPr>
        <w:t xml:space="preserve"> to (3) </w:t>
      </w:r>
      <w:r w:rsidRPr="00127044">
        <w:rPr>
          <w:rFonts w:ascii="Times New Roman" w:hAnsi="Times New Roman"/>
          <w:i/>
          <w:szCs w:val="24"/>
        </w:rPr>
        <w:t>often</w:t>
      </w:r>
      <w:r w:rsidRPr="00127044">
        <w:rPr>
          <w:rFonts w:ascii="Times New Roman" w:hAnsi="Times New Roman"/>
          <w:szCs w:val="24"/>
        </w:rPr>
        <w:t xml:space="preserve"> to (4) </w:t>
      </w:r>
      <w:r w:rsidRPr="00127044">
        <w:rPr>
          <w:rFonts w:ascii="Times New Roman" w:hAnsi="Times New Roman"/>
          <w:i/>
          <w:szCs w:val="24"/>
        </w:rPr>
        <w:t>very often</w:t>
      </w:r>
      <w:r w:rsidRPr="00127044">
        <w:rPr>
          <w:rFonts w:ascii="Times New Roman" w:hAnsi="Times New Roman"/>
          <w:szCs w:val="24"/>
        </w:rPr>
        <w:t xml:space="preserve"> for the following questions.</w:t>
      </w:r>
    </w:p>
    <w:p w:rsidR="006F4662" w:rsidRPr="00127044" w:rsidRDefault="006F4662" w:rsidP="006F4662">
      <w:pPr>
        <w:pStyle w:val="Heading4fordissertatiion"/>
      </w:pPr>
      <w:r w:rsidRPr="00127044">
        <w:t xml:space="preserve">Asked Questions. </w:t>
      </w:r>
      <w:r w:rsidR="00AF74CB" w:rsidRPr="00127044">
        <w:rPr>
          <w:b w:val="0"/>
          <w:i w:val="0"/>
        </w:rPr>
        <w:t xml:space="preserve">The institutional average of students’ responses was that they </w:t>
      </w:r>
      <w:r w:rsidRPr="00127044">
        <w:rPr>
          <w:b w:val="0"/>
        </w:rPr>
        <w:t>often</w:t>
      </w:r>
      <w:r w:rsidRPr="00127044">
        <w:rPr>
          <w:b w:val="0"/>
          <w:i w:val="0"/>
        </w:rPr>
        <w:t xml:space="preserve"> (3.04) asked questions in class or contributed to class discussions. The minimum was midway (2.48) between sometimes and </w:t>
      </w:r>
      <w:r w:rsidRPr="00127044">
        <w:rPr>
          <w:b w:val="0"/>
        </w:rPr>
        <w:t>often</w:t>
      </w:r>
      <w:r w:rsidRPr="00127044">
        <w:rPr>
          <w:b w:val="0"/>
          <w:i w:val="0"/>
        </w:rPr>
        <w:t xml:space="preserve"> while the maximum was halfway between </w:t>
      </w:r>
      <w:r w:rsidRPr="00127044">
        <w:rPr>
          <w:b w:val="0"/>
        </w:rPr>
        <w:t>often</w:t>
      </w:r>
      <w:r w:rsidRPr="00127044">
        <w:rPr>
          <w:b w:val="0"/>
          <w:i w:val="0"/>
        </w:rPr>
        <w:t xml:space="preserve"> and </w:t>
      </w:r>
      <w:r w:rsidRPr="00127044">
        <w:rPr>
          <w:b w:val="0"/>
        </w:rPr>
        <w:t>very often</w:t>
      </w:r>
      <w:r w:rsidRPr="00127044">
        <w:rPr>
          <w:b w:val="0"/>
          <w:i w:val="0"/>
        </w:rPr>
        <w:t xml:space="preserve"> (3.61).</w:t>
      </w:r>
      <w:r w:rsidR="0053076E" w:rsidRPr="00127044">
        <w:rPr>
          <w:b w:val="0"/>
          <w:i w:val="0"/>
        </w:rPr>
        <w:t xml:space="preserve"> The median was </w:t>
      </w:r>
      <w:r w:rsidR="0053076E" w:rsidRPr="00127044">
        <w:rPr>
          <w:b w:val="0"/>
        </w:rPr>
        <w:t>quite a bit</w:t>
      </w:r>
      <w:r w:rsidR="0053076E" w:rsidRPr="00127044">
        <w:rPr>
          <w:b w:val="0"/>
          <w:i w:val="0"/>
        </w:rPr>
        <w:t xml:space="preserve"> (3) and the mode was </w:t>
      </w:r>
      <w:r w:rsidR="00376A08" w:rsidRPr="00127044">
        <w:rPr>
          <w:b w:val="0"/>
        </w:rPr>
        <w:t>very</w:t>
      </w:r>
      <w:r w:rsidR="00376A08" w:rsidRPr="00127044">
        <w:rPr>
          <w:b w:val="0"/>
          <w:i w:val="0"/>
        </w:rPr>
        <w:t xml:space="preserve"> </w:t>
      </w:r>
      <w:r w:rsidR="0053076E" w:rsidRPr="00127044">
        <w:rPr>
          <w:b w:val="0"/>
        </w:rPr>
        <w:t>often</w:t>
      </w:r>
      <w:r w:rsidR="0053076E" w:rsidRPr="00127044">
        <w:rPr>
          <w:b w:val="0"/>
          <w:i w:val="0"/>
        </w:rPr>
        <w:t xml:space="preserve"> (4). </w:t>
      </w:r>
    </w:p>
    <w:p w:rsidR="006F4662" w:rsidRPr="00127044" w:rsidRDefault="006F4662" w:rsidP="006F4662">
      <w:pPr>
        <w:pStyle w:val="Heading4fordissertatiion"/>
      </w:pPr>
      <w:r w:rsidRPr="00127044">
        <w:t xml:space="preserve">Made Presentation. </w:t>
      </w:r>
      <w:r w:rsidR="000B5AE5" w:rsidRPr="00127044">
        <w:rPr>
          <w:b w:val="0"/>
          <w:i w:val="0"/>
        </w:rPr>
        <w:t>St</w:t>
      </w:r>
      <w:r w:rsidRPr="00127044">
        <w:rPr>
          <w:b w:val="0"/>
          <w:i w:val="0"/>
        </w:rPr>
        <w:t xml:space="preserve">udents were not quite as likely to make presentations, reporting just slightly past the midpoint between </w:t>
      </w:r>
      <w:r w:rsidRPr="00127044">
        <w:rPr>
          <w:b w:val="0"/>
        </w:rPr>
        <w:t>sometimes</w:t>
      </w:r>
      <w:r w:rsidRPr="00127044">
        <w:rPr>
          <w:b w:val="0"/>
          <w:i w:val="0"/>
        </w:rPr>
        <w:t xml:space="preserve"> and </w:t>
      </w:r>
      <w:r w:rsidRPr="00127044">
        <w:rPr>
          <w:b w:val="0"/>
        </w:rPr>
        <w:t>often</w:t>
      </w:r>
      <w:r w:rsidRPr="00127044">
        <w:rPr>
          <w:b w:val="0"/>
          <w:i w:val="0"/>
        </w:rPr>
        <w:t xml:space="preserve"> (2.61). The minimum and maximum were also lower, at </w:t>
      </w:r>
      <w:r w:rsidRPr="00127044">
        <w:rPr>
          <w:b w:val="0"/>
        </w:rPr>
        <w:t>sometimes</w:t>
      </w:r>
      <w:r w:rsidRPr="00127044">
        <w:rPr>
          <w:b w:val="0"/>
          <w:i w:val="0"/>
        </w:rPr>
        <w:t xml:space="preserve"> (1.98) and halfway between </w:t>
      </w:r>
      <w:r w:rsidRPr="00127044">
        <w:rPr>
          <w:b w:val="0"/>
        </w:rPr>
        <w:t>often</w:t>
      </w:r>
      <w:r w:rsidRPr="00127044">
        <w:rPr>
          <w:b w:val="0"/>
          <w:i w:val="0"/>
        </w:rPr>
        <w:t xml:space="preserve"> and </w:t>
      </w:r>
      <w:r w:rsidRPr="00127044">
        <w:rPr>
          <w:b w:val="0"/>
        </w:rPr>
        <w:t>very often</w:t>
      </w:r>
      <w:r w:rsidRPr="00127044">
        <w:rPr>
          <w:b w:val="0"/>
          <w:i w:val="0"/>
        </w:rPr>
        <w:t xml:space="preserve"> (3.43).</w:t>
      </w:r>
      <w:r w:rsidR="0053076E" w:rsidRPr="00127044">
        <w:rPr>
          <w:b w:val="0"/>
          <w:i w:val="0"/>
        </w:rPr>
        <w:t xml:space="preserve"> The mode was </w:t>
      </w:r>
      <w:r w:rsidR="0053076E" w:rsidRPr="00127044">
        <w:rPr>
          <w:b w:val="0"/>
        </w:rPr>
        <w:t>sometimes</w:t>
      </w:r>
      <w:r w:rsidR="0053076E" w:rsidRPr="00127044">
        <w:rPr>
          <w:b w:val="0"/>
          <w:i w:val="0"/>
        </w:rPr>
        <w:t xml:space="preserve"> (2).</w:t>
      </w:r>
    </w:p>
    <w:p w:rsidR="006F4662" w:rsidRPr="00127044" w:rsidRDefault="006F4662" w:rsidP="006F4662">
      <w:pPr>
        <w:pStyle w:val="Heading4fordissertatiion"/>
        <w:rPr>
          <w:b w:val="0"/>
          <w:i w:val="0"/>
        </w:rPr>
      </w:pPr>
      <w:r w:rsidRPr="00127044">
        <w:lastRenderedPageBreak/>
        <w:t xml:space="preserve">Service Learning. </w:t>
      </w:r>
      <w:r w:rsidR="000B5AE5" w:rsidRPr="00127044">
        <w:rPr>
          <w:b w:val="0"/>
          <w:i w:val="0"/>
        </w:rPr>
        <w:t>S</w:t>
      </w:r>
      <w:r w:rsidRPr="00127044">
        <w:rPr>
          <w:b w:val="0"/>
          <w:i w:val="0"/>
        </w:rPr>
        <w:t>tudents were far less likely to have participated in a community-based project as part of a regular course</w:t>
      </w:r>
      <w:r w:rsidR="000B5AE5" w:rsidRPr="00127044">
        <w:rPr>
          <w:b w:val="0"/>
          <w:i w:val="0"/>
        </w:rPr>
        <w:t xml:space="preserve">. The most common answer was </w:t>
      </w:r>
      <w:r w:rsidR="000B5AE5" w:rsidRPr="00127044">
        <w:rPr>
          <w:b w:val="0"/>
        </w:rPr>
        <w:t>never</w:t>
      </w:r>
      <w:r w:rsidR="000B5AE5" w:rsidRPr="00127044">
        <w:rPr>
          <w:b w:val="0"/>
          <w:i w:val="0"/>
        </w:rPr>
        <w:t xml:space="preserve"> (1),</w:t>
      </w:r>
      <w:r w:rsidRPr="00127044">
        <w:rPr>
          <w:b w:val="0"/>
          <w:i w:val="0"/>
        </w:rPr>
        <w:t xml:space="preserve"> </w:t>
      </w:r>
      <w:r w:rsidR="000B5AE5" w:rsidRPr="00127044">
        <w:rPr>
          <w:b w:val="0"/>
          <w:i w:val="0"/>
        </w:rPr>
        <w:t>and the</w:t>
      </w:r>
      <w:r w:rsidRPr="00127044">
        <w:rPr>
          <w:b w:val="0"/>
          <w:i w:val="0"/>
        </w:rPr>
        <w:t xml:space="preserve"> average </w:t>
      </w:r>
      <w:r w:rsidR="000B5AE5" w:rsidRPr="00127044">
        <w:rPr>
          <w:b w:val="0"/>
          <w:i w:val="0"/>
        </w:rPr>
        <w:t xml:space="preserve">was </w:t>
      </w:r>
      <w:r w:rsidRPr="00127044">
        <w:rPr>
          <w:b w:val="0"/>
          <w:i w:val="0"/>
        </w:rPr>
        <w:t xml:space="preserve">well below </w:t>
      </w:r>
      <w:r w:rsidRPr="00127044">
        <w:rPr>
          <w:b w:val="0"/>
        </w:rPr>
        <w:t>sometimes</w:t>
      </w:r>
      <w:r w:rsidRPr="00127044">
        <w:rPr>
          <w:b w:val="0"/>
          <w:i w:val="0"/>
        </w:rPr>
        <w:t xml:space="preserve"> (1.68). The minimum was virtually </w:t>
      </w:r>
      <w:r w:rsidRPr="00127044">
        <w:rPr>
          <w:b w:val="0"/>
        </w:rPr>
        <w:t>never</w:t>
      </w:r>
      <w:r w:rsidRPr="00127044">
        <w:rPr>
          <w:b w:val="0"/>
          <w:i w:val="0"/>
        </w:rPr>
        <w:t xml:space="preserve"> (1.08) while the maximum approached </w:t>
      </w:r>
      <w:r w:rsidRPr="00127044">
        <w:rPr>
          <w:b w:val="0"/>
        </w:rPr>
        <w:t>often</w:t>
      </w:r>
      <w:r w:rsidRPr="00127044">
        <w:rPr>
          <w:b w:val="0"/>
          <w:i w:val="0"/>
        </w:rPr>
        <w:t xml:space="preserve"> (2.80).</w:t>
      </w:r>
      <w:r w:rsidR="0053076E" w:rsidRPr="00127044">
        <w:rPr>
          <w:b w:val="0"/>
          <w:i w:val="0"/>
        </w:rPr>
        <w:t xml:space="preserve"> </w:t>
      </w:r>
    </w:p>
    <w:p w:rsidR="009650C3" w:rsidRPr="00127044" w:rsidRDefault="00AE1B1E" w:rsidP="009650C3">
      <w:pPr>
        <w:pStyle w:val="Heading4fordissertatiion"/>
        <w:rPr>
          <w:b w:val="0"/>
          <w:i w:val="0"/>
        </w:rPr>
      </w:pPr>
      <w:r w:rsidRPr="00127044">
        <w:t>I</w:t>
      </w:r>
      <w:r w:rsidR="00D01F18" w:rsidRPr="00127044">
        <w:t>ntegrated</w:t>
      </w:r>
      <w:r w:rsidRPr="00127044">
        <w:t xml:space="preserve"> Ideas</w:t>
      </w:r>
      <w:r w:rsidR="009650C3" w:rsidRPr="00127044">
        <w:t>.</w:t>
      </w:r>
      <w:r w:rsidR="009650C3" w:rsidRPr="00127044">
        <w:rPr>
          <w:b w:val="0"/>
          <w:i w:val="0"/>
        </w:rPr>
        <w:t xml:space="preserve"> Students reported that they often (3.23) worked on a paper or project that required integrating ideas or information from various sources. The minimum approached </w:t>
      </w:r>
      <w:r w:rsidR="009650C3" w:rsidRPr="00127044">
        <w:rPr>
          <w:b w:val="0"/>
        </w:rPr>
        <w:t>often</w:t>
      </w:r>
      <w:r w:rsidR="009650C3" w:rsidRPr="00127044">
        <w:rPr>
          <w:b w:val="0"/>
          <w:i w:val="0"/>
        </w:rPr>
        <w:t xml:space="preserve"> (2.78) while the maximum was halfway between </w:t>
      </w:r>
      <w:r w:rsidR="009650C3" w:rsidRPr="00127044">
        <w:rPr>
          <w:b w:val="0"/>
        </w:rPr>
        <w:t>often</w:t>
      </w:r>
      <w:r w:rsidR="009650C3" w:rsidRPr="00127044">
        <w:rPr>
          <w:b w:val="0"/>
          <w:i w:val="0"/>
        </w:rPr>
        <w:t xml:space="preserve"> and </w:t>
      </w:r>
      <w:r w:rsidR="009650C3" w:rsidRPr="00127044">
        <w:rPr>
          <w:b w:val="0"/>
        </w:rPr>
        <w:t>very often</w:t>
      </w:r>
      <w:r w:rsidR="009650C3" w:rsidRPr="00127044">
        <w:rPr>
          <w:b w:val="0"/>
          <w:i w:val="0"/>
        </w:rPr>
        <w:t xml:space="preserve"> (3.67). The median </w:t>
      </w:r>
      <w:r w:rsidR="001B0B1C" w:rsidRPr="00127044">
        <w:rPr>
          <w:b w:val="0"/>
          <w:i w:val="0"/>
        </w:rPr>
        <w:t>and the mode were both</w:t>
      </w:r>
      <w:r w:rsidR="009650C3" w:rsidRPr="00127044">
        <w:rPr>
          <w:b w:val="0"/>
          <w:i w:val="0"/>
        </w:rPr>
        <w:t xml:space="preserve"> </w:t>
      </w:r>
      <w:r w:rsidR="009650C3" w:rsidRPr="00127044">
        <w:rPr>
          <w:b w:val="0"/>
        </w:rPr>
        <w:t>quite a bit</w:t>
      </w:r>
      <w:r w:rsidR="009650C3" w:rsidRPr="00127044">
        <w:rPr>
          <w:b w:val="0"/>
          <w:i w:val="0"/>
        </w:rPr>
        <w:t xml:space="preserve"> (3)</w:t>
      </w:r>
      <w:r w:rsidR="001B0B1C" w:rsidRPr="00127044">
        <w:rPr>
          <w:b w:val="0"/>
          <w:i w:val="0"/>
        </w:rPr>
        <w:t>.</w:t>
      </w:r>
      <w:r w:rsidR="00AE5416" w:rsidRPr="00127044">
        <w:rPr>
          <w:b w:val="0"/>
          <w:i w:val="0"/>
        </w:rPr>
        <w:t xml:space="preserve"> Note that </w:t>
      </w:r>
      <w:r w:rsidR="00C706FA" w:rsidRPr="00127044">
        <w:rPr>
          <w:b w:val="0"/>
          <w:i w:val="0"/>
        </w:rPr>
        <w:t>integrated ideas</w:t>
      </w:r>
      <w:r w:rsidR="00AE5416" w:rsidRPr="00127044">
        <w:rPr>
          <w:b w:val="0"/>
          <w:i w:val="0"/>
        </w:rPr>
        <w:t xml:space="preserve"> is not an indicator in Pike’s </w:t>
      </w:r>
      <w:r w:rsidR="00C706FA" w:rsidRPr="00127044">
        <w:rPr>
          <w:b w:val="0"/>
          <w:i w:val="0"/>
        </w:rPr>
        <w:t xml:space="preserve">Active Learning </w:t>
      </w:r>
      <w:r w:rsidR="00AE5416" w:rsidRPr="00127044">
        <w:rPr>
          <w:b w:val="0"/>
          <w:i w:val="0"/>
        </w:rPr>
        <w:t xml:space="preserve">scalelet, but </w:t>
      </w:r>
      <w:r w:rsidR="00233FB6" w:rsidRPr="00127044">
        <w:rPr>
          <w:b w:val="0"/>
          <w:i w:val="0"/>
        </w:rPr>
        <w:t xml:space="preserve">I </w:t>
      </w:r>
      <w:r w:rsidR="00AE5416" w:rsidRPr="00127044">
        <w:rPr>
          <w:b w:val="0"/>
          <w:i w:val="0"/>
        </w:rPr>
        <w:t xml:space="preserve">included </w:t>
      </w:r>
      <w:r w:rsidR="00AF1C8E" w:rsidRPr="00127044">
        <w:rPr>
          <w:b w:val="0"/>
          <w:i w:val="0"/>
        </w:rPr>
        <w:t xml:space="preserve">it </w:t>
      </w:r>
      <w:r w:rsidR="00AE5416" w:rsidRPr="00127044">
        <w:rPr>
          <w:b w:val="0"/>
          <w:i w:val="0"/>
        </w:rPr>
        <w:t xml:space="preserve">here because face validity suggests that it is a </w:t>
      </w:r>
      <w:r w:rsidR="00E713C8" w:rsidRPr="00127044">
        <w:rPr>
          <w:b w:val="0"/>
          <w:i w:val="0"/>
        </w:rPr>
        <w:t>reasonable</w:t>
      </w:r>
      <w:r w:rsidR="00AE5416" w:rsidRPr="00127044">
        <w:rPr>
          <w:b w:val="0"/>
          <w:i w:val="0"/>
        </w:rPr>
        <w:t xml:space="preserve"> indicator for active learning.</w:t>
      </w:r>
    </w:p>
    <w:p w:rsidR="006F4662" w:rsidRPr="00127044" w:rsidRDefault="006F4662" w:rsidP="006F4662">
      <w:pPr>
        <w:pStyle w:val="Heading4fordissertatiion"/>
      </w:pPr>
      <w:r w:rsidRPr="00127044">
        <w:t xml:space="preserve">Summary of Active Learning Indicators. </w:t>
      </w:r>
      <w:r w:rsidR="009650C3" w:rsidRPr="00127044">
        <w:rPr>
          <w:b w:val="0"/>
          <w:i w:val="0"/>
        </w:rPr>
        <w:t>St</w:t>
      </w:r>
      <w:r w:rsidRPr="00127044">
        <w:rPr>
          <w:b w:val="0"/>
          <w:i w:val="0"/>
        </w:rPr>
        <w:t xml:space="preserve">udents often asked questions and made presentations, but rarely </w:t>
      </w:r>
      <w:r w:rsidR="000B5AE5" w:rsidRPr="00127044">
        <w:rPr>
          <w:b w:val="0"/>
          <w:i w:val="0"/>
        </w:rPr>
        <w:t>if ever</w:t>
      </w:r>
      <w:r w:rsidR="0053076E" w:rsidRPr="00127044">
        <w:rPr>
          <w:b w:val="0"/>
          <w:i w:val="0"/>
        </w:rPr>
        <w:t xml:space="preserve"> </w:t>
      </w:r>
      <w:r w:rsidRPr="00127044">
        <w:rPr>
          <w:b w:val="0"/>
          <w:i w:val="0"/>
        </w:rPr>
        <w:t>participated in service learning activities.</w:t>
      </w:r>
      <w:r w:rsidR="00507B4A" w:rsidRPr="00127044">
        <w:rPr>
          <w:b w:val="0"/>
          <w:i w:val="0"/>
        </w:rPr>
        <w:t xml:space="preserve"> They also often wrote papers or worked on projects that required them to integrate ideas or information from various sources.</w:t>
      </w:r>
    </w:p>
    <w:p w:rsidR="006F4662" w:rsidRPr="00127044" w:rsidRDefault="006F4662" w:rsidP="006F4662">
      <w:pPr>
        <w:pStyle w:val="Heading3fordissertation"/>
      </w:pPr>
      <w:bookmarkStart w:id="163" w:name="_Toc357082392"/>
      <w:r w:rsidRPr="00127044">
        <w:t>Reliability of Pike’s Active Learning scalelet</w:t>
      </w:r>
      <w:bookmarkEnd w:id="163"/>
    </w:p>
    <w:p w:rsidR="00283510" w:rsidRPr="00127044" w:rsidRDefault="00283510" w:rsidP="00283510">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A reliability analysis of Pike’s three active learning indicators reveals a questionable estimate of Cronbach’s Alpha reliability coefficient of .607 </w:t>
      </w:r>
      <w:r w:rsidR="00E6099C" w:rsidRPr="00127044">
        <w:rPr>
          <w:rFonts w:ascii="Times New Roman" w:hAnsi="Times New Roman"/>
          <w:szCs w:val="24"/>
        </w:rPr>
        <w:fldChar w:fldCharType="begin"/>
      </w:r>
      <w:r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Pr="00127044">
        <w:rPr>
          <w:rFonts w:ascii="Times New Roman" w:hAnsi="Times New Roman"/>
          <w:noProof/>
          <w:szCs w:val="24"/>
        </w:rPr>
        <w:t>)</w:t>
      </w:r>
      <w:r w:rsidR="00E6099C" w:rsidRPr="00127044">
        <w:rPr>
          <w:rFonts w:ascii="Times New Roman" w:hAnsi="Times New Roman"/>
          <w:szCs w:val="24"/>
        </w:rPr>
        <w:fldChar w:fldCharType="end"/>
      </w:r>
      <w:r w:rsidRPr="00127044">
        <w:rPr>
          <w:rFonts w:ascii="Times New Roman" w:hAnsi="Times New Roman"/>
          <w:szCs w:val="24"/>
        </w:rPr>
        <w:t xml:space="preserve">. However, the addition of </w:t>
      </w:r>
      <w:r w:rsidRPr="00127044">
        <w:rPr>
          <w:rFonts w:ascii="Times New Roman" w:hAnsi="Times New Roman"/>
          <w:i/>
          <w:szCs w:val="24"/>
        </w:rPr>
        <w:t>integrated ideas</w:t>
      </w:r>
      <w:r w:rsidRPr="00127044">
        <w:rPr>
          <w:rFonts w:ascii="Times New Roman" w:hAnsi="Times New Roman"/>
          <w:szCs w:val="24"/>
        </w:rPr>
        <w:t xml:space="preserve"> to the scalelet produces an acceptable estimate of Cronbach’s Alpha reliability coefficient of .717. A further comparison of inter</w:t>
      </w:r>
      <w:r w:rsidR="00B95273" w:rsidRPr="00127044">
        <w:rPr>
          <w:rFonts w:ascii="Times New Roman" w:hAnsi="Times New Roman"/>
          <w:szCs w:val="24"/>
        </w:rPr>
        <w:t>-</w:t>
      </w:r>
      <w:r w:rsidRPr="00127044">
        <w:rPr>
          <w:rFonts w:ascii="Times New Roman" w:hAnsi="Times New Roman"/>
          <w:szCs w:val="24"/>
        </w:rPr>
        <w:t xml:space="preserve">item statistics reveals that removing the </w:t>
      </w:r>
      <w:r w:rsidRPr="00127044">
        <w:rPr>
          <w:rFonts w:ascii="Times New Roman" w:hAnsi="Times New Roman"/>
          <w:i/>
          <w:szCs w:val="24"/>
        </w:rPr>
        <w:t>service learning</w:t>
      </w:r>
      <w:r w:rsidRPr="00127044">
        <w:rPr>
          <w:rFonts w:ascii="Times New Roman" w:hAnsi="Times New Roman"/>
          <w:szCs w:val="24"/>
        </w:rPr>
        <w:t xml:space="preserve"> indicator, which was rarely if ever used in the sample, results in a good </w:t>
      </w:r>
      <w:r w:rsidR="00E6099C" w:rsidRPr="00127044">
        <w:rPr>
          <w:rFonts w:ascii="Times New Roman" w:hAnsi="Times New Roman"/>
          <w:szCs w:val="24"/>
        </w:rPr>
        <w:fldChar w:fldCharType="begin"/>
      </w:r>
      <w:r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Pr="00127044">
        <w:rPr>
          <w:rFonts w:ascii="Times New Roman" w:hAnsi="Times New Roman"/>
          <w:noProof/>
          <w:szCs w:val="24"/>
        </w:rPr>
        <w:t>)</w:t>
      </w:r>
      <w:r w:rsidR="00E6099C" w:rsidRPr="00127044">
        <w:rPr>
          <w:rFonts w:ascii="Times New Roman" w:hAnsi="Times New Roman"/>
          <w:szCs w:val="24"/>
        </w:rPr>
        <w:fldChar w:fldCharType="end"/>
      </w:r>
      <w:r w:rsidRPr="00127044">
        <w:rPr>
          <w:rFonts w:ascii="Times New Roman" w:hAnsi="Times New Roman"/>
          <w:szCs w:val="24"/>
        </w:rPr>
        <w:t xml:space="preserve"> estimate of Cronbach’s Alpha reliability coefficient of .793 (see </w:t>
      </w:r>
      <w:r w:rsidR="007107F9" w:rsidRPr="00127044">
        <w:rPr>
          <w:rFonts w:ascii="Times New Roman" w:hAnsi="Times New Roman"/>
          <w:szCs w:val="24"/>
        </w:rPr>
        <w:t>Table</w:t>
      </w:r>
      <w:r w:rsidRPr="00127044">
        <w:rPr>
          <w:rFonts w:ascii="Times New Roman" w:hAnsi="Times New Roman"/>
          <w:szCs w:val="24"/>
        </w:rPr>
        <w:t xml:space="preserve"> 8).</w:t>
      </w:r>
    </w:p>
    <w:p w:rsidR="00076F95" w:rsidRPr="00127044" w:rsidRDefault="00076F95" w:rsidP="004A740B">
      <w:pPr>
        <w:pStyle w:val="TableCaption"/>
      </w:pPr>
    </w:p>
    <w:p w:rsidR="00076F95" w:rsidRPr="00127044" w:rsidRDefault="00076F95" w:rsidP="004A740B">
      <w:pPr>
        <w:pStyle w:val="TableCaption"/>
      </w:pPr>
    </w:p>
    <w:p w:rsidR="00283510" w:rsidRPr="00127044" w:rsidRDefault="00283510" w:rsidP="004A740B">
      <w:pPr>
        <w:pStyle w:val="TableCaption"/>
      </w:pPr>
      <w:bookmarkStart w:id="164" w:name="_Toc321814423"/>
      <w:r w:rsidRPr="00127044">
        <w:lastRenderedPageBreak/>
        <w:t>Table 8:</w:t>
      </w:r>
      <w:bookmarkEnd w:id="164"/>
      <w:r w:rsidRPr="00127044">
        <w:t xml:space="preserve"> </w:t>
      </w:r>
    </w:p>
    <w:p w:rsidR="00283510" w:rsidRPr="00127044" w:rsidRDefault="00283510" w:rsidP="004A740B">
      <w:pPr>
        <w:pStyle w:val="TableCaption"/>
      </w:pPr>
      <w:bookmarkStart w:id="165" w:name="_Toc321814424"/>
      <w:r w:rsidRPr="00127044">
        <w:rPr>
          <w:i/>
        </w:rPr>
        <w:t>Pike’s Active Learning Scalelet: Item-Total Statistics (N = 497)</w:t>
      </w:r>
      <w:bookmarkEnd w:id="165"/>
    </w:p>
    <w:tbl>
      <w:tblPr>
        <w:tblW w:w="82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700"/>
        <w:gridCol w:w="1350"/>
        <w:gridCol w:w="1440"/>
        <w:gridCol w:w="1350"/>
        <w:gridCol w:w="1440"/>
      </w:tblGrid>
      <w:tr w:rsidR="006F4662" w:rsidRPr="00127044">
        <w:trPr>
          <w:cantSplit/>
          <w:tblHeader/>
        </w:trPr>
        <w:tc>
          <w:tcPr>
            <w:tcW w:w="2700" w:type="dxa"/>
            <w:tcBorders>
              <w:left w:val="nil"/>
              <w:right w:val="nil"/>
            </w:tcBorders>
            <w:shd w:val="clear" w:color="auto" w:fill="FFFFFF"/>
            <w:tcMar>
              <w:top w:w="30" w:type="dxa"/>
              <w:left w:w="30" w:type="dxa"/>
              <w:bottom w:w="30" w:type="dxa"/>
              <w:right w:w="30" w:type="dxa"/>
            </w:tcMar>
          </w:tcPr>
          <w:p w:rsidR="006F4662" w:rsidRPr="00127044" w:rsidRDefault="00283510" w:rsidP="009B7DB2">
            <w:pPr>
              <w:autoSpaceDE w:val="0"/>
              <w:autoSpaceDN w:val="0"/>
              <w:adjustRightInd w:val="0"/>
              <w:rPr>
                <w:rFonts w:ascii="Times New Roman" w:hAnsi="Times New Roman"/>
                <w:szCs w:val="24"/>
              </w:rPr>
            </w:pPr>
            <w:r w:rsidRPr="00127044">
              <w:rPr>
                <w:rFonts w:ascii="Times New Roman" w:hAnsi="Times New Roman"/>
                <w:i/>
                <w:iCs/>
                <w:color w:val="000000"/>
                <w:szCs w:val="24"/>
              </w:rPr>
              <w:t>Pike’s Active Learning Scalelet: Item-Total Statistics (N = 497)</w:t>
            </w: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44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44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862C11" w:rsidRPr="00127044">
        <w:trPr>
          <w:cantSplit/>
          <w:tblHeader/>
        </w:trPr>
        <w:tc>
          <w:tcPr>
            <w:tcW w:w="2700" w:type="dxa"/>
            <w:tcBorders>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Asked questions</w:t>
            </w:r>
          </w:p>
        </w:tc>
        <w:tc>
          <w:tcPr>
            <w:tcW w:w="1350" w:type="dxa"/>
            <w:tcBorders>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7.52</w:t>
            </w:r>
          </w:p>
        </w:tc>
        <w:tc>
          <w:tcPr>
            <w:tcW w:w="1440" w:type="dxa"/>
            <w:tcBorders>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350" w:type="dxa"/>
            <w:tcBorders>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.614</w:t>
            </w:r>
          </w:p>
        </w:tc>
        <w:tc>
          <w:tcPr>
            <w:tcW w:w="1440" w:type="dxa"/>
            <w:tcBorders>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.588</w:t>
            </w:r>
          </w:p>
        </w:tc>
      </w:tr>
      <w:tr w:rsidR="00862C11" w:rsidRPr="00127044">
        <w:trPr>
          <w:cantSplit/>
          <w:tblHeader/>
        </w:trPr>
        <w:tc>
          <w:tcPr>
            <w:tcW w:w="270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Made presentation</w:t>
            </w:r>
          </w:p>
        </w:tc>
        <w:tc>
          <w:tcPr>
            <w:tcW w:w="135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7.95</w:t>
            </w:r>
          </w:p>
        </w:tc>
        <w:tc>
          <w:tcPr>
            <w:tcW w:w="144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.190</w:t>
            </w:r>
          </w:p>
        </w:tc>
        <w:tc>
          <w:tcPr>
            <w:tcW w:w="135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.558</w:t>
            </w:r>
          </w:p>
        </w:tc>
        <w:tc>
          <w:tcPr>
            <w:tcW w:w="144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.622</w:t>
            </w:r>
          </w:p>
        </w:tc>
      </w:tr>
      <w:tr w:rsidR="00862C11" w:rsidRPr="00127044">
        <w:trPr>
          <w:cantSplit/>
        </w:trPr>
        <w:tc>
          <w:tcPr>
            <w:tcW w:w="270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Service Learning </w:t>
            </w:r>
          </w:p>
        </w:tc>
        <w:tc>
          <w:tcPr>
            <w:tcW w:w="135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8.88</w:t>
            </w:r>
          </w:p>
        </w:tc>
        <w:tc>
          <w:tcPr>
            <w:tcW w:w="144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.225</w:t>
            </w:r>
          </w:p>
        </w:tc>
        <w:tc>
          <w:tcPr>
            <w:tcW w:w="135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.305</w:t>
            </w:r>
          </w:p>
        </w:tc>
        <w:tc>
          <w:tcPr>
            <w:tcW w:w="1440" w:type="dxa"/>
            <w:tcBorders>
              <w:top w:val="nil"/>
              <w:left w:val="nil"/>
              <w:bottom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.793</w:t>
            </w:r>
          </w:p>
        </w:tc>
      </w:tr>
      <w:tr w:rsidR="00862C11" w:rsidRPr="00127044">
        <w:trPr>
          <w:cantSplit/>
        </w:trPr>
        <w:tc>
          <w:tcPr>
            <w:tcW w:w="2700" w:type="dxa"/>
            <w:tcBorders>
              <w:top w:val="nil"/>
              <w:left w:val="nil"/>
              <w:right w:val="nil"/>
            </w:tcBorders>
            <w:shd w:val="clear" w:color="auto" w:fill="FFFFFF"/>
            <w:tcMar>
              <w:top w:w="30" w:type="dxa"/>
              <w:left w:w="30" w:type="dxa"/>
              <w:bottom w:w="30" w:type="dxa"/>
              <w:right w:w="30" w:type="dxa"/>
            </w:tcMar>
          </w:tcPr>
          <w:p w:rsidR="00862C11" w:rsidRPr="00127044" w:rsidRDefault="007D3BDC"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Integrated Ideas</w:t>
            </w:r>
          </w:p>
        </w:tc>
        <w:tc>
          <w:tcPr>
            <w:tcW w:w="1350" w:type="dxa"/>
            <w:tcBorders>
              <w:top w:val="nil"/>
              <w:left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7.34</w:t>
            </w:r>
          </w:p>
        </w:tc>
        <w:tc>
          <w:tcPr>
            <w:tcW w:w="1440" w:type="dxa"/>
            <w:tcBorders>
              <w:top w:val="nil"/>
              <w:left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.237</w:t>
            </w:r>
          </w:p>
        </w:tc>
        <w:tc>
          <w:tcPr>
            <w:tcW w:w="1350" w:type="dxa"/>
            <w:tcBorders>
              <w:top w:val="nil"/>
              <w:left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.672</w:t>
            </w:r>
          </w:p>
        </w:tc>
        <w:tc>
          <w:tcPr>
            <w:tcW w:w="1440" w:type="dxa"/>
            <w:tcBorders>
              <w:top w:val="nil"/>
              <w:left w:val="nil"/>
              <w:right w:val="nil"/>
            </w:tcBorders>
            <w:shd w:val="clear" w:color="auto" w:fill="FFFFFF"/>
            <w:tcMar>
              <w:top w:w="30" w:type="dxa"/>
              <w:left w:w="30" w:type="dxa"/>
              <w:bottom w:w="30" w:type="dxa"/>
              <w:right w:w="30" w:type="dxa"/>
            </w:tcMar>
          </w:tcPr>
          <w:p w:rsidR="00862C11" w:rsidRPr="00127044" w:rsidRDefault="00862C11"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.607</w:t>
            </w:r>
          </w:p>
        </w:tc>
      </w:tr>
    </w:tbl>
    <w:p w:rsidR="002E2D4C" w:rsidRPr="00127044" w:rsidRDefault="002E2D4C" w:rsidP="00E53121">
      <w:pPr>
        <w:autoSpaceDE w:val="0"/>
        <w:autoSpaceDN w:val="0"/>
        <w:adjustRightInd w:val="0"/>
        <w:rPr>
          <w:rFonts w:ascii="Times New Roman" w:hAnsi="Times New Roman"/>
          <w:szCs w:val="24"/>
        </w:rPr>
      </w:pPr>
    </w:p>
    <w:p w:rsidR="007C2450"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As a result, </w:t>
      </w:r>
      <w:r w:rsidR="00AF74CB" w:rsidRPr="00127044">
        <w:rPr>
          <w:rFonts w:ascii="Times New Roman" w:hAnsi="Times New Roman"/>
          <w:szCs w:val="24"/>
        </w:rPr>
        <w:t xml:space="preserve">I modified </w:t>
      </w:r>
      <w:r w:rsidRPr="00127044">
        <w:rPr>
          <w:rFonts w:ascii="Times New Roman" w:hAnsi="Times New Roman"/>
          <w:szCs w:val="24"/>
        </w:rPr>
        <w:t xml:space="preserve">Pike’s Active Learning scalelet </w:t>
      </w:r>
      <w:r w:rsidR="00AF74CB" w:rsidRPr="00127044">
        <w:rPr>
          <w:rFonts w:ascii="Times New Roman" w:hAnsi="Times New Roman"/>
          <w:szCs w:val="24"/>
        </w:rPr>
        <w:t>by calculating</w:t>
      </w:r>
      <w:r w:rsidRPr="00127044">
        <w:rPr>
          <w:rFonts w:ascii="Times New Roman" w:hAnsi="Times New Roman"/>
          <w:szCs w:val="24"/>
        </w:rPr>
        <w:t xml:space="preserve"> the mean of </w:t>
      </w:r>
      <w:r w:rsidR="00B83373" w:rsidRPr="00127044">
        <w:rPr>
          <w:rFonts w:ascii="Times New Roman" w:hAnsi="Times New Roman"/>
          <w:szCs w:val="24"/>
        </w:rPr>
        <w:t xml:space="preserve">three items: </w:t>
      </w:r>
      <w:r w:rsidR="00FC6B34" w:rsidRPr="00127044">
        <w:rPr>
          <w:rFonts w:ascii="Times New Roman" w:hAnsi="Times New Roman"/>
          <w:szCs w:val="24"/>
        </w:rPr>
        <w:t>his</w:t>
      </w:r>
      <w:r w:rsidRPr="00127044">
        <w:rPr>
          <w:rFonts w:ascii="Times New Roman" w:hAnsi="Times New Roman"/>
          <w:szCs w:val="24"/>
        </w:rPr>
        <w:t xml:space="preserve"> two </w:t>
      </w:r>
      <w:r w:rsidR="00016BBE" w:rsidRPr="00127044">
        <w:rPr>
          <w:rFonts w:ascii="Times New Roman" w:hAnsi="Times New Roman"/>
          <w:szCs w:val="24"/>
        </w:rPr>
        <w:t>original</w:t>
      </w:r>
      <w:r w:rsidRPr="00127044">
        <w:rPr>
          <w:rFonts w:ascii="Times New Roman" w:hAnsi="Times New Roman"/>
          <w:szCs w:val="24"/>
        </w:rPr>
        <w:t xml:space="preserve"> indicators of </w:t>
      </w:r>
      <w:r w:rsidRPr="00127044">
        <w:rPr>
          <w:rFonts w:ascii="Times New Roman" w:hAnsi="Times New Roman"/>
          <w:i/>
          <w:szCs w:val="24"/>
        </w:rPr>
        <w:t>asked questions</w:t>
      </w:r>
      <w:r w:rsidRPr="00127044">
        <w:rPr>
          <w:rFonts w:ascii="Times New Roman" w:hAnsi="Times New Roman"/>
          <w:szCs w:val="24"/>
        </w:rPr>
        <w:t xml:space="preserve"> and </w:t>
      </w:r>
      <w:r w:rsidRPr="00127044">
        <w:rPr>
          <w:rFonts w:ascii="Times New Roman" w:hAnsi="Times New Roman"/>
          <w:i/>
          <w:szCs w:val="24"/>
        </w:rPr>
        <w:t>made presentation</w:t>
      </w:r>
      <w:r w:rsidR="00FC6B34" w:rsidRPr="00127044">
        <w:rPr>
          <w:rFonts w:ascii="Times New Roman" w:hAnsi="Times New Roman"/>
          <w:szCs w:val="24"/>
        </w:rPr>
        <w:t xml:space="preserve"> with the addition of </w:t>
      </w:r>
      <w:r w:rsidR="007D3BDC" w:rsidRPr="00127044">
        <w:rPr>
          <w:rFonts w:ascii="Times New Roman" w:hAnsi="Times New Roman"/>
          <w:i/>
          <w:szCs w:val="24"/>
        </w:rPr>
        <w:t>integrated ideas</w:t>
      </w:r>
      <w:r w:rsidR="00FC6B34" w:rsidRPr="00127044">
        <w:rPr>
          <w:rFonts w:ascii="Times New Roman" w:hAnsi="Times New Roman"/>
          <w:szCs w:val="24"/>
        </w:rPr>
        <w:t>.</w:t>
      </w:r>
      <w:r w:rsidRPr="00127044">
        <w:rPr>
          <w:rFonts w:ascii="Times New Roman" w:hAnsi="Times New Roman"/>
          <w:szCs w:val="24"/>
        </w:rPr>
        <w:t xml:space="preserve"> </w:t>
      </w:r>
    </w:p>
    <w:p w:rsidR="006F4662" w:rsidRPr="00127044" w:rsidRDefault="006F4662" w:rsidP="006F4662">
      <w:pPr>
        <w:pStyle w:val="Heading3fordissertation"/>
      </w:pPr>
      <w:bookmarkStart w:id="166" w:name="_Toc357082393"/>
      <w:r w:rsidRPr="00127044">
        <w:t>Pike’s Collaborative Learning scalelet</w:t>
      </w:r>
      <w:bookmarkEnd w:id="166"/>
      <w:r w:rsidRPr="00127044">
        <w:t xml:space="preserve"> </w:t>
      </w:r>
    </w:p>
    <w:p w:rsidR="0067739A" w:rsidRPr="00127044" w:rsidRDefault="006F4662" w:rsidP="004473DC">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Collaborative learning</w:t>
      </w:r>
      <w:r w:rsidR="00904418" w:rsidRPr="00127044">
        <w:rPr>
          <w:rFonts w:ascii="Times New Roman" w:hAnsi="Times New Roman"/>
          <w:szCs w:val="24"/>
        </w:rPr>
        <w:t xml:space="preserve"> is indexed by</w:t>
      </w:r>
      <w:r w:rsidRPr="00127044">
        <w:rPr>
          <w:rFonts w:ascii="Times New Roman" w:hAnsi="Times New Roman"/>
          <w:szCs w:val="24"/>
        </w:rPr>
        <w:t xml:space="preserve"> how often students interact with their classmates as they learn.</w:t>
      </w:r>
      <w:r w:rsidR="00A10437" w:rsidRPr="00127044">
        <w:rPr>
          <w:rFonts w:ascii="Times New Roman" w:hAnsi="Times New Roman"/>
          <w:szCs w:val="24"/>
        </w:rPr>
        <w:t xml:space="preserve"> Pike took the questions regarding participation in group projects in and out of class, discussing ideas with students, and tutoring other st</w:t>
      </w:r>
      <w:r w:rsidR="0067739A" w:rsidRPr="00127044">
        <w:rPr>
          <w:rFonts w:ascii="Times New Roman" w:hAnsi="Times New Roman"/>
          <w:szCs w:val="24"/>
        </w:rPr>
        <w:t xml:space="preserve">udents from the NSSE Active and </w:t>
      </w:r>
      <w:r w:rsidR="00CF2757" w:rsidRPr="00127044">
        <w:rPr>
          <w:rFonts w:ascii="Times New Roman" w:hAnsi="Times New Roman"/>
          <w:szCs w:val="24"/>
        </w:rPr>
        <w:t>Collaborative Learning index and created a scalelet for collaborative</w:t>
      </w:r>
      <w:r w:rsidR="00C91C6C" w:rsidRPr="00127044">
        <w:rPr>
          <w:rFonts w:ascii="Times New Roman" w:hAnsi="Times New Roman"/>
          <w:szCs w:val="24"/>
        </w:rPr>
        <w:t xml:space="preserve"> </w:t>
      </w:r>
      <w:r w:rsidR="00CF2757" w:rsidRPr="00127044">
        <w:rPr>
          <w:rFonts w:ascii="Times New Roman" w:hAnsi="Times New Roman"/>
          <w:szCs w:val="24"/>
        </w:rPr>
        <w:t xml:space="preserve">learning. </w:t>
      </w:r>
      <w:r w:rsidR="005C1E05" w:rsidRPr="00127044">
        <w:rPr>
          <w:rFonts w:ascii="Times New Roman" w:hAnsi="Times New Roman"/>
          <w:szCs w:val="24"/>
        </w:rPr>
        <w:t xml:space="preserve">See </w:t>
      </w:r>
      <w:r w:rsidR="00B95273" w:rsidRPr="00127044">
        <w:rPr>
          <w:rFonts w:ascii="Times New Roman" w:hAnsi="Times New Roman"/>
          <w:szCs w:val="24"/>
        </w:rPr>
        <w:t>T</w:t>
      </w:r>
      <w:r w:rsidR="005C1E05" w:rsidRPr="00127044">
        <w:rPr>
          <w:rFonts w:ascii="Times New Roman" w:hAnsi="Times New Roman"/>
          <w:szCs w:val="24"/>
        </w:rPr>
        <w:t>able 9</w:t>
      </w:r>
      <w:r w:rsidR="00B33EA7" w:rsidRPr="00127044">
        <w:rPr>
          <w:rFonts w:ascii="Times New Roman" w:hAnsi="Times New Roman"/>
          <w:szCs w:val="24"/>
        </w:rPr>
        <w:t xml:space="preserve"> for descripti</w:t>
      </w:r>
      <w:r w:rsidR="0067739A" w:rsidRPr="00127044">
        <w:rPr>
          <w:rFonts w:ascii="Times New Roman" w:hAnsi="Times New Roman"/>
          <w:szCs w:val="24"/>
        </w:rPr>
        <w:t>ve statistics for each question.</w:t>
      </w:r>
    </w:p>
    <w:p w:rsidR="00E72848" w:rsidRPr="00127044" w:rsidRDefault="00720373" w:rsidP="009B7DB2">
      <w:pPr>
        <w:autoSpaceDE w:val="0"/>
        <w:autoSpaceDN w:val="0"/>
        <w:adjustRightInd w:val="0"/>
        <w:rPr>
          <w:rFonts w:ascii="Times New Roman" w:hAnsi="Times New Roman"/>
          <w:iCs/>
          <w:color w:val="000000"/>
          <w:szCs w:val="24"/>
        </w:rPr>
      </w:pPr>
      <w:r w:rsidRPr="00127044">
        <w:rPr>
          <w:rFonts w:ascii="Times New Roman" w:hAnsi="Times New Roman"/>
          <w:iCs/>
          <w:color w:val="000000"/>
          <w:szCs w:val="24"/>
        </w:rPr>
        <w:t xml:space="preserve">Table 9: </w:t>
      </w:r>
    </w:p>
    <w:p w:rsidR="00E156A6" w:rsidRPr="00127044" w:rsidRDefault="008A08FC" w:rsidP="009B7DB2">
      <w:pPr>
        <w:autoSpaceDE w:val="0"/>
        <w:autoSpaceDN w:val="0"/>
        <w:adjustRightInd w:val="0"/>
        <w:rPr>
          <w:rFonts w:ascii="Times New Roman" w:hAnsi="Times New Roman"/>
          <w:szCs w:val="24"/>
        </w:rPr>
      </w:pPr>
      <w:r w:rsidRPr="00127044">
        <w:rPr>
          <w:rFonts w:ascii="Times New Roman" w:hAnsi="Times New Roman"/>
          <w:i/>
          <w:iCs/>
          <w:color w:val="000000"/>
          <w:szCs w:val="24"/>
        </w:rPr>
        <w:t>Academic Integration Construct, Pike’s Collaborative Learning Scalelet:</w:t>
      </w:r>
      <w:r w:rsidRPr="00127044">
        <w:rPr>
          <w:rFonts w:ascii="Times New Roman" w:hAnsi="Times New Roman"/>
          <w:i/>
          <w:iCs/>
          <w:color w:val="000000"/>
          <w:szCs w:val="24"/>
        </w:rPr>
        <w:br/>
        <w:t xml:space="preserve">Descriptive Statistics for Group Projects In and Out Of Class, Tutoring, and Discussing Ideas with Students (N = </w:t>
      </w:r>
      <w:r w:rsidR="00D34A53" w:rsidRPr="00127044">
        <w:rPr>
          <w:rFonts w:ascii="Times New Roman" w:hAnsi="Times New Roman"/>
          <w:i/>
          <w:iCs/>
          <w:color w:val="000000"/>
          <w:szCs w:val="24"/>
        </w:rPr>
        <w:t>497</w:t>
      </w:r>
      <w:r w:rsidRPr="00127044">
        <w:rPr>
          <w:rFonts w:ascii="Times New Roman" w:hAnsi="Times New Roman"/>
          <w:i/>
          <w:iCs/>
          <w:color w:val="000000"/>
          <w:szCs w:val="24"/>
        </w:rPr>
        <w:t>)</w:t>
      </w:r>
    </w:p>
    <w:tbl>
      <w:tblPr>
        <w:tblW w:w="792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870"/>
        <w:gridCol w:w="900"/>
        <w:gridCol w:w="810"/>
        <w:gridCol w:w="1260"/>
        <w:gridCol w:w="1080"/>
      </w:tblGrid>
      <w:tr w:rsidR="008A08FC" w:rsidRPr="00127044">
        <w:trPr>
          <w:cantSplit/>
          <w:tblHeader/>
        </w:trPr>
        <w:tc>
          <w:tcPr>
            <w:tcW w:w="3870" w:type="dxa"/>
            <w:tcBorders>
              <w:left w:val="nil"/>
              <w:right w:val="nil"/>
            </w:tcBorders>
            <w:shd w:val="clear" w:color="auto" w:fill="FFFFFF"/>
          </w:tcPr>
          <w:p w:rsidR="008A08FC" w:rsidRPr="00127044" w:rsidRDefault="008A08FC" w:rsidP="009B7DB2">
            <w:pPr>
              <w:autoSpaceDE w:val="0"/>
              <w:autoSpaceDN w:val="0"/>
              <w:adjustRightInd w:val="0"/>
              <w:rPr>
                <w:rFonts w:ascii="Times New Roman" w:hAnsi="Times New Roman"/>
                <w:szCs w:val="24"/>
              </w:rPr>
            </w:pPr>
          </w:p>
        </w:tc>
        <w:tc>
          <w:tcPr>
            <w:tcW w:w="900" w:type="dxa"/>
            <w:tcBorders>
              <w:left w:val="nil"/>
              <w:right w:val="nil"/>
            </w:tcBorders>
            <w:shd w:val="clear" w:color="auto" w:fill="FFFFFF"/>
            <w:vAlign w:val="bottom"/>
          </w:tcPr>
          <w:p w:rsidR="008A08FC" w:rsidRPr="00127044" w:rsidRDefault="008A08FC"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810" w:type="dxa"/>
            <w:tcBorders>
              <w:left w:val="nil"/>
              <w:right w:val="nil"/>
            </w:tcBorders>
            <w:shd w:val="clear" w:color="auto" w:fill="FFFFFF"/>
            <w:vAlign w:val="bottom"/>
          </w:tcPr>
          <w:p w:rsidR="008A08FC" w:rsidRPr="00127044" w:rsidRDefault="008A08FC"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260" w:type="dxa"/>
            <w:tcBorders>
              <w:left w:val="nil"/>
              <w:right w:val="nil"/>
            </w:tcBorders>
            <w:shd w:val="clear" w:color="auto" w:fill="FFFFFF"/>
            <w:tcMar>
              <w:top w:w="30" w:type="dxa"/>
              <w:left w:w="30" w:type="dxa"/>
              <w:bottom w:w="30" w:type="dxa"/>
              <w:right w:w="30" w:type="dxa"/>
            </w:tcMar>
            <w:vAlign w:val="bottom"/>
          </w:tcPr>
          <w:p w:rsidR="008A08FC" w:rsidRPr="00127044" w:rsidRDefault="008A08FC"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8A08FC" w:rsidRPr="00127044" w:rsidRDefault="008A08FC" w:rsidP="009B7DB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8A08FC" w:rsidRPr="00127044">
        <w:trPr>
          <w:cantSplit/>
          <w:tblHeader/>
        </w:trPr>
        <w:tc>
          <w:tcPr>
            <w:tcW w:w="3870" w:type="dxa"/>
            <w:tcBorders>
              <w:left w:val="nil"/>
              <w:bottom w:val="nil"/>
              <w:right w:val="nil"/>
            </w:tcBorders>
            <w:shd w:val="clear" w:color="auto" w:fill="FFFFFF"/>
          </w:tcPr>
          <w:p w:rsidR="008A08FC" w:rsidRPr="00127044" w:rsidRDefault="008A08FC"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Group project in class</w:t>
            </w:r>
          </w:p>
        </w:tc>
        <w:tc>
          <w:tcPr>
            <w:tcW w:w="900" w:type="dxa"/>
            <w:tcBorders>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2.46</w:t>
            </w:r>
          </w:p>
        </w:tc>
        <w:tc>
          <w:tcPr>
            <w:tcW w:w="810" w:type="dxa"/>
            <w:tcBorders>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.171</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1.82</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2.95</w:t>
            </w:r>
          </w:p>
        </w:tc>
      </w:tr>
      <w:tr w:rsidR="008A08FC" w:rsidRPr="00127044">
        <w:trPr>
          <w:cantSplit/>
          <w:tblHeader/>
        </w:trPr>
        <w:tc>
          <w:tcPr>
            <w:tcW w:w="3870" w:type="dxa"/>
            <w:tcBorders>
              <w:top w:val="nil"/>
              <w:left w:val="nil"/>
              <w:bottom w:val="nil"/>
              <w:right w:val="nil"/>
            </w:tcBorders>
            <w:shd w:val="clear" w:color="auto" w:fill="FFFFFF"/>
          </w:tcPr>
          <w:p w:rsidR="008A08FC" w:rsidRPr="00127044" w:rsidRDefault="008A08FC"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Group project outside class</w:t>
            </w:r>
          </w:p>
        </w:tc>
        <w:tc>
          <w:tcPr>
            <w:tcW w:w="900" w:type="dxa"/>
            <w:tcBorders>
              <w:top w:val="nil"/>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2.59</w:t>
            </w:r>
          </w:p>
        </w:tc>
        <w:tc>
          <w:tcPr>
            <w:tcW w:w="810" w:type="dxa"/>
            <w:tcBorders>
              <w:top w:val="nil"/>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.202</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3.47</w:t>
            </w:r>
          </w:p>
        </w:tc>
      </w:tr>
      <w:tr w:rsidR="008A08FC" w:rsidRPr="00127044">
        <w:trPr>
          <w:cantSplit/>
          <w:tblHeader/>
        </w:trPr>
        <w:tc>
          <w:tcPr>
            <w:tcW w:w="3870" w:type="dxa"/>
            <w:tcBorders>
              <w:top w:val="nil"/>
              <w:left w:val="nil"/>
              <w:bottom w:val="nil"/>
              <w:right w:val="nil"/>
            </w:tcBorders>
            <w:shd w:val="clear" w:color="auto" w:fill="FFFFFF"/>
          </w:tcPr>
          <w:p w:rsidR="008A08FC" w:rsidRPr="00127044" w:rsidRDefault="008A08FC"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Discussed ideas with students</w:t>
            </w:r>
          </w:p>
        </w:tc>
        <w:tc>
          <w:tcPr>
            <w:tcW w:w="900" w:type="dxa"/>
            <w:tcBorders>
              <w:top w:val="nil"/>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2.81</w:t>
            </w:r>
          </w:p>
        </w:tc>
        <w:tc>
          <w:tcPr>
            <w:tcW w:w="810" w:type="dxa"/>
            <w:tcBorders>
              <w:top w:val="nil"/>
              <w:left w:val="nil"/>
              <w:bottom w:val="nil"/>
              <w:right w:val="nil"/>
            </w:tcBorders>
            <w:shd w:val="clear" w:color="auto" w:fill="FFFFFF"/>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.164</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2.38</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A08FC" w:rsidRPr="00127044" w:rsidRDefault="008A08FC"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3.55</w:t>
            </w:r>
          </w:p>
        </w:tc>
      </w:tr>
      <w:tr w:rsidR="002621FE" w:rsidRPr="00127044">
        <w:trPr>
          <w:cantSplit/>
          <w:tblHeader/>
        </w:trPr>
        <w:tc>
          <w:tcPr>
            <w:tcW w:w="3870" w:type="dxa"/>
            <w:tcBorders>
              <w:top w:val="nil"/>
              <w:left w:val="nil"/>
              <w:bottom w:val="single" w:sz="8" w:space="0" w:color="auto"/>
              <w:right w:val="nil"/>
            </w:tcBorders>
            <w:shd w:val="clear" w:color="auto" w:fill="FFFFFF"/>
          </w:tcPr>
          <w:p w:rsidR="002621FE" w:rsidRPr="00127044" w:rsidRDefault="002621FE" w:rsidP="009B7DB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Tutored </w:t>
            </w:r>
          </w:p>
        </w:tc>
        <w:tc>
          <w:tcPr>
            <w:tcW w:w="900" w:type="dxa"/>
            <w:tcBorders>
              <w:top w:val="nil"/>
              <w:left w:val="nil"/>
              <w:bottom w:val="single" w:sz="8" w:space="0" w:color="auto"/>
              <w:right w:val="nil"/>
            </w:tcBorders>
            <w:shd w:val="clear" w:color="auto" w:fill="FFFFFF"/>
            <w:vAlign w:val="center"/>
          </w:tcPr>
          <w:p w:rsidR="002621FE" w:rsidRPr="00127044" w:rsidRDefault="002621FE"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1.82</w:t>
            </w:r>
          </w:p>
        </w:tc>
        <w:tc>
          <w:tcPr>
            <w:tcW w:w="810" w:type="dxa"/>
            <w:tcBorders>
              <w:top w:val="nil"/>
              <w:left w:val="nil"/>
              <w:bottom w:val="single" w:sz="8" w:space="0" w:color="auto"/>
              <w:right w:val="nil"/>
            </w:tcBorders>
            <w:shd w:val="clear" w:color="auto" w:fill="FFFFFF"/>
            <w:vAlign w:val="center"/>
          </w:tcPr>
          <w:p w:rsidR="002621FE" w:rsidRPr="00127044" w:rsidRDefault="002621FE"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.154</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2621FE" w:rsidRPr="00127044" w:rsidRDefault="002621FE"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1.40</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2621FE" w:rsidRPr="00127044" w:rsidRDefault="002621FE" w:rsidP="009B7DB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2.41</w:t>
            </w:r>
          </w:p>
        </w:tc>
      </w:tr>
    </w:tbl>
    <w:p w:rsidR="004473DC" w:rsidRPr="00127044" w:rsidRDefault="004473DC" w:rsidP="00E53121">
      <w:pPr>
        <w:pStyle w:val="Heading4fordissertatiion"/>
        <w:spacing w:line="240" w:lineRule="auto"/>
      </w:pPr>
    </w:p>
    <w:p w:rsidR="006F4662" w:rsidRPr="00127044" w:rsidRDefault="006F4662" w:rsidP="006F4662">
      <w:pPr>
        <w:pStyle w:val="Heading4fordissertatiion"/>
        <w:rPr>
          <w:b w:val="0"/>
          <w:i w:val="0"/>
        </w:rPr>
      </w:pPr>
      <w:r w:rsidRPr="00127044">
        <w:lastRenderedPageBreak/>
        <w:t xml:space="preserve">Group Project in Class. </w:t>
      </w:r>
      <w:r w:rsidR="00096E75" w:rsidRPr="00127044">
        <w:rPr>
          <w:b w:val="0"/>
          <w:i w:val="0"/>
        </w:rPr>
        <w:t>S</w:t>
      </w:r>
      <w:r w:rsidRPr="00127044">
        <w:rPr>
          <w:b w:val="0"/>
          <w:i w:val="0"/>
        </w:rPr>
        <w:t xml:space="preserve">tudents worked with other students on projects during class halfway between </w:t>
      </w:r>
      <w:r w:rsidRPr="00127044">
        <w:rPr>
          <w:b w:val="0"/>
        </w:rPr>
        <w:t>sometimes</w:t>
      </w:r>
      <w:r w:rsidRPr="00127044">
        <w:rPr>
          <w:b w:val="0"/>
          <w:i w:val="0"/>
        </w:rPr>
        <w:t xml:space="preserve"> and </w:t>
      </w:r>
      <w:r w:rsidRPr="00127044">
        <w:rPr>
          <w:b w:val="0"/>
        </w:rPr>
        <w:t>often</w:t>
      </w:r>
      <w:r w:rsidRPr="00127044">
        <w:rPr>
          <w:b w:val="0"/>
          <w:i w:val="0"/>
        </w:rPr>
        <w:t xml:space="preserve"> (2.46). The minimum (1.82) approached </w:t>
      </w:r>
      <w:r w:rsidRPr="00127044">
        <w:rPr>
          <w:b w:val="0"/>
        </w:rPr>
        <w:t>sometimes</w:t>
      </w:r>
      <w:r w:rsidRPr="00127044">
        <w:rPr>
          <w:b w:val="0"/>
          <w:i w:val="0"/>
        </w:rPr>
        <w:t xml:space="preserve"> and the maximum (2.95) was </w:t>
      </w:r>
      <w:r w:rsidRPr="00127044">
        <w:rPr>
          <w:b w:val="0"/>
        </w:rPr>
        <w:t>often</w:t>
      </w:r>
      <w:r w:rsidRPr="00127044">
        <w:rPr>
          <w:b w:val="0"/>
          <w:i w:val="0"/>
        </w:rPr>
        <w:t xml:space="preserve">. </w:t>
      </w:r>
      <w:r w:rsidR="0053076E" w:rsidRPr="00127044">
        <w:rPr>
          <w:b w:val="0"/>
          <w:i w:val="0"/>
        </w:rPr>
        <w:t xml:space="preserve">The mode was </w:t>
      </w:r>
      <w:r w:rsidR="0053076E" w:rsidRPr="00127044">
        <w:rPr>
          <w:b w:val="0"/>
        </w:rPr>
        <w:t>sometimes</w:t>
      </w:r>
      <w:r w:rsidR="0053076E" w:rsidRPr="00127044">
        <w:rPr>
          <w:b w:val="0"/>
          <w:i w:val="0"/>
        </w:rPr>
        <w:t xml:space="preserve"> (2).</w:t>
      </w:r>
    </w:p>
    <w:p w:rsidR="006F4662" w:rsidRPr="00127044" w:rsidRDefault="006F4662" w:rsidP="006F4662">
      <w:pPr>
        <w:pStyle w:val="Heading4fordissertatiion"/>
      </w:pPr>
      <w:r w:rsidRPr="00127044">
        <w:t xml:space="preserve">Group Project outside Class. </w:t>
      </w:r>
      <w:r w:rsidR="00096E75" w:rsidRPr="00127044">
        <w:rPr>
          <w:b w:val="0"/>
          <w:i w:val="0"/>
        </w:rPr>
        <w:t>S</w:t>
      </w:r>
      <w:r w:rsidRPr="00127044">
        <w:rPr>
          <w:b w:val="0"/>
          <w:i w:val="0"/>
        </w:rPr>
        <w:t xml:space="preserve">tudents worked with classmates outside of class to prepare class assignments slightly more often, once again reporting numbers halfway between </w:t>
      </w:r>
      <w:r w:rsidRPr="00127044">
        <w:rPr>
          <w:b w:val="0"/>
        </w:rPr>
        <w:t>sometimes</w:t>
      </w:r>
      <w:r w:rsidRPr="00127044">
        <w:rPr>
          <w:b w:val="0"/>
          <w:i w:val="0"/>
        </w:rPr>
        <w:t xml:space="preserve"> and </w:t>
      </w:r>
      <w:r w:rsidRPr="00127044">
        <w:rPr>
          <w:b w:val="0"/>
        </w:rPr>
        <w:t>often</w:t>
      </w:r>
      <w:r w:rsidRPr="00127044">
        <w:rPr>
          <w:b w:val="0"/>
          <w:i w:val="0"/>
        </w:rPr>
        <w:t xml:space="preserve"> (2.59). The minimum (2.06) was </w:t>
      </w:r>
      <w:r w:rsidRPr="00127044">
        <w:rPr>
          <w:b w:val="0"/>
        </w:rPr>
        <w:t>sometimes</w:t>
      </w:r>
      <w:r w:rsidRPr="00127044">
        <w:rPr>
          <w:b w:val="0"/>
          <w:i w:val="0"/>
        </w:rPr>
        <w:t xml:space="preserve"> and the maximum (3.47) was halfway between </w:t>
      </w:r>
      <w:r w:rsidRPr="00127044">
        <w:rPr>
          <w:b w:val="0"/>
        </w:rPr>
        <w:t>often</w:t>
      </w:r>
      <w:r w:rsidRPr="00127044">
        <w:rPr>
          <w:b w:val="0"/>
          <w:i w:val="0"/>
        </w:rPr>
        <w:t xml:space="preserve"> and </w:t>
      </w:r>
      <w:r w:rsidRPr="00127044">
        <w:rPr>
          <w:b w:val="0"/>
        </w:rPr>
        <w:t>very often</w:t>
      </w:r>
      <w:r w:rsidRPr="00127044">
        <w:rPr>
          <w:b w:val="0"/>
          <w:i w:val="0"/>
        </w:rPr>
        <w:t>.</w:t>
      </w:r>
      <w:r w:rsidRPr="00127044">
        <w:t xml:space="preserve"> </w:t>
      </w:r>
      <w:r w:rsidR="0053076E" w:rsidRPr="00127044">
        <w:rPr>
          <w:b w:val="0"/>
          <w:i w:val="0"/>
        </w:rPr>
        <w:t xml:space="preserve">The mode was </w:t>
      </w:r>
      <w:r w:rsidR="0053076E" w:rsidRPr="00127044">
        <w:rPr>
          <w:b w:val="0"/>
        </w:rPr>
        <w:t>sometimes</w:t>
      </w:r>
      <w:r w:rsidR="0053076E" w:rsidRPr="00127044">
        <w:rPr>
          <w:b w:val="0"/>
          <w:i w:val="0"/>
        </w:rPr>
        <w:t xml:space="preserve"> (2).</w:t>
      </w:r>
    </w:p>
    <w:p w:rsidR="006F4662" w:rsidRPr="00127044" w:rsidRDefault="006F4662" w:rsidP="006F4662">
      <w:pPr>
        <w:pStyle w:val="Heading4fordissertatiion"/>
        <w:rPr>
          <w:b w:val="0"/>
          <w:i w:val="0"/>
        </w:rPr>
      </w:pPr>
      <w:r w:rsidRPr="00127044">
        <w:t xml:space="preserve">Discussed ideas with students. </w:t>
      </w:r>
      <w:r w:rsidR="00096E75" w:rsidRPr="00127044">
        <w:rPr>
          <w:b w:val="0"/>
          <w:i w:val="0"/>
        </w:rPr>
        <w:t>S</w:t>
      </w:r>
      <w:r w:rsidRPr="00127044">
        <w:rPr>
          <w:b w:val="0"/>
          <w:i w:val="0"/>
        </w:rPr>
        <w:t xml:space="preserve">tudents discussed ideas from </w:t>
      </w:r>
      <w:r w:rsidR="00904418" w:rsidRPr="00127044">
        <w:rPr>
          <w:b w:val="0"/>
          <w:i w:val="0"/>
        </w:rPr>
        <w:t xml:space="preserve">their </w:t>
      </w:r>
      <w:r w:rsidRPr="00127044">
        <w:rPr>
          <w:b w:val="0"/>
          <w:i w:val="0"/>
        </w:rPr>
        <w:t xml:space="preserve">readings or classes with others outside of class such as students, family, and co-workers fairly </w:t>
      </w:r>
      <w:r w:rsidRPr="00127044">
        <w:rPr>
          <w:b w:val="0"/>
        </w:rPr>
        <w:t>often</w:t>
      </w:r>
      <w:r w:rsidRPr="00127044">
        <w:rPr>
          <w:b w:val="0"/>
          <w:i w:val="0"/>
        </w:rPr>
        <w:t xml:space="preserve"> (2.81). The minimum (2.38) reflects that students </w:t>
      </w:r>
      <w:r w:rsidRPr="00127044">
        <w:rPr>
          <w:b w:val="0"/>
        </w:rPr>
        <w:t>sometime</w:t>
      </w:r>
      <w:r w:rsidRPr="00127044">
        <w:rPr>
          <w:b w:val="0"/>
          <w:i w:val="0"/>
        </w:rPr>
        <w:t xml:space="preserve"> discuss while the maximum approaches </w:t>
      </w:r>
      <w:r w:rsidRPr="00127044">
        <w:rPr>
          <w:b w:val="0"/>
        </w:rPr>
        <w:t>often</w:t>
      </w:r>
      <w:r w:rsidRPr="00127044">
        <w:rPr>
          <w:b w:val="0"/>
          <w:i w:val="0"/>
        </w:rPr>
        <w:t>.</w:t>
      </w:r>
      <w:r w:rsidR="0053076E" w:rsidRPr="00127044">
        <w:rPr>
          <w:b w:val="0"/>
          <w:i w:val="0"/>
        </w:rPr>
        <w:t xml:space="preserve"> The mode was </w:t>
      </w:r>
      <w:r w:rsidR="0053076E" w:rsidRPr="00127044">
        <w:rPr>
          <w:b w:val="0"/>
        </w:rPr>
        <w:t>often</w:t>
      </w:r>
      <w:r w:rsidR="0053076E" w:rsidRPr="00127044">
        <w:rPr>
          <w:b w:val="0"/>
          <w:i w:val="0"/>
        </w:rPr>
        <w:t xml:space="preserve"> (3).</w:t>
      </w:r>
    </w:p>
    <w:p w:rsidR="00E52BF3" w:rsidRPr="00127044" w:rsidRDefault="00E52BF3" w:rsidP="00E52BF3">
      <w:pPr>
        <w:pStyle w:val="Heading4fordissertatiion"/>
      </w:pPr>
      <w:r w:rsidRPr="00127044">
        <w:t xml:space="preserve">Tutored. </w:t>
      </w:r>
      <w:r w:rsidR="00096E75" w:rsidRPr="00127044">
        <w:rPr>
          <w:b w:val="0"/>
          <w:i w:val="0"/>
        </w:rPr>
        <w:t>S</w:t>
      </w:r>
      <w:r w:rsidRPr="00127044">
        <w:rPr>
          <w:b w:val="0"/>
          <w:i w:val="0"/>
        </w:rPr>
        <w:t xml:space="preserve">tudents were nowhere near as likely to tutor other students, reporting a number less than sometimes (1.82). The minimum (1.40) was closer to </w:t>
      </w:r>
      <w:r w:rsidRPr="00127044">
        <w:rPr>
          <w:b w:val="0"/>
        </w:rPr>
        <w:t>never</w:t>
      </w:r>
      <w:r w:rsidRPr="00127044">
        <w:rPr>
          <w:b w:val="0"/>
          <w:i w:val="0"/>
        </w:rPr>
        <w:t xml:space="preserve"> than to </w:t>
      </w:r>
      <w:r w:rsidRPr="00127044">
        <w:rPr>
          <w:b w:val="0"/>
        </w:rPr>
        <w:t>sometimes</w:t>
      </w:r>
      <w:r w:rsidRPr="00127044">
        <w:rPr>
          <w:b w:val="0"/>
          <w:i w:val="0"/>
        </w:rPr>
        <w:t xml:space="preserve"> while the maximum (2.41) was closer to </w:t>
      </w:r>
      <w:r w:rsidRPr="00127044">
        <w:rPr>
          <w:b w:val="0"/>
        </w:rPr>
        <w:t>sometimes</w:t>
      </w:r>
      <w:r w:rsidRPr="00127044">
        <w:rPr>
          <w:b w:val="0"/>
          <w:i w:val="0"/>
        </w:rPr>
        <w:t xml:space="preserve"> than </w:t>
      </w:r>
      <w:r w:rsidRPr="00127044">
        <w:rPr>
          <w:b w:val="0"/>
        </w:rPr>
        <w:t>often</w:t>
      </w:r>
      <w:r w:rsidRPr="00127044">
        <w:rPr>
          <w:b w:val="0"/>
          <w:i w:val="0"/>
        </w:rPr>
        <w:t>.</w:t>
      </w:r>
      <w:r w:rsidR="0053076E" w:rsidRPr="00127044">
        <w:rPr>
          <w:b w:val="0"/>
          <w:i w:val="0"/>
        </w:rPr>
        <w:t xml:space="preserve"> The median and the mode were both </w:t>
      </w:r>
      <w:r w:rsidR="0053076E" w:rsidRPr="00127044">
        <w:rPr>
          <w:b w:val="0"/>
        </w:rPr>
        <w:t>never</w:t>
      </w:r>
      <w:r w:rsidR="0053076E" w:rsidRPr="00127044">
        <w:rPr>
          <w:b w:val="0"/>
          <w:i w:val="0"/>
        </w:rPr>
        <w:t xml:space="preserve"> (2).</w:t>
      </w:r>
    </w:p>
    <w:p w:rsidR="000B2A59" w:rsidRPr="00127044" w:rsidRDefault="006F4662">
      <w:pPr>
        <w:pStyle w:val="Heading4fordissertatiion"/>
        <w:rPr>
          <w:b w:val="0"/>
          <w:i w:val="0"/>
        </w:rPr>
      </w:pPr>
      <w:r w:rsidRPr="00127044">
        <w:t xml:space="preserve">Summary of Collaborative Learning indicators. </w:t>
      </w:r>
      <w:r w:rsidRPr="00127044">
        <w:rPr>
          <w:b w:val="0"/>
          <w:i w:val="0"/>
        </w:rPr>
        <w:t>Students often discuss ideas with their classmates and work</w:t>
      </w:r>
      <w:r w:rsidR="00DC3677" w:rsidRPr="00127044">
        <w:rPr>
          <w:b w:val="0"/>
          <w:i w:val="0"/>
        </w:rPr>
        <w:t>ed</w:t>
      </w:r>
      <w:r w:rsidRPr="00127044">
        <w:rPr>
          <w:b w:val="0"/>
          <w:i w:val="0"/>
        </w:rPr>
        <w:t xml:space="preserve"> on projects in and out of class, but </w:t>
      </w:r>
      <w:r w:rsidR="00D23900" w:rsidRPr="00127044">
        <w:rPr>
          <w:b w:val="0"/>
          <w:i w:val="0"/>
        </w:rPr>
        <w:t>only sometimes tutored</w:t>
      </w:r>
      <w:r w:rsidR="00904418" w:rsidRPr="00127044">
        <w:rPr>
          <w:b w:val="0"/>
          <w:i w:val="0"/>
        </w:rPr>
        <w:t xml:space="preserve"> other students</w:t>
      </w:r>
      <w:r w:rsidRPr="00127044">
        <w:rPr>
          <w:b w:val="0"/>
          <w:i w:val="0"/>
        </w:rPr>
        <w:t>.</w:t>
      </w:r>
    </w:p>
    <w:p w:rsidR="006F4662" w:rsidRPr="00127044" w:rsidRDefault="006F4662" w:rsidP="009B7DB2">
      <w:pPr>
        <w:pStyle w:val="Heading4fordissertatiion"/>
      </w:pPr>
      <w:r w:rsidRPr="00127044">
        <w:t xml:space="preserve"> Reliability of Pike’s Collaborative Learning scalelet</w:t>
      </w:r>
    </w:p>
    <w:p w:rsidR="00172F57" w:rsidRPr="00127044" w:rsidRDefault="006F4662" w:rsidP="002E05F0">
      <w:pPr>
        <w:pStyle w:val="Heading4fordissertatiion"/>
        <w:rPr>
          <w:b w:val="0"/>
          <w:i w:val="0"/>
        </w:rPr>
      </w:pPr>
      <w:r w:rsidRPr="00127044">
        <w:rPr>
          <w:b w:val="0"/>
          <w:i w:val="0"/>
        </w:rPr>
        <w:t>A reliability analysis of Pike’s four collaborative learning indicators reveal</w:t>
      </w:r>
      <w:r w:rsidR="00904418" w:rsidRPr="00127044">
        <w:rPr>
          <w:b w:val="0"/>
          <w:i w:val="0"/>
        </w:rPr>
        <w:t>ed</w:t>
      </w:r>
      <w:r w:rsidRPr="00127044">
        <w:rPr>
          <w:b w:val="0"/>
          <w:i w:val="0"/>
        </w:rPr>
        <w:t xml:space="preserve"> a completely </w:t>
      </w:r>
      <w:r w:rsidR="00904418" w:rsidRPr="00127044">
        <w:rPr>
          <w:b w:val="0"/>
          <w:i w:val="0"/>
        </w:rPr>
        <w:t>unacceptable estimate of</w:t>
      </w:r>
      <w:r w:rsidRPr="00127044">
        <w:rPr>
          <w:b w:val="0"/>
          <w:i w:val="0"/>
        </w:rPr>
        <w:t xml:space="preserve"> </w:t>
      </w:r>
      <w:r w:rsidR="00E23DB4" w:rsidRPr="00127044">
        <w:rPr>
          <w:b w:val="0"/>
          <w:i w:val="0"/>
        </w:rPr>
        <w:t xml:space="preserve">Cronbach’s Alpha reliability coefficient </w:t>
      </w:r>
      <w:r w:rsidRPr="00127044">
        <w:rPr>
          <w:b w:val="0"/>
          <w:i w:val="0"/>
        </w:rPr>
        <w:t>of .348</w:t>
      </w:r>
      <w:r w:rsidR="00DE6231" w:rsidRPr="00127044">
        <w:rPr>
          <w:b w:val="0"/>
          <w:i w:val="0"/>
        </w:rPr>
        <w:t xml:space="preserve"> </w:t>
      </w:r>
      <w:r w:rsidR="00E6099C" w:rsidRPr="00127044">
        <w:rPr>
          <w:b w:val="0"/>
          <w:i w:val="0"/>
        </w:rPr>
        <w:fldChar w:fldCharType="begin"/>
      </w:r>
      <w:r w:rsidR="00DE6231" w:rsidRPr="00127044">
        <w:rPr>
          <w:b w:val="0"/>
          <w:i w:val="0"/>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DE6231" w:rsidRPr="00127044">
        <w:rPr>
          <w:b w:val="0"/>
          <w:i w:val="0"/>
          <w:noProof/>
        </w:rPr>
        <w:t>(</w:t>
      </w:r>
      <w:hyperlink w:anchor="_ENREF_46" w:tooltip="George, 2003 #511" w:history="1">
        <w:r w:rsidR="00886D37" w:rsidRPr="00127044">
          <w:rPr>
            <w:b w:val="0"/>
            <w:i w:val="0"/>
            <w:noProof/>
          </w:rPr>
          <w:t>George &amp; Mallery, 2003</w:t>
        </w:r>
      </w:hyperlink>
      <w:r w:rsidR="00DE6231" w:rsidRPr="00127044">
        <w:rPr>
          <w:b w:val="0"/>
          <w:i w:val="0"/>
          <w:noProof/>
        </w:rPr>
        <w:t>)</w:t>
      </w:r>
      <w:r w:rsidR="00E6099C" w:rsidRPr="00127044">
        <w:rPr>
          <w:b w:val="0"/>
          <w:i w:val="0"/>
        </w:rPr>
        <w:fldChar w:fldCharType="end"/>
      </w:r>
      <w:r w:rsidRPr="00127044">
        <w:rPr>
          <w:b w:val="0"/>
          <w:i w:val="0"/>
        </w:rPr>
        <w:t xml:space="preserve">. </w:t>
      </w:r>
      <w:r w:rsidR="00172F57" w:rsidRPr="00127044">
        <w:rPr>
          <w:b w:val="0"/>
          <w:i w:val="0"/>
        </w:rPr>
        <w:t>In fact, there is negative average covariance among variable</w:t>
      </w:r>
      <w:r w:rsidR="008601D8" w:rsidRPr="00127044">
        <w:rPr>
          <w:b w:val="0"/>
          <w:i w:val="0"/>
        </w:rPr>
        <w:t>s</w:t>
      </w:r>
      <w:r w:rsidR="00172F57" w:rsidRPr="00127044">
        <w:rPr>
          <w:b w:val="0"/>
          <w:i w:val="0"/>
        </w:rPr>
        <w:t xml:space="preserve">, </w:t>
      </w:r>
      <w:r w:rsidR="00172F57" w:rsidRPr="00127044">
        <w:rPr>
          <w:b w:val="0"/>
          <w:i w:val="0"/>
        </w:rPr>
        <w:lastRenderedPageBreak/>
        <w:t>which violates reliability model assumptions. R</w:t>
      </w:r>
      <w:r w:rsidR="00016BBE" w:rsidRPr="00127044">
        <w:rPr>
          <w:b w:val="0"/>
          <w:i w:val="0"/>
        </w:rPr>
        <w:t>emoving group project in class</w:t>
      </w:r>
      <w:r w:rsidR="00172F57" w:rsidRPr="00127044">
        <w:rPr>
          <w:b w:val="0"/>
          <w:i w:val="0"/>
        </w:rPr>
        <w:t xml:space="preserve"> results in a </w:t>
      </w:r>
      <w:r w:rsidR="00904418" w:rsidRPr="00127044">
        <w:rPr>
          <w:b w:val="0"/>
          <w:i w:val="0"/>
        </w:rPr>
        <w:t>questionable</w:t>
      </w:r>
      <w:r w:rsidR="00DE6231" w:rsidRPr="00127044">
        <w:rPr>
          <w:b w:val="0"/>
          <w:i w:val="0"/>
        </w:rPr>
        <w:t xml:space="preserve"> </w:t>
      </w:r>
      <w:r w:rsidR="00E6099C" w:rsidRPr="00127044">
        <w:rPr>
          <w:b w:val="0"/>
          <w:i w:val="0"/>
        </w:rPr>
        <w:fldChar w:fldCharType="begin"/>
      </w:r>
      <w:r w:rsidR="00DE6231" w:rsidRPr="00127044">
        <w:rPr>
          <w:b w:val="0"/>
          <w:i w:val="0"/>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b w:val="0"/>
          <w:i w:val="0"/>
        </w:rPr>
        <w:fldChar w:fldCharType="separate"/>
      </w:r>
      <w:r w:rsidR="00DE6231" w:rsidRPr="00127044">
        <w:rPr>
          <w:b w:val="0"/>
          <w:i w:val="0"/>
          <w:noProof/>
        </w:rPr>
        <w:t>(</w:t>
      </w:r>
      <w:hyperlink w:anchor="_ENREF_46" w:tooltip="George, 2003 #511" w:history="1">
        <w:r w:rsidR="00886D37" w:rsidRPr="00127044">
          <w:rPr>
            <w:b w:val="0"/>
            <w:i w:val="0"/>
            <w:noProof/>
          </w:rPr>
          <w:t>George &amp; Mallery, 2003</w:t>
        </w:r>
      </w:hyperlink>
      <w:r w:rsidR="00DE6231" w:rsidRPr="00127044">
        <w:rPr>
          <w:b w:val="0"/>
          <w:i w:val="0"/>
          <w:noProof/>
        </w:rPr>
        <w:t>)</w:t>
      </w:r>
      <w:r w:rsidR="00E6099C" w:rsidRPr="00127044">
        <w:rPr>
          <w:b w:val="0"/>
          <w:i w:val="0"/>
        </w:rPr>
        <w:fldChar w:fldCharType="end"/>
      </w:r>
      <w:r w:rsidR="00172F57" w:rsidRPr="00127044">
        <w:rPr>
          <w:b w:val="0"/>
          <w:i w:val="0"/>
        </w:rPr>
        <w:t xml:space="preserve"> </w:t>
      </w:r>
      <w:r w:rsidR="00E713C8" w:rsidRPr="00127044">
        <w:rPr>
          <w:b w:val="0"/>
          <w:i w:val="0"/>
        </w:rPr>
        <w:t xml:space="preserve">estimate of </w:t>
      </w:r>
      <w:r w:rsidR="00E23DB4" w:rsidRPr="00127044">
        <w:rPr>
          <w:b w:val="0"/>
          <w:i w:val="0"/>
        </w:rPr>
        <w:t xml:space="preserve">Cronbach’s Alpha reliability coefficient </w:t>
      </w:r>
      <w:r w:rsidR="005C1E05" w:rsidRPr="00127044">
        <w:rPr>
          <w:b w:val="0"/>
          <w:i w:val="0"/>
        </w:rPr>
        <w:t xml:space="preserve">of .603 (see </w:t>
      </w:r>
      <w:r w:rsidR="007107F9" w:rsidRPr="00127044">
        <w:rPr>
          <w:b w:val="0"/>
          <w:i w:val="0"/>
        </w:rPr>
        <w:t>Table</w:t>
      </w:r>
      <w:r w:rsidR="005C1E05" w:rsidRPr="00127044">
        <w:rPr>
          <w:b w:val="0"/>
          <w:i w:val="0"/>
        </w:rPr>
        <w:t xml:space="preserve"> 10</w:t>
      </w:r>
      <w:r w:rsidR="00172F57" w:rsidRPr="00127044">
        <w:rPr>
          <w:b w:val="0"/>
          <w:i w:val="0"/>
        </w:rPr>
        <w:t>).</w:t>
      </w:r>
    </w:p>
    <w:p w:rsidR="00E72848" w:rsidRPr="00127044" w:rsidRDefault="00CA1EA2" w:rsidP="004A740B">
      <w:pPr>
        <w:pStyle w:val="TableCaption"/>
        <w:rPr>
          <w:i/>
        </w:rPr>
      </w:pPr>
      <w:bookmarkStart w:id="167" w:name="_Toc321814425"/>
      <w:r w:rsidRPr="00127044">
        <w:t>Table 10:</w:t>
      </w:r>
      <w:bookmarkEnd w:id="167"/>
      <w:r w:rsidRPr="00127044">
        <w:rPr>
          <w:i/>
        </w:rPr>
        <w:t xml:space="preserve"> </w:t>
      </w:r>
    </w:p>
    <w:p w:rsidR="002E05F0" w:rsidRPr="00127044" w:rsidRDefault="00CA1EA2" w:rsidP="004A740B">
      <w:pPr>
        <w:pStyle w:val="TableCaption"/>
      </w:pPr>
      <w:bookmarkStart w:id="168" w:name="_Toc321814426"/>
      <w:r w:rsidRPr="00127044">
        <w:rPr>
          <w:i/>
        </w:rPr>
        <w:t>Pike’s Collaborative Learning Scalelet: Item-Total Statistics (N = 497)</w:t>
      </w:r>
      <w:bookmarkEnd w:id="168"/>
    </w:p>
    <w:tbl>
      <w:tblPr>
        <w:tblW w:w="8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790"/>
        <w:gridCol w:w="1350"/>
        <w:gridCol w:w="1350"/>
        <w:gridCol w:w="1260"/>
        <w:gridCol w:w="1350"/>
      </w:tblGrid>
      <w:tr w:rsidR="006F4662" w:rsidRPr="00127044">
        <w:trPr>
          <w:cantSplit/>
          <w:tblHeader/>
        </w:trPr>
        <w:tc>
          <w:tcPr>
            <w:tcW w:w="2790" w:type="dxa"/>
            <w:tcBorders>
              <w:left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szCs w:val="24"/>
              </w:rPr>
            </w:pP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CA1EA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CA1EA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26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CA1EA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CA1EA2">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6F4662" w:rsidRPr="00127044">
        <w:trPr>
          <w:cantSplit/>
          <w:tblHeader/>
        </w:trPr>
        <w:tc>
          <w:tcPr>
            <w:tcW w:w="2790" w:type="dxa"/>
            <w:tcBorders>
              <w:left w:val="nil"/>
              <w:bottom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Group project in class</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7.22</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.153</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-.141</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.603</w:t>
            </w:r>
          </w:p>
        </w:tc>
      </w:tr>
      <w:tr w:rsidR="006F4662" w:rsidRPr="00127044">
        <w:trPr>
          <w:cantSplit/>
          <w:tblHeader/>
        </w:trPr>
        <w:tc>
          <w:tcPr>
            <w:tcW w:w="279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Group project outside class</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7.09</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.071</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.477</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-.186</w:t>
            </w:r>
            <w:r w:rsidRPr="00127044">
              <w:rPr>
                <w:rFonts w:ascii="Times New Roman" w:hAnsi="Times New Roman"/>
                <w:color w:val="000000"/>
                <w:szCs w:val="24"/>
                <w:vertAlign w:val="superscript"/>
              </w:rPr>
              <w:t>a</w:t>
            </w:r>
          </w:p>
        </w:tc>
      </w:tr>
      <w:tr w:rsidR="006F4662" w:rsidRPr="00127044">
        <w:trPr>
          <w:cantSplit/>
          <w:tblHeader/>
        </w:trPr>
        <w:tc>
          <w:tcPr>
            <w:tcW w:w="279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Tutored </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7.86</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.093</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.494</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-.062</w:t>
            </w:r>
            <w:r w:rsidRPr="00127044">
              <w:rPr>
                <w:rFonts w:ascii="Times New Roman" w:hAnsi="Times New Roman"/>
                <w:color w:val="000000"/>
                <w:szCs w:val="24"/>
                <w:vertAlign w:val="superscript"/>
              </w:rPr>
              <w:t>a</w:t>
            </w:r>
          </w:p>
        </w:tc>
      </w:tr>
      <w:tr w:rsidR="006F4662" w:rsidRPr="00127044">
        <w:trPr>
          <w:cantSplit/>
          <w:tblHeader/>
        </w:trPr>
        <w:tc>
          <w:tcPr>
            <w:tcW w:w="2790" w:type="dxa"/>
            <w:tcBorders>
              <w:top w:val="nil"/>
              <w:left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Discussed ideas with students</w:t>
            </w:r>
          </w:p>
        </w:tc>
        <w:tc>
          <w:tcPr>
            <w:tcW w:w="135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6.86</w:t>
            </w:r>
          </w:p>
        </w:tc>
        <w:tc>
          <w:tcPr>
            <w:tcW w:w="135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.130</w:t>
            </w:r>
          </w:p>
        </w:tc>
        <w:tc>
          <w:tcPr>
            <w:tcW w:w="126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.052</w:t>
            </w:r>
          </w:p>
        </w:tc>
        <w:tc>
          <w:tcPr>
            <w:tcW w:w="135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CA1EA2">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.419</w:t>
            </w:r>
          </w:p>
        </w:tc>
      </w:tr>
      <w:tr w:rsidR="006F4662" w:rsidRPr="00127044">
        <w:trPr>
          <w:cantSplit/>
        </w:trPr>
        <w:tc>
          <w:tcPr>
            <w:tcW w:w="8100" w:type="dxa"/>
            <w:gridSpan w:val="5"/>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CA1EA2">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a. The value is negative due to a negative average covariance among items. This violates reliability model assumptions. </w:t>
            </w:r>
          </w:p>
        </w:tc>
      </w:tr>
    </w:tbl>
    <w:p w:rsidR="00172F57" w:rsidRPr="00127044" w:rsidRDefault="00172F57" w:rsidP="00E53121">
      <w:pPr>
        <w:autoSpaceDE w:val="0"/>
        <w:autoSpaceDN w:val="0"/>
        <w:adjustRightInd w:val="0"/>
        <w:rPr>
          <w:rFonts w:ascii="Times New Roman" w:hAnsi="Times New Roman"/>
          <w:szCs w:val="24"/>
        </w:rPr>
      </w:pPr>
    </w:p>
    <w:p w:rsidR="006F4662"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 comparison of inter item statistics reveals that removing the </w:t>
      </w:r>
      <w:r w:rsidRPr="00127044">
        <w:rPr>
          <w:rFonts w:ascii="Times New Roman" w:hAnsi="Times New Roman"/>
          <w:i/>
          <w:szCs w:val="24"/>
        </w:rPr>
        <w:t>discussed ideas with students</w:t>
      </w:r>
      <w:r w:rsidRPr="00127044">
        <w:rPr>
          <w:rFonts w:ascii="Times New Roman" w:hAnsi="Times New Roman"/>
          <w:szCs w:val="24"/>
        </w:rPr>
        <w:t xml:space="preserve"> indicator results in </w:t>
      </w:r>
      <w:r w:rsidR="00FC6B34" w:rsidRPr="00127044">
        <w:rPr>
          <w:rFonts w:ascii="Times New Roman" w:hAnsi="Times New Roman"/>
          <w:szCs w:val="24"/>
        </w:rPr>
        <w:t xml:space="preserve">an </w:t>
      </w:r>
      <w:r w:rsidRPr="00127044">
        <w:rPr>
          <w:rFonts w:ascii="Times New Roman" w:hAnsi="Times New Roman"/>
          <w:szCs w:val="24"/>
        </w:rPr>
        <w:t>acceptable</w:t>
      </w:r>
      <w:r w:rsidR="00904418" w:rsidRPr="00127044">
        <w:rPr>
          <w:rFonts w:ascii="Times New Roman" w:hAnsi="Times New Roman"/>
          <w:szCs w:val="24"/>
        </w:rPr>
        <w:t xml:space="preserve"> estimate of</w:t>
      </w:r>
      <w:r w:rsidRPr="00127044">
        <w:rPr>
          <w:rFonts w:ascii="Times New Roman" w:hAnsi="Times New Roman"/>
          <w:szCs w:val="24"/>
        </w:rPr>
        <w:t xml:space="preserve"> </w:t>
      </w:r>
      <w:r w:rsidR="00E23DB4" w:rsidRPr="00127044">
        <w:rPr>
          <w:rFonts w:ascii="Times New Roman" w:hAnsi="Times New Roman"/>
          <w:szCs w:val="24"/>
        </w:rPr>
        <w:t xml:space="preserve">Cronbach’s Alpha reliability coefficient </w:t>
      </w:r>
      <w:r w:rsidRPr="00127044">
        <w:rPr>
          <w:rFonts w:ascii="Times New Roman" w:hAnsi="Times New Roman"/>
          <w:szCs w:val="24"/>
        </w:rPr>
        <w:t>of .762.</w:t>
      </w:r>
      <w:r w:rsidR="00FC6B34" w:rsidRPr="00127044">
        <w:rPr>
          <w:rFonts w:ascii="Times New Roman" w:hAnsi="Times New Roman"/>
          <w:szCs w:val="24"/>
        </w:rPr>
        <w:t xml:space="preserve"> </w:t>
      </w:r>
    </w:p>
    <w:p w:rsidR="00E72848" w:rsidRPr="00127044" w:rsidRDefault="009646FA" w:rsidP="004A740B">
      <w:pPr>
        <w:pStyle w:val="TableCaption"/>
      </w:pPr>
      <w:bookmarkStart w:id="169" w:name="_Toc321814427"/>
      <w:r w:rsidRPr="00127044">
        <w:t>Table 11:</w:t>
      </w:r>
      <w:bookmarkEnd w:id="169"/>
      <w:r w:rsidRPr="00127044">
        <w:t xml:space="preserve"> </w:t>
      </w:r>
    </w:p>
    <w:p w:rsidR="00172F57" w:rsidRPr="00127044" w:rsidRDefault="009646FA" w:rsidP="004A740B">
      <w:pPr>
        <w:pStyle w:val="TableCaption"/>
      </w:pPr>
      <w:bookmarkStart w:id="170" w:name="_Toc321814428"/>
      <w:r w:rsidRPr="00127044">
        <w:rPr>
          <w:i/>
        </w:rPr>
        <w:t>Pike’s Collaborative Learning Scalelet: Item-Total Statistics (N = 497)</w:t>
      </w:r>
      <w:bookmarkEnd w:id="170"/>
    </w:p>
    <w:tbl>
      <w:tblPr>
        <w:tblW w:w="717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631"/>
        <w:gridCol w:w="1387"/>
        <w:gridCol w:w="1386"/>
        <w:gridCol w:w="1387"/>
        <w:gridCol w:w="1387"/>
      </w:tblGrid>
      <w:tr w:rsidR="00172F57" w:rsidRPr="00127044">
        <w:trPr>
          <w:cantSplit/>
          <w:tblHeader/>
        </w:trPr>
        <w:tc>
          <w:tcPr>
            <w:tcW w:w="1631" w:type="dxa"/>
            <w:tcBorders>
              <w:left w:val="nil"/>
              <w:right w:val="nil"/>
            </w:tcBorders>
            <w:shd w:val="clear" w:color="auto" w:fill="FFFFFF"/>
            <w:tcMar>
              <w:top w:w="30" w:type="dxa"/>
              <w:left w:w="30" w:type="dxa"/>
              <w:bottom w:w="30" w:type="dxa"/>
              <w:right w:w="30" w:type="dxa"/>
            </w:tcMar>
          </w:tcPr>
          <w:p w:rsidR="00172F57" w:rsidRPr="00127044" w:rsidRDefault="00172F57" w:rsidP="009646FA">
            <w:pPr>
              <w:autoSpaceDE w:val="0"/>
              <w:autoSpaceDN w:val="0"/>
              <w:adjustRightInd w:val="0"/>
              <w:rPr>
                <w:rFonts w:ascii="Times New Roman" w:hAnsi="Times New Roman"/>
                <w:szCs w:val="24"/>
              </w:rPr>
            </w:pPr>
          </w:p>
        </w:tc>
        <w:tc>
          <w:tcPr>
            <w:tcW w:w="1387" w:type="dxa"/>
            <w:tcBorders>
              <w:left w:val="nil"/>
              <w:right w:val="nil"/>
            </w:tcBorders>
            <w:shd w:val="clear" w:color="auto" w:fill="FFFFFF"/>
            <w:tcMar>
              <w:top w:w="30" w:type="dxa"/>
              <w:left w:w="30" w:type="dxa"/>
              <w:bottom w:w="30" w:type="dxa"/>
              <w:right w:w="30" w:type="dxa"/>
            </w:tcMar>
            <w:vAlign w:val="bottom"/>
          </w:tcPr>
          <w:p w:rsidR="00172F57" w:rsidRPr="00127044" w:rsidRDefault="00172F57"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386" w:type="dxa"/>
            <w:tcBorders>
              <w:left w:val="nil"/>
              <w:right w:val="nil"/>
            </w:tcBorders>
            <w:shd w:val="clear" w:color="auto" w:fill="FFFFFF"/>
            <w:tcMar>
              <w:top w:w="30" w:type="dxa"/>
              <w:left w:w="30" w:type="dxa"/>
              <w:bottom w:w="30" w:type="dxa"/>
              <w:right w:w="30" w:type="dxa"/>
            </w:tcMar>
            <w:vAlign w:val="bottom"/>
          </w:tcPr>
          <w:p w:rsidR="00172F57" w:rsidRPr="00127044" w:rsidRDefault="00172F57"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387" w:type="dxa"/>
            <w:tcBorders>
              <w:left w:val="nil"/>
              <w:right w:val="nil"/>
            </w:tcBorders>
            <w:shd w:val="clear" w:color="auto" w:fill="FFFFFF"/>
            <w:tcMar>
              <w:top w:w="30" w:type="dxa"/>
              <w:left w:w="30" w:type="dxa"/>
              <w:bottom w:w="30" w:type="dxa"/>
              <w:right w:w="30" w:type="dxa"/>
            </w:tcMar>
            <w:vAlign w:val="bottom"/>
          </w:tcPr>
          <w:p w:rsidR="00172F57" w:rsidRPr="00127044" w:rsidRDefault="00172F57"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387" w:type="dxa"/>
            <w:tcBorders>
              <w:left w:val="nil"/>
              <w:right w:val="nil"/>
            </w:tcBorders>
            <w:shd w:val="clear" w:color="auto" w:fill="FFFFFF"/>
            <w:tcMar>
              <w:top w:w="30" w:type="dxa"/>
              <w:left w:w="30" w:type="dxa"/>
              <w:bottom w:w="30" w:type="dxa"/>
              <w:right w:w="30" w:type="dxa"/>
            </w:tcMar>
            <w:vAlign w:val="bottom"/>
          </w:tcPr>
          <w:p w:rsidR="00172F57" w:rsidRPr="00127044" w:rsidRDefault="00172F57"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172F57" w:rsidRPr="00127044">
        <w:trPr>
          <w:cantSplit/>
          <w:tblHeader/>
        </w:trPr>
        <w:tc>
          <w:tcPr>
            <w:tcW w:w="1631" w:type="dxa"/>
            <w:tcBorders>
              <w:left w:val="nil"/>
              <w:bottom w:val="nil"/>
              <w:right w:val="nil"/>
            </w:tcBorders>
            <w:shd w:val="clear" w:color="auto" w:fill="FFFFFF"/>
            <w:tcMar>
              <w:top w:w="30" w:type="dxa"/>
              <w:left w:w="30" w:type="dxa"/>
              <w:bottom w:w="30" w:type="dxa"/>
              <w:right w:w="30" w:type="dxa"/>
            </w:tcMar>
          </w:tcPr>
          <w:p w:rsidR="00172F57" w:rsidRPr="00127044" w:rsidRDefault="00172F57"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Group project outside class</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4.63</w:t>
            </w:r>
          </w:p>
        </w:tc>
        <w:tc>
          <w:tcPr>
            <w:tcW w:w="1386" w:type="dxa"/>
            <w:tcBorders>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.064</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.475</w:t>
            </w:r>
          </w:p>
        </w:tc>
        <w:tc>
          <w:tcPr>
            <w:tcW w:w="1387" w:type="dxa"/>
            <w:tcBorders>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.409</w:t>
            </w:r>
          </w:p>
        </w:tc>
      </w:tr>
      <w:tr w:rsidR="00172F57" w:rsidRPr="00127044">
        <w:trPr>
          <w:cantSplit/>
          <w:tblHeader/>
        </w:trPr>
        <w:tc>
          <w:tcPr>
            <w:tcW w:w="1631" w:type="dxa"/>
            <w:tcBorders>
              <w:top w:val="nil"/>
              <w:left w:val="nil"/>
              <w:bottom w:val="nil"/>
              <w:right w:val="nil"/>
            </w:tcBorders>
            <w:shd w:val="clear" w:color="auto" w:fill="FFFFFF"/>
            <w:tcMar>
              <w:top w:w="30" w:type="dxa"/>
              <w:left w:w="30" w:type="dxa"/>
              <w:bottom w:w="30" w:type="dxa"/>
              <w:right w:w="30" w:type="dxa"/>
            </w:tcMar>
          </w:tcPr>
          <w:p w:rsidR="00172F57" w:rsidRPr="00127044" w:rsidRDefault="00172F57"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Tutored </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5.40</w:t>
            </w:r>
          </w:p>
        </w:tc>
        <w:tc>
          <w:tcPr>
            <w:tcW w:w="1386" w:type="dxa"/>
            <w:tcBorders>
              <w:top w:val="nil"/>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.076</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.620</w:t>
            </w:r>
          </w:p>
        </w:tc>
        <w:tc>
          <w:tcPr>
            <w:tcW w:w="1387" w:type="dxa"/>
            <w:tcBorders>
              <w:top w:val="nil"/>
              <w:left w:val="nil"/>
              <w:bottom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.226</w:t>
            </w:r>
          </w:p>
        </w:tc>
      </w:tr>
      <w:tr w:rsidR="00172F57" w:rsidRPr="00127044">
        <w:trPr>
          <w:cantSplit/>
        </w:trPr>
        <w:tc>
          <w:tcPr>
            <w:tcW w:w="1631" w:type="dxa"/>
            <w:tcBorders>
              <w:top w:val="nil"/>
              <w:left w:val="nil"/>
              <w:right w:val="nil"/>
            </w:tcBorders>
            <w:shd w:val="clear" w:color="auto" w:fill="FFFFFF"/>
            <w:tcMar>
              <w:top w:w="30" w:type="dxa"/>
              <w:left w:w="30" w:type="dxa"/>
              <w:bottom w:w="30" w:type="dxa"/>
              <w:right w:w="30" w:type="dxa"/>
            </w:tcMar>
          </w:tcPr>
          <w:p w:rsidR="00172F57" w:rsidRPr="00127044" w:rsidRDefault="00172F57"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Discussed ideas with students</w:t>
            </w:r>
          </w:p>
        </w:tc>
        <w:tc>
          <w:tcPr>
            <w:tcW w:w="1387" w:type="dxa"/>
            <w:tcBorders>
              <w:top w:val="nil"/>
              <w:left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4.40</w:t>
            </w:r>
          </w:p>
        </w:tc>
        <w:tc>
          <w:tcPr>
            <w:tcW w:w="1386" w:type="dxa"/>
            <w:tcBorders>
              <w:top w:val="nil"/>
              <w:left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.104</w:t>
            </w:r>
          </w:p>
        </w:tc>
        <w:tc>
          <w:tcPr>
            <w:tcW w:w="1387" w:type="dxa"/>
            <w:tcBorders>
              <w:top w:val="nil"/>
              <w:left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.204</w:t>
            </w:r>
          </w:p>
        </w:tc>
        <w:tc>
          <w:tcPr>
            <w:tcW w:w="1387" w:type="dxa"/>
            <w:tcBorders>
              <w:top w:val="nil"/>
              <w:left w:val="nil"/>
              <w:right w:val="nil"/>
            </w:tcBorders>
            <w:shd w:val="clear" w:color="auto" w:fill="FFFFFF"/>
            <w:tcMar>
              <w:top w:w="30" w:type="dxa"/>
              <w:left w:w="30" w:type="dxa"/>
              <w:bottom w:w="30" w:type="dxa"/>
              <w:right w:w="30" w:type="dxa"/>
            </w:tcMar>
            <w:vAlign w:val="center"/>
          </w:tcPr>
          <w:p w:rsidR="00172F57" w:rsidRPr="00127044" w:rsidRDefault="00172F57"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.762</w:t>
            </w:r>
          </w:p>
        </w:tc>
      </w:tr>
    </w:tbl>
    <w:p w:rsidR="0038592E" w:rsidRPr="00127044" w:rsidRDefault="0038592E" w:rsidP="00716F1D">
      <w:pPr>
        <w:autoSpaceDE w:val="0"/>
        <w:autoSpaceDN w:val="0"/>
        <w:adjustRightInd w:val="0"/>
        <w:rPr>
          <w:rFonts w:ascii="Times New Roman" w:hAnsi="Times New Roman"/>
          <w:szCs w:val="24"/>
        </w:rPr>
      </w:pPr>
    </w:p>
    <w:p w:rsidR="006F4662" w:rsidRPr="00127044" w:rsidRDefault="006F4662" w:rsidP="00423EBB">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As a result, </w:t>
      </w:r>
      <w:r w:rsidR="001C4F8C" w:rsidRPr="00127044">
        <w:rPr>
          <w:rFonts w:ascii="Times New Roman" w:hAnsi="Times New Roman"/>
          <w:szCs w:val="24"/>
        </w:rPr>
        <w:t xml:space="preserve">I modified </w:t>
      </w:r>
      <w:r w:rsidRPr="00127044">
        <w:rPr>
          <w:rFonts w:ascii="Times New Roman" w:hAnsi="Times New Roman"/>
          <w:szCs w:val="24"/>
        </w:rPr>
        <w:t xml:space="preserve">Pike’s Collaborative Learning scalelet </w:t>
      </w:r>
      <w:r w:rsidR="001C4F8C" w:rsidRPr="00127044">
        <w:rPr>
          <w:rFonts w:ascii="Times New Roman" w:hAnsi="Times New Roman"/>
          <w:szCs w:val="24"/>
        </w:rPr>
        <w:t>by calculating</w:t>
      </w:r>
      <w:r w:rsidRPr="00127044">
        <w:rPr>
          <w:rFonts w:ascii="Times New Roman" w:hAnsi="Times New Roman"/>
          <w:szCs w:val="24"/>
        </w:rPr>
        <w:t xml:space="preserve"> the mean of the two remaining indicators of </w:t>
      </w:r>
      <w:r w:rsidRPr="00127044">
        <w:rPr>
          <w:rFonts w:ascii="Times New Roman" w:hAnsi="Times New Roman"/>
          <w:i/>
          <w:szCs w:val="24"/>
        </w:rPr>
        <w:t>group project outside of class</w:t>
      </w:r>
      <w:r w:rsidRPr="00127044">
        <w:rPr>
          <w:rFonts w:ascii="Times New Roman" w:hAnsi="Times New Roman"/>
          <w:szCs w:val="24"/>
        </w:rPr>
        <w:t xml:space="preserve"> and </w:t>
      </w:r>
      <w:r w:rsidRPr="00127044">
        <w:rPr>
          <w:rFonts w:ascii="Times New Roman" w:hAnsi="Times New Roman"/>
          <w:i/>
          <w:szCs w:val="24"/>
        </w:rPr>
        <w:t>tutored</w:t>
      </w:r>
      <w:r w:rsidRPr="00127044">
        <w:rPr>
          <w:rFonts w:ascii="Times New Roman" w:hAnsi="Times New Roman"/>
          <w:szCs w:val="24"/>
        </w:rPr>
        <w:t xml:space="preserve">. </w:t>
      </w:r>
      <w:r w:rsidR="00B022E4" w:rsidRPr="00127044">
        <w:rPr>
          <w:rFonts w:ascii="Times New Roman" w:hAnsi="Times New Roman"/>
          <w:szCs w:val="24"/>
        </w:rPr>
        <w:t xml:space="preserve">It is critical to note that though the scale is reliable per </w:t>
      </w:r>
      <w:r w:rsidR="00904418" w:rsidRPr="00127044">
        <w:rPr>
          <w:rFonts w:ascii="Times New Roman" w:hAnsi="Times New Roman"/>
          <w:szCs w:val="24"/>
        </w:rPr>
        <w:t xml:space="preserve">the estimate of </w:t>
      </w:r>
      <w:r w:rsidR="00B022E4" w:rsidRPr="00127044">
        <w:rPr>
          <w:rFonts w:ascii="Times New Roman" w:hAnsi="Times New Roman"/>
          <w:szCs w:val="24"/>
        </w:rPr>
        <w:t xml:space="preserve">Cronbach’s Alpha reliability </w:t>
      </w:r>
      <w:r w:rsidR="00B022E4" w:rsidRPr="00127044">
        <w:rPr>
          <w:rFonts w:ascii="Times New Roman" w:hAnsi="Times New Roman"/>
          <w:szCs w:val="24"/>
        </w:rPr>
        <w:lastRenderedPageBreak/>
        <w:t>coefficient, r</w:t>
      </w:r>
      <w:r w:rsidRPr="00127044">
        <w:rPr>
          <w:rFonts w:ascii="Times New Roman" w:hAnsi="Times New Roman"/>
          <w:szCs w:val="24"/>
        </w:rPr>
        <w:t>emoving two variables means that the scalelet might be suspect</w:t>
      </w:r>
      <w:r w:rsidR="00E7388F" w:rsidRPr="00127044">
        <w:rPr>
          <w:rFonts w:ascii="Times New Roman" w:hAnsi="Times New Roman"/>
          <w:szCs w:val="24"/>
        </w:rPr>
        <w:t xml:space="preserve"> in that group projects and tutoring may not in of themselves reflect collaborative learning</w:t>
      </w:r>
      <w:r w:rsidRPr="00127044">
        <w:rPr>
          <w:rFonts w:ascii="Times New Roman" w:hAnsi="Times New Roman"/>
          <w:szCs w:val="24"/>
        </w:rPr>
        <w:t>.</w:t>
      </w:r>
      <w:r w:rsidR="00B022E4" w:rsidRPr="00127044">
        <w:rPr>
          <w:rFonts w:ascii="Times New Roman" w:hAnsi="Times New Roman"/>
          <w:szCs w:val="24"/>
        </w:rPr>
        <w:t xml:space="preserve"> </w:t>
      </w:r>
    </w:p>
    <w:p w:rsidR="006F4662" w:rsidRPr="00127044" w:rsidRDefault="006F4662" w:rsidP="006F4662">
      <w:pPr>
        <w:pStyle w:val="Heading3fordissertation"/>
      </w:pPr>
      <w:bookmarkStart w:id="171" w:name="_Toc357082394"/>
      <w:r w:rsidRPr="00127044">
        <w:t>Pike’s Course Challenge scalelet</w:t>
      </w:r>
      <w:bookmarkEnd w:id="171"/>
      <w:r w:rsidRPr="00127044">
        <w:t xml:space="preserve"> </w:t>
      </w:r>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Course Challenge measures on average how challenging students found their coursework.</w:t>
      </w:r>
    </w:p>
    <w:p w:rsidR="00E72848" w:rsidRPr="00127044" w:rsidRDefault="00720373" w:rsidP="004A740B">
      <w:pPr>
        <w:pStyle w:val="TableCaption"/>
      </w:pPr>
      <w:bookmarkStart w:id="172" w:name="_Toc321814429"/>
      <w:r w:rsidRPr="00127044">
        <w:t>Table 12:</w:t>
      </w:r>
      <w:bookmarkEnd w:id="172"/>
      <w:r w:rsidRPr="00127044">
        <w:t xml:space="preserve"> </w:t>
      </w:r>
    </w:p>
    <w:p w:rsidR="006F4662" w:rsidRPr="00127044" w:rsidRDefault="00B87C1A" w:rsidP="004A740B">
      <w:pPr>
        <w:pStyle w:val="TableCaption"/>
      </w:pPr>
      <w:bookmarkStart w:id="173" w:name="_Toc321814430"/>
      <w:r w:rsidRPr="00127044">
        <w:rPr>
          <w:i/>
        </w:rPr>
        <w:t>Academic Integration Construct, Pike’s Course Challenge Scalelet:</w:t>
      </w:r>
      <w:r w:rsidRPr="00127044">
        <w:rPr>
          <w:i/>
        </w:rPr>
        <w:br/>
        <w:t>Descriptive Statistics for Unprepared Students, Working Hard, Challenging Exams, Hours Studying, and Institutional Emphasis on Studying</w:t>
      </w:r>
      <w:r w:rsidR="00770A1F" w:rsidRPr="00127044">
        <w:rPr>
          <w:i/>
        </w:rPr>
        <w:t xml:space="preserve"> (N = </w:t>
      </w:r>
      <w:r w:rsidR="00D34A53" w:rsidRPr="00127044">
        <w:rPr>
          <w:i/>
        </w:rPr>
        <w:t>497</w:t>
      </w:r>
      <w:r w:rsidR="00770A1F" w:rsidRPr="00127044">
        <w:rPr>
          <w:i/>
        </w:rPr>
        <w:t>)</w:t>
      </w:r>
      <w:bookmarkEnd w:id="173"/>
    </w:p>
    <w:tbl>
      <w:tblPr>
        <w:tblW w:w="792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4140"/>
        <w:gridCol w:w="900"/>
        <w:gridCol w:w="720"/>
        <w:gridCol w:w="1080"/>
        <w:gridCol w:w="1080"/>
      </w:tblGrid>
      <w:tr w:rsidR="005C0750" w:rsidRPr="00127044">
        <w:trPr>
          <w:cantSplit/>
          <w:tblHeader/>
        </w:trPr>
        <w:tc>
          <w:tcPr>
            <w:tcW w:w="4140" w:type="dxa"/>
            <w:tcBorders>
              <w:left w:val="nil"/>
              <w:right w:val="nil"/>
            </w:tcBorders>
            <w:shd w:val="clear" w:color="auto" w:fill="FFFFFF"/>
          </w:tcPr>
          <w:p w:rsidR="005C0750" w:rsidRPr="00127044" w:rsidRDefault="005C0750" w:rsidP="009646FA">
            <w:pPr>
              <w:autoSpaceDE w:val="0"/>
              <w:autoSpaceDN w:val="0"/>
              <w:adjustRightInd w:val="0"/>
              <w:rPr>
                <w:rFonts w:ascii="Times New Roman" w:hAnsi="Times New Roman"/>
                <w:szCs w:val="24"/>
              </w:rPr>
            </w:pPr>
          </w:p>
        </w:tc>
        <w:tc>
          <w:tcPr>
            <w:tcW w:w="900" w:type="dxa"/>
            <w:tcBorders>
              <w:left w:val="nil"/>
              <w:right w:val="nil"/>
            </w:tcBorders>
            <w:shd w:val="clear" w:color="auto" w:fill="FFFFFF"/>
            <w:vAlign w:val="bottom"/>
          </w:tcPr>
          <w:p w:rsidR="005C0750" w:rsidRPr="00127044" w:rsidRDefault="005C0750"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720" w:type="dxa"/>
            <w:tcBorders>
              <w:left w:val="nil"/>
              <w:right w:val="nil"/>
            </w:tcBorders>
            <w:shd w:val="clear" w:color="auto" w:fill="FFFFFF"/>
            <w:vAlign w:val="bottom"/>
          </w:tcPr>
          <w:p w:rsidR="005C0750" w:rsidRPr="00127044" w:rsidRDefault="005C0750"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080" w:type="dxa"/>
            <w:tcBorders>
              <w:left w:val="nil"/>
              <w:right w:val="nil"/>
            </w:tcBorders>
            <w:shd w:val="clear" w:color="auto" w:fill="FFFFFF"/>
            <w:tcMar>
              <w:top w:w="30" w:type="dxa"/>
              <w:left w:w="30" w:type="dxa"/>
              <w:bottom w:w="30" w:type="dxa"/>
              <w:right w:w="30" w:type="dxa"/>
            </w:tcMar>
            <w:vAlign w:val="bottom"/>
          </w:tcPr>
          <w:p w:rsidR="005C0750" w:rsidRPr="00127044" w:rsidRDefault="005C0750"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5C0750" w:rsidRPr="00127044" w:rsidRDefault="005C0750"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5C0750" w:rsidRPr="00127044">
        <w:trPr>
          <w:cantSplit/>
          <w:tblHeader/>
        </w:trPr>
        <w:tc>
          <w:tcPr>
            <w:tcW w:w="4140" w:type="dxa"/>
            <w:tcBorders>
              <w:left w:val="nil"/>
              <w:bottom w:val="nil"/>
              <w:right w:val="nil"/>
            </w:tcBorders>
            <w:shd w:val="clear" w:color="auto" w:fill="FFFFFF"/>
          </w:tcPr>
          <w:p w:rsidR="005C0750" w:rsidRPr="00127044" w:rsidRDefault="005C0750"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Came unprepared</w:t>
            </w:r>
          </w:p>
        </w:tc>
        <w:tc>
          <w:tcPr>
            <w:tcW w:w="900" w:type="dxa"/>
            <w:tcBorders>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2.01</w:t>
            </w:r>
          </w:p>
        </w:tc>
        <w:tc>
          <w:tcPr>
            <w:tcW w:w="720" w:type="dxa"/>
            <w:tcBorders>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.121</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1.53</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2.36</w:t>
            </w:r>
          </w:p>
        </w:tc>
      </w:tr>
      <w:tr w:rsidR="005C0750" w:rsidRPr="00127044">
        <w:trPr>
          <w:cantSplit/>
          <w:tblHeader/>
        </w:trPr>
        <w:tc>
          <w:tcPr>
            <w:tcW w:w="4140" w:type="dxa"/>
            <w:tcBorders>
              <w:top w:val="nil"/>
              <w:left w:val="nil"/>
              <w:bottom w:val="nil"/>
              <w:right w:val="nil"/>
            </w:tcBorders>
            <w:shd w:val="clear" w:color="auto" w:fill="FFFFFF"/>
          </w:tcPr>
          <w:p w:rsidR="005C0750" w:rsidRPr="00127044" w:rsidRDefault="005C0750"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Worked hard</w:t>
            </w:r>
          </w:p>
        </w:tc>
        <w:tc>
          <w:tcPr>
            <w:tcW w:w="90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2.70</w:t>
            </w:r>
          </w:p>
        </w:tc>
        <w:tc>
          <w:tcPr>
            <w:tcW w:w="72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.139</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2.27</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3.25</w:t>
            </w:r>
          </w:p>
        </w:tc>
      </w:tr>
      <w:tr w:rsidR="005C0750" w:rsidRPr="00127044">
        <w:trPr>
          <w:cantSplit/>
          <w:tblHeader/>
        </w:trPr>
        <w:tc>
          <w:tcPr>
            <w:tcW w:w="4140" w:type="dxa"/>
            <w:tcBorders>
              <w:top w:val="nil"/>
              <w:left w:val="nil"/>
              <w:bottom w:val="nil"/>
              <w:right w:val="nil"/>
            </w:tcBorders>
            <w:shd w:val="clear" w:color="auto" w:fill="FFFFFF"/>
          </w:tcPr>
          <w:p w:rsidR="005C0750" w:rsidRPr="00127044" w:rsidRDefault="005C0750"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Exams challenged</w:t>
            </w:r>
          </w:p>
        </w:tc>
        <w:tc>
          <w:tcPr>
            <w:tcW w:w="90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5.46</w:t>
            </w:r>
          </w:p>
        </w:tc>
        <w:tc>
          <w:tcPr>
            <w:tcW w:w="72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.197</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4.63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6.12</w:t>
            </w:r>
          </w:p>
        </w:tc>
      </w:tr>
      <w:tr w:rsidR="005C0750" w:rsidRPr="00127044">
        <w:trPr>
          <w:cantSplit/>
          <w:tblHeader/>
        </w:trPr>
        <w:tc>
          <w:tcPr>
            <w:tcW w:w="4140" w:type="dxa"/>
            <w:tcBorders>
              <w:top w:val="nil"/>
              <w:left w:val="nil"/>
              <w:bottom w:val="nil"/>
              <w:right w:val="nil"/>
            </w:tcBorders>
            <w:shd w:val="clear" w:color="auto" w:fill="FFFFFF"/>
          </w:tcPr>
          <w:p w:rsidR="005C0750" w:rsidRPr="00127044" w:rsidRDefault="005C0750"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Hours studying</w:t>
            </w:r>
          </w:p>
        </w:tc>
        <w:tc>
          <w:tcPr>
            <w:tcW w:w="90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4.15</w:t>
            </w:r>
          </w:p>
        </w:tc>
        <w:tc>
          <w:tcPr>
            <w:tcW w:w="720" w:type="dxa"/>
            <w:tcBorders>
              <w:top w:val="nil"/>
              <w:left w:val="nil"/>
              <w:bottom w:val="nil"/>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.474</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6.72</w:t>
            </w:r>
          </w:p>
        </w:tc>
      </w:tr>
      <w:tr w:rsidR="005C0750" w:rsidRPr="00127044">
        <w:trPr>
          <w:cantSplit/>
          <w:tblHeader/>
        </w:trPr>
        <w:tc>
          <w:tcPr>
            <w:tcW w:w="4140" w:type="dxa"/>
            <w:tcBorders>
              <w:top w:val="nil"/>
              <w:left w:val="nil"/>
              <w:bottom w:val="single" w:sz="8" w:space="0" w:color="auto"/>
              <w:right w:val="nil"/>
            </w:tcBorders>
            <w:shd w:val="clear" w:color="auto" w:fill="FFFFFF"/>
          </w:tcPr>
          <w:p w:rsidR="005C0750" w:rsidRPr="00127044" w:rsidRDefault="005C0750"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emphasis on studying</w:t>
            </w:r>
          </w:p>
        </w:tc>
        <w:tc>
          <w:tcPr>
            <w:tcW w:w="900" w:type="dxa"/>
            <w:tcBorders>
              <w:top w:val="nil"/>
              <w:left w:val="nil"/>
              <w:bottom w:val="single" w:sz="8" w:space="0" w:color="auto"/>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3.13</w:t>
            </w:r>
          </w:p>
        </w:tc>
        <w:tc>
          <w:tcPr>
            <w:tcW w:w="720" w:type="dxa"/>
            <w:tcBorders>
              <w:top w:val="nil"/>
              <w:left w:val="nil"/>
              <w:bottom w:val="single" w:sz="8" w:space="0" w:color="auto"/>
              <w:right w:val="nil"/>
            </w:tcBorders>
            <w:shd w:val="clear" w:color="auto" w:fill="FFFFFF"/>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.183</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2.55</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5C0750" w:rsidRPr="00127044" w:rsidRDefault="005C0750"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3.81</w:t>
            </w:r>
          </w:p>
        </w:tc>
      </w:tr>
    </w:tbl>
    <w:p w:rsidR="006F4662" w:rsidRPr="00127044" w:rsidRDefault="006F4662" w:rsidP="00794312">
      <w:pPr>
        <w:autoSpaceDE w:val="0"/>
        <w:autoSpaceDN w:val="0"/>
        <w:adjustRightInd w:val="0"/>
        <w:rPr>
          <w:rFonts w:ascii="Times New Roman" w:hAnsi="Times New Roman"/>
          <w:szCs w:val="24"/>
        </w:rPr>
      </w:pPr>
    </w:p>
    <w:p w:rsidR="006F4662" w:rsidRPr="00127044" w:rsidRDefault="006F4662" w:rsidP="006F4662">
      <w:pPr>
        <w:pStyle w:val="Heading4fordissertatiion"/>
        <w:rPr>
          <w:b w:val="0"/>
          <w:i w:val="0"/>
        </w:rPr>
      </w:pPr>
      <w:r w:rsidRPr="00127044">
        <w:t xml:space="preserve">Came Unprepared. </w:t>
      </w:r>
      <w:r w:rsidRPr="00127044">
        <w:rPr>
          <w:b w:val="0"/>
          <w:i w:val="0"/>
        </w:rPr>
        <w:t xml:space="preserve">On average, students </w:t>
      </w:r>
      <w:r w:rsidRPr="00127044">
        <w:rPr>
          <w:b w:val="0"/>
        </w:rPr>
        <w:t>sometimes</w:t>
      </w:r>
      <w:r w:rsidRPr="00127044">
        <w:rPr>
          <w:b w:val="0"/>
          <w:i w:val="0"/>
        </w:rPr>
        <w:t xml:space="preserve"> (2.01) came to class without completing readings or assignments. The minimum (1.53) fell halfway between </w:t>
      </w:r>
      <w:r w:rsidRPr="00127044">
        <w:rPr>
          <w:b w:val="0"/>
        </w:rPr>
        <w:t>never</w:t>
      </w:r>
      <w:r w:rsidRPr="00127044">
        <w:rPr>
          <w:b w:val="0"/>
          <w:i w:val="0"/>
        </w:rPr>
        <w:t xml:space="preserve"> and </w:t>
      </w:r>
      <w:r w:rsidRPr="00127044">
        <w:rPr>
          <w:b w:val="0"/>
        </w:rPr>
        <w:t>sometimes</w:t>
      </w:r>
      <w:r w:rsidRPr="00127044">
        <w:rPr>
          <w:b w:val="0"/>
          <w:i w:val="0"/>
        </w:rPr>
        <w:t xml:space="preserve"> while the maximum (2.36) fell just over </w:t>
      </w:r>
      <w:r w:rsidRPr="00127044">
        <w:rPr>
          <w:b w:val="0"/>
        </w:rPr>
        <w:t>sometimes</w:t>
      </w:r>
      <w:r w:rsidRPr="00127044">
        <w:rPr>
          <w:b w:val="0"/>
          <w:i w:val="0"/>
        </w:rPr>
        <w:t>.</w:t>
      </w:r>
      <w:r w:rsidR="0053076E" w:rsidRPr="00127044">
        <w:rPr>
          <w:b w:val="0"/>
          <w:i w:val="0"/>
        </w:rPr>
        <w:t xml:space="preserve"> The mode was </w:t>
      </w:r>
      <w:r w:rsidR="0053076E" w:rsidRPr="00127044">
        <w:rPr>
          <w:b w:val="0"/>
        </w:rPr>
        <w:t>sometimes</w:t>
      </w:r>
      <w:r w:rsidR="0053076E" w:rsidRPr="00127044">
        <w:rPr>
          <w:b w:val="0"/>
          <w:i w:val="0"/>
        </w:rPr>
        <w:t xml:space="preserve"> (2).</w:t>
      </w:r>
    </w:p>
    <w:p w:rsidR="006F4662" w:rsidRPr="00127044" w:rsidRDefault="006F4662" w:rsidP="006F4662">
      <w:pPr>
        <w:pStyle w:val="Heading4fordissertatiion"/>
      </w:pPr>
      <w:r w:rsidRPr="00127044">
        <w:t xml:space="preserve">Worked Hard. </w:t>
      </w:r>
      <w:r w:rsidRPr="00127044">
        <w:rPr>
          <w:b w:val="0"/>
          <w:i w:val="0"/>
        </w:rPr>
        <w:t xml:space="preserve">On average, students worked harder than they thought they could to meet an instructor's standards or expectations fairly </w:t>
      </w:r>
      <w:r w:rsidRPr="00127044">
        <w:rPr>
          <w:b w:val="0"/>
        </w:rPr>
        <w:t>often</w:t>
      </w:r>
      <w:r w:rsidRPr="00127044">
        <w:rPr>
          <w:b w:val="0"/>
          <w:i w:val="0"/>
        </w:rPr>
        <w:t xml:space="preserve"> (2.70). The minimum (2.27) indicated that students on that campus </w:t>
      </w:r>
      <w:r w:rsidRPr="00127044">
        <w:rPr>
          <w:b w:val="0"/>
        </w:rPr>
        <w:t>sometimes</w:t>
      </w:r>
      <w:r w:rsidRPr="00127044">
        <w:rPr>
          <w:b w:val="0"/>
          <w:i w:val="0"/>
        </w:rPr>
        <w:t xml:space="preserve"> worked hard while at the campus represented by the maximum (3.25) number </w:t>
      </w:r>
      <w:r w:rsidRPr="00127044">
        <w:rPr>
          <w:b w:val="0"/>
        </w:rPr>
        <w:t>often</w:t>
      </w:r>
      <w:r w:rsidRPr="00127044">
        <w:rPr>
          <w:b w:val="0"/>
          <w:i w:val="0"/>
        </w:rPr>
        <w:t xml:space="preserve"> worked hard.</w:t>
      </w:r>
      <w:r w:rsidR="0053076E" w:rsidRPr="00127044">
        <w:rPr>
          <w:b w:val="0"/>
          <w:i w:val="0"/>
        </w:rPr>
        <w:t xml:space="preserve"> The mode was </w:t>
      </w:r>
      <w:r w:rsidR="0053076E" w:rsidRPr="00127044">
        <w:rPr>
          <w:b w:val="0"/>
        </w:rPr>
        <w:t>often</w:t>
      </w:r>
      <w:r w:rsidR="0053076E" w:rsidRPr="00127044">
        <w:rPr>
          <w:b w:val="0"/>
          <w:i w:val="0"/>
        </w:rPr>
        <w:t xml:space="preserve"> (3).</w:t>
      </w:r>
    </w:p>
    <w:p w:rsidR="006F4662" w:rsidRPr="00127044" w:rsidRDefault="006F4662" w:rsidP="006F4662">
      <w:pPr>
        <w:pStyle w:val="Heading4fordissertatiion"/>
      </w:pPr>
      <w:r w:rsidRPr="00127044">
        <w:t xml:space="preserve">Exams Challenged. </w:t>
      </w:r>
      <w:r w:rsidRPr="00127044">
        <w:rPr>
          <w:b w:val="0"/>
          <w:i w:val="0"/>
        </w:rPr>
        <w:t>On a seven point Likert scale (with 1 = very little and 7 = very much), students found that exams challenged them to do their best work an average of 5.46. The minimum was 4.36 and the maximum 6.12.</w:t>
      </w:r>
      <w:r w:rsidR="0053076E" w:rsidRPr="00127044">
        <w:rPr>
          <w:b w:val="0"/>
          <w:i w:val="0"/>
        </w:rPr>
        <w:t xml:space="preserve"> The median and the mode were both 6.</w:t>
      </w:r>
    </w:p>
    <w:p w:rsidR="006F4662" w:rsidRPr="00127044" w:rsidRDefault="006F4662" w:rsidP="006F4662">
      <w:pPr>
        <w:pStyle w:val="Heading4fordissertatiion"/>
      </w:pPr>
      <w:r w:rsidRPr="00127044">
        <w:lastRenderedPageBreak/>
        <w:t xml:space="preserve">Hours Studying. </w:t>
      </w:r>
      <w:r w:rsidRPr="00127044">
        <w:rPr>
          <w:b w:val="0"/>
          <w:i w:val="0"/>
        </w:rPr>
        <w:t>On average, students claimed to study between 11-20 hours in a typical 7-day week. At minimu</w:t>
      </w:r>
      <w:r w:rsidR="000708EF" w:rsidRPr="00127044">
        <w:rPr>
          <w:b w:val="0"/>
          <w:i w:val="0"/>
        </w:rPr>
        <w:t>m, students studied between 6-10</w:t>
      </w:r>
      <w:r w:rsidRPr="00127044">
        <w:rPr>
          <w:b w:val="0"/>
          <w:i w:val="0"/>
        </w:rPr>
        <w:t xml:space="preserve"> hours and at maximum they studied between 21-30 hours per week.</w:t>
      </w:r>
      <w:r w:rsidR="00BB1A4D" w:rsidRPr="00127044">
        <w:rPr>
          <w:b w:val="0"/>
          <w:i w:val="0"/>
        </w:rPr>
        <w:t xml:space="preserve"> The median and the mode were both </w:t>
      </w:r>
      <w:r w:rsidR="00BB1A4D" w:rsidRPr="00127044">
        <w:rPr>
          <w:b w:val="0"/>
        </w:rPr>
        <w:t>6-10 hours</w:t>
      </w:r>
      <w:r w:rsidR="00BB1A4D" w:rsidRPr="00127044">
        <w:rPr>
          <w:b w:val="0"/>
          <w:i w:val="0"/>
        </w:rPr>
        <w:t xml:space="preserve"> (3).</w:t>
      </w:r>
    </w:p>
    <w:p w:rsidR="006F4662" w:rsidRPr="00127044" w:rsidRDefault="006F4662" w:rsidP="006F4662">
      <w:pPr>
        <w:pStyle w:val="Heading4fordissertatiion"/>
      </w:pPr>
      <w:r w:rsidRPr="00127044">
        <w:t xml:space="preserve">Institutional Emphasis on Studying. </w:t>
      </w:r>
      <w:r w:rsidRPr="00127044">
        <w:rPr>
          <w:b w:val="0"/>
          <w:i w:val="0"/>
        </w:rPr>
        <w:t xml:space="preserve">On average, students reported that their institution </w:t>
      </w:r>
      <w:r w:rsidRPr="00127044">
        <w:rPr>
          <w:b w:val="0"/>
        </w:rPr>
        <w:t>often</w:t>
      </w:r>
      <w:r w:rsidRPr="00127044">
        <w:rPr>
          <w:b w:val="0"/>
          <w:i w:val="0"/>
        </w:rPr>
        <w:t xml:space="preserve"> (3.13) emphasized spending significant amounts of time studying and on academic work. At minimum (2.55), students reported halfway between </w:t>
      </w:r>
      <w:r w:rsidRPr="00127044">
        <w:rPr>
          <w:b w:val="0"/>
        </w:rPr>
        <w:t>sometimes</w:t>
      </w:r>
      <w:r w:rsidRPr="00127044">
        <w:rPr>
          <w:b w:val="0"/>
          <w:i w:val="0"/>
        </w:rPr>
        <w:t xml:space="preserve"> and </w:t>
      </w:r>
      <w:r w:rsidRPr="00127044">
        <w:rPr>
          <w:b w:val="0"/>
        </w:rPr>
        <w:t>often</w:t>
      </w:r>
      <w:r w:rsidRPr="00127044">
        <w:rPr>
          <w:b w:val="0"/>
          <w:i w:val="0"/>
        </w:rPr>
        <w:t>. At maximum (3.81), students reported close to very often.</w:t>
      </w:r>
      <w:r w:rsidR="00BB1A4D" w:rsidRPr="00127044">
        <w:rPr>
          <w:b w:val="0"/>
          <w:i w:val="0"/>
        </w:rPr>
        <w:t xml:space="preserve"> The mode was </w:t>
      </w:r>
      <w:r w:rsidR="00BB1A4D" w:rsidRPr="00127044">
        <w:rPr>
          <w:b w:val="0"/>
        </w:rPr>
        <w:t>often</w:t>
      </w:r>
      <w:r w:rsidR="00BB1A4D" w:rsidRPr="00127044">
        <w:rPr>
          <w:b w:val="0"/>
          <w:i w:val="0"/>
        </w:rPr>
        <w:t xml:space="preserve"> (3).</w:t>
      </w:r>
    </w:p>
    <w:p w:rsidR="006F4662" w:rsidRPr="00127044" w:rsidRDefault="006F4662" w:rsidP="006F4662">
      <w:pPr>
        <w:pStyle w:val="Heading4fordissertatiion"/>
        <w:rPr>
          <w:b w:val="0"/>
          <w:i w:val="0"/>
        </w:rPr>
      </w:pPr>
      <w:r w:rsidRPr="00127044">
        <w:t xml:space="preserve">Summary of Course Challenge indicators. </w:t>
      </w:r>
      <w:r w:rsidRPr="00127044">
        <w:rPr>
          <w:b w:val="0"/>
          <w:i w:val="0"/>
        </w:rPr>
        <w:t>Though students sometimes came to class unprepared, they often worked harder than they thought they could and spent many hours studying, at times perhaps due to challenging exams.</w:t>
      </w:r>
    </w:p>
    <w:p w:rsidR="006F4662" w:rsidRPr="00127044" w:rsidRDefault="006F4662" w:rsidP="006F4662">
      <w:pPr>
        <w:pStyle w:val="Heading3fordissertation"/>
      </w:pPr>
      <w:bookmarkStart w:id="174" w:name="_Toc357082395"/>
      <w:r w:rsidRPr="00127044">
        <w:t>Reliability of Pike’s Course Challenge scalelet</w:t>
      </w:r>
      <w:bookmarkEnd w:id="174"/>
    </w:p>
    <w:p w:rsidR="00172F57" w:rsidRPr="00127044" w:rsidRDefault="006F4662" w:rsidP="00241289">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A reliability analysis of Pike’s five collaborative learning indicators reveal</w:t>
      </w:r>
      <w:r w:rsidR="00904418" w:rsidRPr="00127044">
        <w:rPr>
          <w:rFonts w:ascii="Times New Roman" w:hAnsi="Times New Roman"/>
          <w:szCs w:val="24"/>
        </w:rPr>
        <w:t>ed</w:t>
      </w:r>
      <w:r w:rsidRPr="00127044">
        <w:rPr>
          <w:rFonts w:ascii="Times New Roman" w:hAnsi="Times New Roman"/>
          <w:szCs w:val="24"/>
        </w:rPr>
        <w:t xml:space="preserve"> a completely </w:t>
      </w:r>
      <w:r w:rsidR="00904418" w:rsidRPr="00127044">
        <w:rPr>
          <w:rFonts w:ascii="Times New Roman" w:hAnsi="Times New Roman"/>
          <w:szCs w:val="24"/>
        </w:rPr>
        <w:t>unacceptable estimate</w:t>
      </w:r>
      <w:r w:rsidRPr="00127044">
        <w:rPr>
          <w:rFonts w:ascii="Times New Roman" w:hAnsi="Times New Roman"/>
          <w:szCs w:val="24"/>
        </w:rPr>
        <w:t xml:space="preserve"> </w:t>
      </w:r>
      <w:r w:rsidR="00E23DB4" w:rsidRPr="00127044">
        <w:rPr>
          <w:rFonts w:ascii="Times New Roman" w:hAnsi="Times New Roman"/>
          <w:szCs w:val="24"/>
        </w:rPr>
        <w:t xml:space="preserve">Cronbach’s Alpha reliability coefficient </w:t>
      </w:r>
      <w:r w:rsidRPr="00127044">
        <w:rPr>
          <w:rFonts w:ascii="Times New Roman" w:hAnsi="Times New Roman"/>
          <w:szCs w:val="24"/>
        </w:rPr>
        <w:t>of .541</w:t>
      </w:r>
      <w:r w:rsidR="00D77A3A" w:rsidRPr="00127044">
        <w:rPr>
          <w:rFonts w:ascii="Times New Roman" w:hAnsi="Times New Roman"/>
          <w:szCs w:val="24"/>
        </w:rPr>
        <w:t xml:space="preserve"> </w:t>
      </w:r>
      <w:r w:rsidR="00E6099C" w:rsidRPr="00127044">
        <w:rPr>
          <w:rFonts w:ascii="Times New Roman" w:hAnsi="Times New Roman"/>
          <w:szCs w:val="24"/>
        </w:rPr>
        <w:fldChar w:fldCharType="begin"/>
      </w:r>
      <w:r w:rsidR="00D77A3A"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D77A3A"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D77A3A" w:rsidRPr="00127044">
        <w:rPr>
          <w:rFonts w:ascii="Times New Roman" w:hAnsi="Times New Roman"/>
          <w:noProof/>
          <w:szCs w:val="24"/>
        </w:rPr>
        <w:t>)</w:t>
      </w:r>
      <w:r w:rsidR="00E6099C" w:rsidRPr="00127044">
        <w:rPr>
          <w:rFonts w:ascii="Times New Roman" w:hAnsi="Times New Roman"/>
          <w:szCs w:val="24"/>
        </w:rPr>
        <w:fldChar w:fldCharType="end"/>
      </w:r>
      <w:r w:rsidRPr="00127044">
        <w:rPr>
          <w:rFonts w:ascii="Times New Roman" w:hAnsi="Times New Roman"/>
          <w:szCs w:val="24"/>
        </w:rPr>
        <w:t xml:space="preserve">. </w:t>
      </w:r>
      <w:r w:rsidR="00DC4622" w:rsidRPr="00127044">
        <w:rPr>
          <w:rFonts w:ascii="Times New Roman" w:hAnsi="Times New Roman"/>
          <w:szCs w:val="24"/>
        </w:rPr>
        <w:t xml:space="preserve">This is likely because coming unprepared to class </w:t>
      </w:r>
      <w:r w:rsidR="000743AA" w:rsidRPr="00127044">
        <w:rPr>
          <w:rFonts w:ascii="Times New Roman" w:hAnsi="Times New Roman"/>
          <w:szCs w:val="24"/>
        </w:rPr>
        <w:t>runs counter</w:t>
      </w:r>
      <w:r w:rsidR="00904418" w:rsidRPr="00127044">
        <w:rPr>
          <w:rFonts w:ascii="Times New Roman" w:hAnsi="Times New Roman"/>
          <w:szCs w:val="24"/>
        </w:rPr>
        <w:t xml:space="preserve"> to</w:t>
      </w:r>
      <w:r w:rsidR="000743AA" w:rsidRPr="00127044">
        <w:rPr>
          <w:rFonts w:ascii="Times New Roman" w:hAnsi="Times New Roman"/>
          <w:szCs w:val="24"/>
        </w:rPr>
        <w:t xml:space="preserve"> the idea that a course is challenging. This </w:t>
      </w:r>
      <w:r w:rsidR="00240A72" w:rsidRPr="00127044">
        <w:rPr>
          <w:rFonts w:ascii="Times New Roman" w:hAnsi="Times New Roman"/>
          <w:szCs w:val="24"/>
        </w:rPr>
        <w:t>was</w:t>
      </w:r>
      <w:r w:rsidR="000743AA" w:rsidRPr="00127044">
        <w:rPr>
          <w:rFonts w:ascii="Times New Roman" w:hAnsi="Times New Roman"/>
          <w:szCs w:val="24"/>
        </w:rPr>
        <w:t xml:space="preserve"> confirmed by a</w:t>
      </w:r>
      <w:r w:rsidR="00172F57" w:rsidRPr="00127044">
        <w:rPr>
          <w:rFonts w:ascii="Times New Roman" w:hAnsi="Times New Roman"/>
          <w:szCs w:val="24"/>
        </w:rPr>
        <w:t xml:space="preserve"> comparison of inter item statistics </w:t>
      </w:r>
      <w:r w:rsidR="000743AA" w:rsidRPr="00127044">
        <w:rPr>
          <w:rFonts w:ascii="Times New Roman" w:hAnsi="Times New Roman"/>
          <w:szCs w:val="24"/>
        </w:rPr>
        <w:t xml:space="preserve">that </w:t>
      </w:r>
      <w:r w:rsidR="00172F57" w:rsidRPr="00127044">
        <w:rPr>
          <w:rFonts w:ascii="Times New Roman" w:hAnsi="Times New Roman"/>
          <w:szCs w:val="24"/>
        </w:rPr>
        <w:t>reveal</w:t>
      </w:r>
      <w:r w:rsidR="00904418" w:rsidRPr="00127044">
        <w:rPr>
          <w:rFonts w:ascii="Times New Roman" w:hAnsi="Times New Roman"/>
          <w:szCs w:val="24"/>
        </w:rPr>
        <w:t>ed</w:t>
      </w:r>
      <w:r w:rsidR="00172F57" w:rsidRPr="00127044">
        <w:rPr>
          <w:rFonts w:ascii="Times New Roman" w:hAnsi="Times New Roman"/>
          <w:szCs w:val="24"/>
        </w:rPr>
        <w:t xml:space="preserve"> removing the </w:t>
      </w:r>
      <w:r w:rsidR="00172F57" w:rsidRPr="00127044">
        <w:rPr>
          <w:rFonts w:ascii="Times New Roman" w:hAnsi="Times New Roman"/>
          <w:i/>
          <w:szCs w:val="24"/>
        </w:rPr>
        <w:t>came unprepared</w:t>
      </w:r>
      <w:r w:rsidR="00172F57" w:rsidRPr="00127044">
        <w:rPr>
          <w:rFonts w:ascii="Times New Roman" w:hAnsi="Times New Roman"/>
          <w:szCs w:val="24"/>
        </w:rPr>
        <w:t xml:space="preserve"> indicator results in a </w:t>
      </w:r>
      <w:r w:rsidR="000743AA" w:rsidRPr="00127044">
        <w:rPr>
          <w:rFonts w:ascii="Times New Roman" w:hAnsi="Times New Roman"/>
          <w:szCs w:val="24"/>
        </w:rPr>
        <w:t xml:space="preserve">higher, but </w:t>
      </w:r>
      <w:r w:rsidR="00904418" w:rsidRPr="00127044">
        <w:rPr>
          <w:rFonts w:ascii="Times New Roman" w:hAnsi="Times New Roman"/>
          <w:szCs w:val="24"/>
        </w:rPr>
        <w:t>questionable</w:t>
      </w:r>
      <w:r w:rsidR="000743AA" w:rsidRPr="00127044">
        <w:rPr>
          <w:rFonts w:ascii="Times New Roman" w:hAnsi="Times New Roman"/>
          <w:szCs w:val="24"/>
        </w:rPr>
        <w:t>,</w:t>
      </w:r>
      <w:r w:rsidR="00172F57" w:rsidRPr="00127044">
        <w:rPr>
          <w:rFonts w:ascii="Times New Roman" w:hAnsi="Times New Roman"/>
          <w:szCs w:val="24"/>
        </w:rPr>
        <w:t xml:space="preserve"> </w:t>
      </w:r>
      <w:r w:rsidR="00904418" w:rsidRPr="00127044">
        <w:rPr>
          <w:rFonts w:ascii="Times New Roman" w:hAnsi="Times New Roman"/>
          <w:szCs w:val="24"/>
        </w:rPr>
        <w:t xml:space="preserve">estimate of </w:t>
      </w:r>
      <w:r w:rsidR="00E23DB4" w:rsidRPr="00127044">
        <w:rPr>
          <w:rFonts w:ascii="Times New Roman" w:hAnsi="Times New Roman"/>
          <w:szCs w:val="24"/>
        </w:rPr>
        <w:t xml:space="preserve">Cronbach’s Alpha reliability coefficient </w:t>
      </w:r>
      <w:r w:rsidR="00172F57" w:rsidRPr="00127044">
        <w:rPr>
          <w:rFonts w:ascii="Times New Roman" w:hAnsi="Times New Roman"/>
          <w:szCs w:val="24"/>
        </w:rPr>
        <w:t>of .623</w:t>
      </w:r>
      <w:r w:rsidR="00E72848" w:rsidRPr="00127044">
        <w:rPr>
          <w:rFonts w:ascii="Times New Roman" w:hAnsi="Times New Roman"/>
          <w:szCs w:val="24"/>
        </w:rPr>
        <w:t xml:space="preserve"> (see </w:t>
      </w:r>
      <w:r w:rsidR="00886D37" w:rsidRPr="00127044">
        <w:rPr>
          <w:rFonts w:ascii="Times New Roman" w:hAnsi="Times New Roman"/>
          <w:szCs w:val="24"/>
        </w:rPr>
        <w:t>T</w:t>
      </w:r>
      <w:r w:rsidR="00E72848" w:rsidRPr="00127044">
        <w:rPr>
          <w:rFonts w:ascii="Times New Roman" w:hAnsi="Times New Roman"/>
          <w:szCs w:val="24"/>
        </w:rPr>
        <w:t>able 13</w:t>
      </w:r>
      <w:r w:rsidR="00DA1DA4" w:rsidRPr="00127044">
        <w:rPr>
          <w:rFonts w:ascii="Times New Roman" w:hAnsi="Times New Roman"/>
          <w:szCs w:val="24"/>
        </w:rPr>
        <w:t>)</w:t>
      </w:r>
      <w:r w:rsidR="00172F57" w:rsidRPr="00127044">
        <w:rPr>
          <w:rFonts w:ascii="Times New Roman" w:hAnsi="Times New Roman"/>
          <w:szCs w:val="24"/>
        </w:rPr>
        <w:t xml:space="preserve">. </w:t>
      </w:r>
    </w:p>
    <w:p w:rsidR="00857564" w:rsidRDefault="00857564" w:rsidP="004A740B">
      <w:pPr>
        <w:pStyle w:val="TableCaption"/>
      </w:pPr>
      <w:bookmarkStart w:id="175" w:name="_Toc321814431"/>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E72848" w:rsidRPr="00127044" w:rsidRDefault="009646FA" w:rsidP="004A740B">
      <w:pPr>
        <w:pStyle w:val="TableCaption"/>
      </w:pPr>
      <w:r w:rsidRPr="00127044">
        <w:lastRenderedPageBreak/>
        <w:t>Table</w:t>
      </w:r>
      <w:r w:rsidR="00E72848" w:rsidRPr="00127044">
        <w:t xml:space="preserve"> 13</w:t>
      </w:r>
      <w:r w:rsidRPr="00127044">
        <w:t>:</w:t>
      </w:r>
      <w:bookmarkEnd w:id="175"/>
    </w:p>
    <w:p w:rsidR="006F4662" w:rsidRPr="00127044" w:rsidRDefault="009646FA" w:rsidP="004A740B">
      <w:pPr>
        <w:pStyle w:val="TableCaption"/>
      </w:pPr>
      <w:bookmarkStart w:id="176" w:name="_Toc321814432"/>
      <w:r w:rsidRPr="00127044">
        <w:rPr>
          <w:i/>
        </w:rPr>
        <w:t>Pike’s Course Challenge Scalelet: Item-Total Statistics (N = 497)</w:t>
      </w:r>
      <w:bookmarkEnd w:id="176"/>
    </w:p>
    <w:tbl>
      <w:tblPr>
        <w:tblW w:w="801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610"/>
        <w:gridCol w:w="1350"/>
        <w:gridCol w:w="1350"/>
        <w:gridCol w:w="1260"/>
        <w:gridCol w:w="1440"/>
      </w:tblGrid>
      <w:tr w:rsidR="006F4662" w:rsidRPr="00127044">
        <w:trPr>
          <w:cantSplit/>
          <w:tblHeader/>
        </w:trPr>
        <w:tc>
          <w:tcPr>
            <w:tcW w:w="2610" w:type="dxa"/>
            <w:tcBorders>
              <w:left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szCs w:val="24"/>
              </w:rPr>
            </w:pP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35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26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44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6F4662" w:rsidRPr="00127044">
        <w:trPr>
          <w:cantSplit/>
          <w:tblHeader/>
        </w:trPr>
        <w:tc>
          <w:tcPr>
            <w:tcW w:w="2610" w:type="dxa"/>
            <w:tcBorders>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Came unprepared</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15.44</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.594</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-.135</w:t>
            </w:r>
          </w:p>
        </w:tc>
        <w:tc>
          <w:tcPr>
            <w:tcW w:w="144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.623</w:t>
            </w:r>
          </w:p>
        </w:tc>
      </w:tr>
      <w:tr w:rsidR="006F4662" w:rsidRPr="00127044">
        <w:trPr>
          <w:cantSplit/>
          <w:tblHeader/>
        </w:trPr>
        <w:tc>
          <w:tcPr>
            <w:tcW w:w="261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Worked hard</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14.75</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.522</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.209</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.538</w:t>
            </w:r>
          </w:p>
        </w:tc>
      </w:tr>
      <w:tr w:rsidR="006F4662" w:rsidRPr="00127044">
        <w:trPr>
          <w:cantSplit/>
          <w:tblHeader/>
        </w:trPr>
        <w:tc>
          <w:tcPr>
            <w:tcW w:w="261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Exams challenged</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12.00</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.427</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.456</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.422</w:t>
            </w:r>
          </w:p>
        </w:tc>
      </w:tr>
      <w:tr w:rsidR="006F4662" w:rsidRPr="00127044">
        <w:trPr>
          <w:cantSplit/>
          <w:tblHeader/>
        </w:trPr>
        <w:tc>
          <w:tcPr>
            <w:tcW w:w="261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Hours studying</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13.30</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.166</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.500</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.480</w:t>
            </w:r>
          </w:p>
        </w:tc>
      </w:tr>
      <w:tr w:rsidR="006F4662" w:rsidRPr="00127044">
        <w:trPr>
          <w:cantSplit/>
        </w:trPr>
        <w:tc>
          <w:tcPr>
            <w:tcW w:w="2610" w:type="dxa"/>
            <w:tcBorders>
              <w:top w:val="nil"/>
              <w:left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emphasis on studying</w:t>
            </w:r>
          </w:p>
        </w:tc>
        <w:tc>
          <w:tcPr>
            <w:tcW w:w="135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14.32</w:t>
            </w:r>
          </w:p>
        </w:tc>
        <w:tc>
          <w:tcPr>
            <w:tcW w:w="135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.372</w:t>
            </w:r>
          </w:p>
        </w:tc>
        <w:tc>
          <w:tcPr>
            <w:tcW w:w="126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.799</w:t>
            </w:r>
          </w:p>
        </w:tc>
        <w:tc>
          <w:tcPr>
            <w:tcW w:w="144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.267</w:t>
            </w:r>
          </w:p>
        </w:tc>
      </w:tr>
    </w:tbl>
    <w:p w:rsidR="00857564" w:rsidRDefault="00857564" w:rsidP="006F4662">
      <w:pPr>
        <w:autoSpaceDE w:val="0"/>
        <w:autoSpaceDN w:val="0"/>
        <w:adjustRightInd w:val="0"/>
        <w:spacing w:line="480" w:lineRule="auto"/>
        <w:rPr>
          <w:rFonts w:ascii="Times New Roman" w:hAnsi="Times New Roman"/>
          <w:szCs w:val="24"/>
        </w:rPr>
      </w:pPr>
    </w:p>
    <w:p w:rsidR="006F4662"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 </w:t>
      </w:r>
      <w:r w:rsidR="00241289" w:rsidRPr="00127044">
        <w:rPr>
          <w:rFonts w:ascii="Times New Roman" w:hAnsi="Times New Roman"/>
          <w:szCs w:val="24"/>
        </w:rPr>
        <w:t xml:space="preserve">further </w:t>
      </w:r>
      <w:r w:rsidRPr="00127044">
        <w:rPr>
          <w:rFonts w:ascii="Times New Roman" w:hAnsi="Times New Roman"/>
          <w:szCs w:val="24"/>
        </w:rPr>
        <w:t>comparison of inter item statistics reveal</w:t>
      </w:r>
      <w:r w:rsidR="00904418" w:rsidRPr="00127044">
        <w:rPr>
          <w:rFonts w:ascii="Times New Roman" w:hAnsi="Times New Roman"/>
          <w:szCs w:val="24"/>
        </w:rPr>
        <w:t>ed</w:t>
      </w:r>
      <w:r w:rsidRPr="00127044">
        <w:rPr>
          <w:rFonts w:ascii="Times New Roman" w:hAnsi="Times New Roman"/>
          <w:szCs w:val="24"/>
        </w:rPr>
        <w:t xml:space="preserve"> removing the </w:t>
      </w:r>
      <w:r w:rsidRPr="00127044">
        <w:rPr>
          <w:rFonts w:ascii="Times New Roman" w:hAnsi="Times New Roman"/>
          <w:i/>
          <w:szCs w:val="24"/>
        </w:rPr>
        <w:t>hours studying</w:t>
      </w:r>
      <w:r w:rsidRPr="00127044">
        <w:rPr>
          <w:rFonts w:ascii="Times New Roman" w:hAnsi="Times New Roman"/>
          <w:szCs w:val="24"/>
        </w:rPr>
        <w:t xml:space="preserve"> indicator result</w:t>
      </w:r>
      <w:r w:rsidR="00904418" w:rsidRPr="00127044">
        <w:rPr>
          <w:rFonts w:ascii="Times New Roman" w:hAnsi="Times New Roman"/>
          <w:szCs w:val="24"/>
        </w:rPr>
        <w:t>ed</w:t>
      </w:r>
      <w:r w:rsidRPr="00127044">
        <w:rPr>
          <w:rFonts w:ascii="Times New Roman" w:hAnsi="Times New Roman"/>
          <w:szCs w:val="24"/>
        </w:rPr>
        <w:t xml:space="preserve"> in an acceptable </w:t>
      </w:r>
      <w:r w:rsidR="00E23DB4" w:rsidRPr="00127044">
        <w:rPr>
          <w:rFonts w:ascii="Times New Roman" w:hAnsi="Times New Roman"/>
          <w:szCs w:val="24"/>
        </w:rPr>
        <w:t xml:space="preserve">Cronbach’s Alpha reliability coefficient </w:t>
      </w:r>
      <w:r w:rsidRPr="00127044">
        <w:rPr>
          <w:rFonts w:ascii="Times New Roman" w:hAnsi="Times New Roman"/>
          <w:szCs w:val="24"/>
        </w:rPr>
        <w:t>of .745.</w:t>
      </w:r>
      <w:r w:rsidR="00172F57" w:rsidRPr="00127044">
        <w:rPr>
          <w:rFonts w:ascii="Times New Roman" w:hAnsi="Times New Roman"/>
          <w:szCs w:val="24"/>
        </w:rPr>
        <w:t xml:space="preserve"> </w:t>
      </w:r>
      <w:r w:rsidR="006B3FF7" w:rsidRPr="00127044">
        <w:rPr>
          <w:rFonts w:ascii="Times New Roman" w:hAnsi="Times New Roman"/>
          <w:szCs w:val="24"/>
        </w:rPr>
        <w:t xml:space="preserve">Hours studying could be as much a reflection on </w:t>
      </w:r>
      <w:r w:rsidR="00FC60CD" w:rsidRPr="00127044">
        <w:rPr>
          <w:rFonts w:ascii="Times New Roman" w:hAnsi="Times New Roman"/>
          <w:szCs w:val="24"/>
        </w:rPr>
        <w:t>a</w:t>
      </w:r>
      <w:r w:rsidR="006B3FF7" w:rsidRPr="00127044">
        <w:rPr>
          <w:rFonts w:ascii="Times New Roman" w:hAnsi="Times New Roman"/>
          <w:szCs w:val="24"/>
        </w:rPr>
        <w:t xml:space="preserve"> student</w:t>
      </w:r>
      <w:r w:rsidR="00FC60CD" w:rsidRPr="00127044">
        <w:rPr>
          <w:rFonts w:ascii="Times New Roman" w:hAnsi="Times New Roman"/>
          <w:szCs w:val="24"/>
        </w:rPr>
        <w:t>’s ability</w:t>
      </w:r>
      <w:r w:rsidR="006B3FF7" w:rsidRPr="00127044">
        <w:rPr>
          <w:rFonts w:ascii="Times New Roman" w:hAnsi="Times New Roman"/>
          <w:szCs w:val="24"/>
        </w:rPr>
        <w:t xml:space="preserve"> as the level of course challenge, so this makes sense as well. </w:t>
      </w:r>
      <w:r w:rsidRPr="00127044">
        <w:rPr>
          <w:rFonts w:ascii="Times New Roman" w:hAnsi="Times New Roman"/>
          <w:szCs w:val="24"/>
        </w:rPr>
        <w:t xml:space="preserve">As a result, </w:t>
      </w:r>
      <w:r w:rsidR="003D2A80" w:rsidRPr="00127044">
        <w:rPr>
          <w:rFonts w:ascii="Times New Roman" w:hAnsi="Times New Roman"/>
          <w:szCs w:val="24"/>
        </w:rPr>
        <w:t xml:space="preserve">I modified </w:t>
      </w:r>
      <w:r w:rsidRPr="00127044">
        <w:rPr>
          <w:rFonts w:ascii="Times New Roman" w:hAnsi="Times New Roman"/>
          <w:szCs w:val="24"/>
        </w:rPr>
        <w:t xml:space="preserve">Pike’s Course Challenge scalelet </w:t>
      </w:r>
      <w:r w:rsidR="003D2A80" w:rsidRPr="00127044">
        <w:rPr>
          <w:rFonts w:ascii="Times New Roman" w:hAnsi="Times New Roman"/>
          <w:szCs w:val="24"/>
        </w:rPr>
        <w:t>by calculating</w:t>
      </w:r>
      <w:r w:rsidRPr="00127044">
        <w:rPr>
          <w:rFonts w:ascii="Times New Roman" w:hAnsi="Times New Roman"/>
          <w:szCs w:val="24"/>
        </w:rPr>
        <w:t xml:space="preserve"> the mean of the three remaining indicators of </w:t>
      </w:r>
      <w:r w:rsidRPr="00127044">
        <w:rPr>
          <w:rFonts w:ascii="Times New Roman" w:hAnsi="Times New Roman"/>
          <w:i/>
          <w:szCs w:val="24"/>
        </w:rPr>
        <w:t>worked hard</w:t>
      </w:r>
      <w:r w:rsidRPr="00127044">
        <w:rPr>
          <w:rFonts w:ascii="Times New Roman" w:hAnsi="Times New Roman"/>
          <w:szCs w:val="24"/>
        </w:rPr>
        <w:t xml:space="preserve">, </w:t>
      </w:r>
      <w:r w:rsidRPr="00127044">
        <w:rPr>
          <w:rFonts w:ascii="Times New Roman" w:hAnsi="Times New Roman"/>
          <w:i/>
          <w:szCs w:val="24"/>
        </w:rPr>
        <w:t>exams challenged</w:t>
      </w:r>
      <w:r w:rsidRPr="00127044">
        <w:rPr>
          <w:rFonts w:ascii="Times New Roman" w:hAnsi="Times New Roman"/>
          <w:szCs w:val="24"/>
        </w:rPr>
        <w:t xml:space="preserve">, and </w:t>
      </w:r>
      <w:r w:rsidRPr="00127044">
        <w:rPr>
          <w:rFonts w:ascii="Times New Roman" w:hAnsi="Times New Roman"/>
          <w:i/>
          <w:szCs w:val="24"/>
        </w:rPr>
        <w:t>institutional emphasis on studying</w:t>
      </w:r>
      <w:r w:rsidRPr="00127044">
        <w:rPr>
          <w:rFonts w:ascii="Times New Roman" w:hAnsi="Times New Roman"/>
          <w:szCs w:val="24"/>
        </w:rPr>
        <w:t>.</w:t>
      </w:r>
    </w:p>
    <w:p w:rsidR="006F4662" w:rsidRPr="00127044" w:rsidRDefault="006F4662" w:rsidP="006F4662">
      <w:pPr>
        <w:pStyle w:val="Heading3fordissertation"/>
      </w:pPr>
      <w:bookmarkStart w:id="177" w:name="_Toc357082396"/>
      <w:r w:rsidRPr="00127044">
        <w:t>Pike’s Course Interaction scalelet</w:t>
      </w:r>
      <w:bookmarkEnd w:id="177"/>
      <w:r w:rsidRPr="00127044">
        <w:t xml:space="preserve"> </w:t>
      </w:r>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Course Interaction measures on average how students interact with faculty</w:t>
      </w:r>
      <w:r w:rsidR="00E72848" w:rsidRPr="00127044">
        <w:rPr>
          <w:rFonts w:ascii="Times New Roman" w:hAnsi="Times New Roman"/>
          <w:szCs w:val="24"/>
        </w:rPr>
        <w:t xml:space="preserve"> (see </w:t>
      </w:r>
      <w:r w:rsidR="00886D37" w:rsidRPr="00127044">
        <w:rPr>
          <w:rFonts w:ascii="Times New Roman" w:hAnsi="Times New Roman"/>
          <w:szCs w:val="24"/>
        </w:rPr>
        <w:t>T</w:t>
      </w:r>
      <w:r w:rsidR="00E72848" w:rsidRPr="00127044">
        <w:rPr>
          <w:rFonts w:ascii="Times New Roman" w:hAnsi="Times New Roman"/>
          <w:szCs w:val="24"/>
        </w:rPr>
        <w:t>able 14</w:t>
      </w:r>
      <w:r w:rsidR="00656B21" w:rsidRPr="00127044">
        <w:rPr>
          <w:rFonts w:ascii="Times New Roman" w:hAnsi="Times New Roman"/>
          <w:szCs w:val="24"/>
        </w:rPr>
        <w:t>)</w:t>
      </w:r>
      <w:r w:rsidRPr="00127044">
        <w:rPr>
          <w:rFonts w:ascii="Times New Roman" w:hAnsi="Times New Roman"/>
          <w:szCs w:val="24"/>
        </w:rPr>
        <w:t>.</w:t>
      </w:r>
    </w:p>
    <w:p w:rsidR="00E72848" w:rsidRPr="00127044" w:rsidRDefault="00802CB7" w:rsidP="004A740B">
      <w:pPr>
        <w:pStyle w:val="TableCaption"/>
      </w:pPr>
      <w:bookmarkStart w:id="178" w:name="_Toc321814433"/>
      <w:r w:rsidRPr="00127044">
        <w:t xml:space="preserve">Table </w:t>
      </w:r>
      <w:r w:rsidR="00E72848" w:rsidRPr="00127044">
        <w:t>14</w:t>
      </w:r>
      <w:r w:rsidR="00720373" w:rsidRPr="00127044">
        <w:t>:</w:t>
      </w:r>
      <w:bookmarkEnd w:id="178"/>
      <w:r w:rsidR="00720373" w:rsidRPr="00127044">
        <w:t xml:space="preserve"> </w:t>
      </w:r>
    </w:p>
    <w:p w:rsidR="00AE04D2" w:rsidRPr="00127044" w:rsidRDefault="00802CB7" w:rsidP="004A740B">
      <w:pPr>
        <w:pStyle w:val="TableCaption"/>
      </w:pPr>
      <w:bookmarkStart w:id="179" w:name="_Toc321814434"/>
      <w:r w:rsidRPr="00127044">
        <w:rPr>
          <w:i/>
        </w:rPr>
        <w:t>Academic Integration Construct, Pike’s Course Interaction Scalelet: Descriptive Statistics for Discussing Grades, Discussing Ideas, and Feedback</w:t>
      </w:r>
      <w:r w:rsidR="00770A1F" w:rsidRPr="00127044">
        <w:rPr>
          <w:i/>
        </w:rPr>
        <w:t xml:space="preserve"> (N = </w:t>
      </w:r>
      <w:r w:rsidR="00D34A53" w:rsidRPr="00127044">
        <w:rPr>
          <w:i/>
        </w:rPr>
        <w:t>497</w:t>
      </w:r>
      <w:r w:rsidR="00770A1F" w:rsidRPr="00127044">
        <w:rPr>
          <w:i/>
        </w:rPr>
        <w:t>)</w:t>
      </w:r>
      <w:bookmarkEnd w:id="179"/>
      <w:r w:rsidRPr="00127044">
        <w:t xml:space="preserve"> </w:t>
      </w:r>
    </w:p>
    <w:tbl>
      <w:tblPr>
        <w:tblW w:w="77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510"/>
        <w:gridCol w:w="900"/>
        <w:gridCol w:w="900"/>
        <w:gridCol w:w="1080"/>
        <w:gridCol w:w="1350"/>
      </w:tblGrid>
      <w:tr w:rsidR="00AE04D2" w:rsidRPr="00127044">
        <w:trPr>
          <w:cantSplit/>
          <w:tblHeader/>
        </w:trPr>
        <w:tc>
          <w:tcPr>
            <w:tcW w:w="3510" w:type="dxa"/>
            <w:tcBorders>
              <w:left w:val="nil"/>
              <w:right w:val="nil"/>
            </w:tcBorders>
            <w:shd w:val="clear" w:color="auto" w:fill="FFFFFF"/>
          </w:tcPr>
          <w:p w:rsidR="00AE04D2" w:rsidRPr="00127044" w:rsidRDefault="00AE04D2" w:rsidP="009646FA">
            <w:pPr>
              <w:autoSpaceDE w:val="0"/>
              <w:autoSpaceDN w:val="0"/>
              <w:adjustRightInd w:val="0"/>
              <w:rPr>
                <w:rFonts w:ascii="Times New Roman" w:hAnsi="Times New Roman"/>
                <w:szCs w:val="24"/>
              </w:rPr>
            </w:pPr>
          </w:p>
        </w:tc>
        <w:tc>
          <w:tcPr>
            <w:tcW w:w="900" w:type="dxa"/>
            <w:tcBorders>
              <w:left w:val="nil"/>
              <w:right w:val="nil"/>
            </w:tcBorders>
            <w:shd w:val="clear" w:color="auto" w:fill="FFFFFF"/>
            <w:vAlign w:val="bottom"/>
          </w:tcPr>
          <w:p w:rsidR="00AE04D2" w:rsidRPr="00127044" w:rsidRDefault="00AE04D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900" w:type="dxa"/>
            <w:tcBorders>
              <w:left w:val="nil"/>
              <w:right w:val="nil"/>
            </w:tcBorders>
            <w:shd w:val="clear" w:color="auto" w:fill="FFFFFF"/>
            <w:vAlign w:val="bottom"/>
          </w:tcPr>
          <w:p w:rsidR="00AE04D2" w:rsidRPr="00127044" w:rsidRDefault="00AE04D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080" w:type="dxa"/>
            <w:tcBorders>
              <w:left w:val="nil"/>
              <w:right w:val="nil"/>
            </w:tcBorders>
            <w:shd w:val="clear" w:color="auto" w:fill="FFFFFF"/>
            <w:tcMar>
              <w:top w:w="30" w:type="dxa"/>
              <w:left w:w="30" w:type="dxa"/>
              <w:bottom w:w="30" w:type="dxa"/>
              <w:right w:w="30" w:type="dxa"/>
            </w:tcMar>
            <w:vAlign w:val="bottom"/>
          </w:tcPr>
          <w:p w:rsidR="00AE04D2" w:rsidRPr="00127044" w:rsidRDefault="00AE04D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350" w:type="dxa"/>
            <w:tcBorders>
              <w:left w:val="nil"/>
              <w:right w:val="nil"/>
            </w:tcBorders>
            <w:shd w:val="clear" w:color="auto" w:fill="FFFFFF"/>
            <w:tcMar>
              <w:top w:w="30" w:type="dxa"/>
              <w:left w:w="30" w:type="dxa"/>
              <w:bottom w:w="30" w:type="dxa"/>
              <w:right w:w="30" w:type="dxa"/>
            </w:tcMar>
            <w:vAlign w:val="bottom"/>
          </w:tcPr>
          <w:p w:rsidR="00AE04D2" w:rsidRPr="00127044" w:rsidRDefault="00AE04D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AE04D2" w:rsidRPr="00127044">
        <w:trPr>
          <w:cantSplit/>
          <w:tblHeader/>
        </w:trPr>
        <w:tc>
          <w:tcPr>
            <w:tcW w:w="3510" w:type="dxa"/>
            <w:tcBorders>
              <w:left w:val="nil"/>
              <w:bottom w:val="nil"/>
              <w:right w:val="nil"/>
            </w:tcBorders>
            <w:shd w:val="clear" w:color="auto" w:fill="FFFFFF"/>
          </w:tcPr>
          <w:p w:rsidR="00AE04D2" w:rsidRPr="00127044" w:rsidRDefault="00AE04D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Discussed grades </w:t>
            </w:r>
          </w:p>
        </w:tc>
        <w:tc>
          <w:tcPr>
            <w:tcW w:w="900" w:type="dxa"/>
            <w:tcBorders>
              <w:left w:val="nil"/>
              <w:bottom w:val="nil"/>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2.75</w:t>
            </w:r>
          </w:p>
        </w:tc>
        <w:tc>
          <w:tcPr>
            <w:tcW w:w="900" w:type="dxa"/>
            <w:tcBorders>
              <w:left w:val="nil"/>
              <w:bottom w:val="nil"/>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.142</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2.37</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3.31</w:t>
            </w:r>
          </w:p>
        </w:tc>
      </w:tr>
      <w:tr w:rsidR="00AE04D2" w:rsidRPr="00127044">
        <w:trPr>
          <w:cantSplit/>
          <w:tblHeader/>
        </w:trPr>
        <w:tc>
          <w:tcPr>
            <w:tcW w:w="3510" w:type="dxa"/>
            <w:tcBorders>
              <w:top w:val="nil"/>
              <w:left w:val="nil"/>
              <w:bottom w:val="nil"/>
              <w:right w:val="nil"/>
            </w:tcBorders>
            <w:shd w:val="clear" w:color="auto" w:fill="FFFFFF"/>
          </w:tcPr>
          <w:p w:rsidR="00AE04D2" w:rsidRPr="00127044" w:rsidRDefault="00AE04D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Discussed ideas with faculty</w:t>
            </w:r>
          </w:p>
        </w:tc>
        <w:tc>
          <w:tcPr>
            <w:tcW w:w="900" w:type="dxa"/>
            <w:tcBorders>
              <w:top w:val="nil"/>
              <w:left w:val="nil"/>
              <w:bottom w:val="nil"/>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2.04</w:t>
            </w:r>
          </w:p>
        </w:tc>
        <w:tc>
          <w:tcPr>
            <w:tcW w:w="900" w:type="dxa"/>
            <w:tcBorders>
              <w:top w:val="nil"/>
              <w:left w:val="nil"/>
              <w:bottom w:val="nil"/>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1.68</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3.01</w:t>
            </w:r>
          </w:p>
        </w:tc>
      </w:tr>
      <w:tr w:rsidR="00AE04D2" w:rsidRPr="00127044">
        <w:trPr>
          <w:cantSplit/>
          <w:tblHeader/>
        </w:trPr>
        <w:tc>
          <w:tcPr>
            <w:tcW w:w="3510" w:type="dxa"/>
            <w:tcBorders>
              <w:top w:val="nil"/>
              <w:left w:val="nil"/>
              <w:bottom w:val="single" w:sz="8" w:space="0" w:color="auto"/>
              <w:right w:val="nil"/>
            </w:tcBorders>
            <w:shd w:val="clear" w:color="auto" w:fill="FFFFFF"/>
          </w:tcPr>
          <w:p w:rsidR="00AE04D2" w:rsidRPr="00127044" w:rsidRDefault="00AE04D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Received feedback </w:t>
            </w:r>
          </w:p>
        </w:tc>
        <w:tc>
          <w:tcPr>
            <w:tcW w:w="900" w:type="dxa"/>
            <w:tcBorders>
              <w:top w:val="nil"/>
              <w:left w:val="nil"/>
              <w:bottom w:val="single" w:sz="8" w:space="0" w:color="auto"/>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2.77</w:t>
            </w:r>
          </w:p>
        </w:tc>
        <w:tc>
          <w:tcPr>
            <w:tcW w:w="900" w:type="dxa"/>
            <w:tcBorders>
              <w:top w:val="nil"/>
              <w:left w:val="nil"/>
              <w:bottom w:val="single" w:sz="8" w:space="0" w:color="auto"/>
              <w:right w:val="nil"/>
            </w:tcBorders>
            <w:shd w:val="clear" w:color="auto" w:fill="FFFFFF"/>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.159</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2.26</w:t>
            </w:r>
          </w:p>
        </w:tc>
        <w:tc>
          <w:tcPr>
            <w:tcW w:w="135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AE04D2" w:rsidRPr="00127044" w:rsidRDefault="00AE04D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3.39</w:t>
            </w:r>
          </w:p>
        </w:tc>
      </w:tr>
    </w:tbl>
    <w:p w:rsidR="00FF72CD" w:rsidRPr="00127044" w:rsidRDefault="00FF72CD" w:rsidP="001E1409">
      <w:pPr>
        <w:pStyle w:val="Heading4fordissertatiion"/>
        <w:spacing w:line="240" w:lineRule="auto"/>
      </w:pPr>
    </w:p>
    <w:p w:rsidR="006F4662" w:rsidRPr="00127044" w:rsidRDefault="006F4662" w:rsidP="006F4662">
      <w:pPr>
        <w:pStyle w:val="Heading4fordissertatiion"/>
      </w:pPr>
      <w:r w:rsidRPr="00127044">
        <w:lastRenderedPageBreak/>
        <w:t xml:space="preserve">Discussed Grades. </w:t>
      </w:r>
      <w:r w:rsidRPr="00127044">
        <w:rPr>
          <w:b w:val="0"/>
          <w:i w:val="0"/>
        </w:rPr>
        <w:t xml:space="preserve">On average, students discussed grades or assignments with an instructor fairly </w:t>
      </w:r>
      <w:r w:rsidRPr="00127044">
        <w:rPr>
          <w:b w:val="0"/>
        </w:rPr>
        <w:t>often</w:t>
      </w:r>
      <w:r w:rsidRPr="00127044">
        <w:rPr>
          <w:b w:val="0"/>
          <w:i w:val="0"/>
        </w:rPr>
        <w:t xml:space="preserve">. At minimum (2.37), students </w:t>
      </w:r>
      <w:r w:rsidRPr="00127044">
        <w:rPr>
          <w:b w:val="0"/>
        </w:rPr>
        <w:t>sometimes</w:t>
      </w:r>
      <w:r w:rsidRPr="00127044">
        <w:rPr>
          <w:b w:val="0"/>
          <w:i w:val="0"/>
        </w:rPr>
        <w:t xml:space="preserve"> discussed grades. At maximum (3.31), students </w:t>
      </w:r>
      <w:r w:rsidRPr="00127044">
        <w:rPr>
          <w:b w:val="0"/>
        </w:rPr>
        <w:t>often</w:t>
      </w:r>
      <w:r w:rsidRPr="00127044">
        <w:rPr>
          <w:b w:val="0"/>
          <w:i w:val="0"/>
        </w:rPr>
        <w:t xml:space="preserve"> discussed grades.</w:t>
      </w:r>
      <w:r w:rsidR="00BB1A4D" w:rsidRPr="00127044">
        <w:rPr>
          <w:b w:val="0"/>
          <w:i w:val="0"/>
        </w:rPr>
        <w:t xml:space="preserve"> The mode was </w:t>
      </w:r>
      <w:r w:rsidR="00BB1A4D" w:rsidRPr="00127044">
        <w:rPr>
          <w:b w:val="0"/>
        </w:rPr>
        <w:t>sometimes</w:t>
      </w:r>
      <w:r w:rsidR="00BB1A4D" w:rsidRPr="00127044">
        <w:rPr>
          <w:b w:val="0"/>
          <w:i w:val="0"/>
        </w:rPr>
        <w:t xml:space="preserve"> (2).</w:t>
      </w:r>
    </w:p>
    <w:p w:rsidR="006F4662" w:rsidRPr="00127044" w:rsidRDefault="006F4662" w:rsidP="006F4662">
      <w:pPr>
        <w:pStyle w:val="Heading4fordissertatiion"/>
      </w:pPr>
      <w:r w:rsidRPr="00127044">
        <w:t xml:space="preserve">Discussed Ideas with Faculty. </w:t>
      </w:r>
      <w:r w:rsidRPr="00127044">
        <w:rPr>
          <w:b w:val="0"/>
          <w:i w:val="0"/>
        </w:rPr>
        <w:t xml:space="preserve">On average, students </w:t>
      </w:r>
      <w:r w:rsidRPr="00127044">
        <w:rPr>
          <w:b w:val="0"/>
        </w:rPr>
        <w:t>sometimes</w:t>
      </w:r>
      <w:r w:rsidRPr="00127044">
        <w:rPr>
          <w:b w:val="0"/>
          <w:i w:val="0"/>
        </w:rPr>
        <w:t xml:space="preserve"> (2.04) discussed ideas from their readings or classes with faculty members outside of class. At minimum (1.68), students discussed ideas between </w:t>
      </w:r>
      <w:r w:rsidRPr="00127044">
        <w:rPr>
          <w:b w:val="0"/>
        </w:rPr>
        <w:t>never</w:t>
      </w:r>
      <w:r w:rsidRPr="00127044">
        <w:rPr>
          <w:b w:val="0"/>
          <w:i w:val="0"/>
        </w:rPr>
        <w:t xml:space="preserve"> and </w:t>
      </w:r>
      <w:r w:rsidRPr="00127044">
        <w:rPr>
          <w:b w:val="0"/>
        </w:rPr>
        <w:t>sometimes</w:t>
      </w:r>
      <w:r w:rsidRPr="00127044">
        <w:rPr>
          <w:b w:val="0"/>
          <w:i w:val="0"/>
        </w:rPr>
        <w:t xml:space="preserve">. At maximum (3.01), students </w:t>
      </w:r>
      <w:r w:rsidRPr="00127044">
        <w:rPr>
          <w:b w:val="0"/>
        </w:rPr>
        <w:t>often</w:t>
      </w:r>
      <w:r w:rsidRPr="00127044">
        <w:rPr>
          <w:b w:val="0"/>
          <w:i w:val="0"/>
        </w:rPr>
        <w:t xml:space="preserve"> discussed ideas.</w:t>
      </w:r>
      <w:r w:rsidR="00BB1A4D" w:rsidRPr="00127044">
        <w:rPr>
          <w:b w:val="0"/>
          <w:i w:val="0"/>
        </w:rPr>
        <w:t xml:space="preserve"> The mode was </w:t>
      </w:r>
      <w:r w:rsidR="00BB1A4D" w:rsidRPr="00127044">
        <w:rPr>
          <w:b w:val="0"/>
        </w:rPr>
        <w:t>sometimes</w:t>
      </w:r>
      <w:r w:rsidR="00BB1A4D" w:rsidRPr="00127044">
        <w:rPr>
          <w:b w:val="0"/>
          <w:i w:val="0"/>
        </w:rPr>
        <w:t xml:space="preserve"> (2).</w:t>
      </w:r>
    </w:p>
    <w:p w:rsidR="006F4662" w:rsidRPr="00127044" w:rsidRDefault="006F4662" w:rsidP="006F4662">
      <w:pPr>
        <w:pStyle w:val="Heading4fordissertatiion"/>
      </w:pPr>
      <w:r w:rsidRPr="00127044">
        <w:t xml:space="preserve">Received Feedback. </w:t>
      </w:r>
      <w:r w:rsidRPr="00127044">
        <w:rPr>
          <w:b w:val="0"/>
          <w:i w:val="0"/>
        </w:rPr>
        <w:t xml:space="preserve">On average, students received prompt written or oral feedback from faculty on their academic performance fairly </w:t>
      </w:r>
      <w:r w:rsidRPr="00127044">
        <w:rPr>
          <w:b w:val="0"/>
        </w:rPr>
        <w:t>often</w:t>
      </w:r>
      <w:r w:rsidRPr="00127044">
        <w:rPr>
          <w:b w:val="0"/>
          <w:i w:val="0"/>
        </w:rPr>
        <w:t xml:space="preserve"> (2.77). At minimum (2.26), they </w:t>
      </w:r>
      <w:r w:rsidRPr="00127044">
        <w:rPr>
          <w:b w:val="0"/>
        </w:rPr>
        <w:t>sometimes</w:t>
      </w:r>
      <w:r w:rsidRPr="00127044">
        <w:rPr>
          <w:b w:val="0"/>
          <w:i w:val="0"/>
        </w:rPr>
        <w:t xml:space="preserve"> received prompt feedback. At maximum (3.39), they </w:t>
      </w:r>
      <w:r w:rsidRPr="00127044">
        <w:rPr>
          <w:b w:val="0"/>
        </w:rPr>
        <w:t>often</w:t>
      </w:r>
      <w:r w:rsidRPr="00127044">
        <w:rPr>
          <w:b w:val="0"/>
          <w:i w:val="0"/>
        </w:rPr>
        <w:t xml:space="preserve"> received prompt feedback.</w:t>
      </w:r>
      <w:r w:rsidR="00BB1A4D" w:rsidRPr="00127044">
        <w:rPr>
          <w:b w:val="0"/>
          <w:i w:val="0"/>
        </w:rPr>
        <w:t xml:space="preserve"> The mode was </w:t>
      </w:r>
      <w:r w:rsidR="00BB1A4D" w:rsidRPr="00127044">
        <w:rPr>
          <w:b w:val="0"/>
        </w:rPr>
        <w:t>often</w:t>
      </w:r>
      <w:r w:rsidR="00BB1A4D" w:rsidRPr="00127044">
        <w:rPr>
          <w:b w:val="0"/>
          <w:i w:val="0"/>
        </w:rPr>
        <w:t xml:space="preserve"> (3).</w:t>
      </w:r>
    </w:p>
    <w:p w:rsidR="006F4662" w:rsidRPr="00127044" w:rsidRDefault="006F4662" w:rsidP="006F4662">
      <w:pPr>
        <w:pStyle w:val="Heading4fordissertatiion"/>
        <w:rPr>
          <w:b w:val="0"/>
          <w:i w:val="0"/>
        </w:rPr>
      </w:pPr>
      <w:r w:rsidRPr="00127044">
        <w:t xml:space="preserve">Summary of Course Interaction indicators. </w:t>
      </w:r>
      <w:r w:rsidRPr="00127044">
        <w:rPr>
          <w:b w:val="0"/>
          <w:i w:val="0"/>
        </w:rPr>
        <w:t>Students often discussed grades and received feedback from faculty, but only sometimes discussed ideas with them outside of class.</w:t>
      </w:r>
    </w:p>
    <w:p w:rsidR="006F4662" w:rsidRPr="00127044" w:rsidRDefault="006F4662" w:rsidP="006F4662">
      <w:pPr>
        <w:pStyle w:val="Heading3fordissertation"/>
      </w:pPr>
      <w:bookmarkStart w:id="180" w:name="_Toc357082397"/>
      <w:r w:rsidRPr="00127044">
        <w:t>Reliability of Pike’s Course Interaction scalelet</w:t>
      </w:r>
      <w:bookmarkEnd w:id="180"/>
      <w:r w:rsidRPr="00127044">
        <w:t xml:space="preserve"> </w:t>
      </w:r>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A reliability analysis of Pike’s three collaborative learning indicators reveal</w:t>
      </w:r>
      <w:r w:rsidR="00904418" w:rsidRPr="00127044">
        <w:rPr>
          <w:rFonts w:ascii="Times New Roman" w:hAnsi="Times New Roman"/>
          <w:szCs w:val="24"/>
        </w:rPr>
        <w:t>ed</w:t>
      </w:r>
      <w:r w:rsidRPr="00127044">
        <w:rPr>
          <w:rFonts w:ascii="Times New Roman" w:hAnsi="Times New Roman"/>
          <w:szCs w:val="24"/>
        </w:rPr>
        <w:t xml:space="preserve"> a </w:t>
      </w:r>
      <w:r w:rsidR="00904418" w:rsidRPr="00127044">
        <w:rPr>
          <w:rFonts w:ascii="Times New Roman" w:hAnsi="Times New Roman"/>
          <w:szCs w:val="24"/>
        </w:rPr>
        <w:t>good</w:t>
      </w:r>
      <w:r w:rsidR="004C2ED0" w:rsidRPr="00127044">
        <w:rPr>
          <w:rFonts w:ascii="Times New Roman" w:hAnsi="Times New Roman"/>
          <w:szCs w:val="24"/>
        </w:rPr>
        <w:t xml:space="preserve"> </w:t>
      </w:r>
      <w:r w:rsidR="00E6099C" w:rsidRPr="00127044">
        <w:rPr>
          <w:rFonts w:ascii="Times New Roman" w:hAnsi="Times New Roman"/>
          <w:szCs w:val="24"/>
        </w:rPr>
        <w:fldChar w:fldCharType="begin"/>
      </w:r>
      <w:r w:rsidR="004C2ED0"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4C2ED0"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4C2ED0" w:rsidRPr="00127044">
        <w:rPr>
          <w:rFonts w:ascii="Times New Roman" w:hAnsi="Times New Roman"/>
          <w:noProof/>
          <w:szCs w:val="24"/>
        </w:rPr>
        <w:t>)</w:t>
      </w:r>
      <w:r w:rsidR="00E6099C" w:rsidRPr="00127044">
        <w:rPr>
          <w:rFonts w:ascii="Times New Roman" w:hAnsi="Times New Roman"/>
          <w:szCs w:val="24"/>
        </w:rPr>
        <w:fldChar w:fldCharType="end"/>
      </w:r>
      <w:r w:rsidR="004C2ED0" w:rsidRPr="00127044">
        <w:rPr>
          <w:rFonts w:ascii="Times New Roman" w:hAnsi="Times New Roman"/>
          <w:szCs w:val="24"/>
        </w:rPr>
        <w:t xml:space="preserve"> </w:t>
      </w:r>
      <w:r w:rsidR="00904418" w:rsidRPr="00127044">
        <w:rPr>
          <w:rFonts w:ascii="Times New Roman" w:hAnsi="Times New Roman"/>
          <w:szCs w:val="24"/>
        </w:rPr>
        <w:t>estimate of</w:t>
      </w:r>
      <w:r w:rsidRPr="00127044">
        <w:rPr>
          <w:rFonts w:ascii="Times New Roman" w:hAnsi="Times New Roman"/>
          <w:szCs w:val="24"/>
        </w:rPr>
        <w:t xml:space="preserve"> Cronbach’s Alpha </w:t>
      </w:r>
      <w:r w:rsidR="00904418" w:rsidRPr="00127044">
        <w:rPr>
          <w:rFonts w:ascii="Times New Roman" w:hAnsi="Times New Roman"/>
          <w:szCs w:val="24"/>
        </w:rPr>
        <w:t>reliability coefficient</w:t>
      </w:r>
      <w:r w:rsidRPr="00127044">
        <w:rPr>
          <w:rFonts w:ascii="Times New Roman" w:hAnsi="Times New Roman"/>
          <w:szCs w:val="24"/>
        </w:rPr>
        <w:t xml:space="preserve"> of .873</w:t>
      </w:r>
      <w:r w:rsidR="00E72848" w:rsidRPr="00127044">
        <w:rPr>
          <w:rFonts w:ascii="Times New Roman" w:hAnsi="Times New Roman"/>
          <w:szCs w:val="24"/>
        </w:rPr>
        <w:t xml:space="preserve"> (see </w:t>
      </w:r>
      <w:r w:rsidR="007107F9" w:rsidRPr="00127044">
        <w:rPr>
          <w:rFonts w:ascii="Times New Roman" w:hAnsi="Times New Roman"/>
          <w:szCs w:val="24"/>
        </w:rPr>
        <w:t>Table</w:t>
      </w:r>
      <w:r w:rsidR="00E72848" w:rsidRPr="00127044">
        <w:rPr>
          <w:rFonts w:ascii="Times New Roman" w:hAnsi="Times New Roman"/>
          <w:szCs w:val="24"/>
        </w:rPr>
        <w:t xml:space="preserve"> 15</w:t>
      </w:r>
      <w:r w:rsidR="00714557" w:rsidRPr="00127044">
        <w:rPr>
          <w:rFonts w:ascii="Times New Roman" w:hAnsi="Times New Roman"/>
          <w:szCs w:val="24"/>
        </w:rPr>
        <w:t>).</w:t>
      </w:r>
    </w:p>
    <w:p w:rsidR="00857564" w:rsidRDefault="00857564" w:rsidP="004A740B">
      <w:pPr>
        <w:pStyle w:val="TableCaption"/>
      </w:pPr>
      <w:bookmarkStart w:id="181" w:name="_Toc321814435"/>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857564" w:rsidRDefault="00857564" w:rsidP="004A740B">
      <w:pPr>
        <w:pStyle w:val="TableCaption"/>
      </w:pPr>
    </w:p>
    <w:p w:rsidR="00E72848" w:rsidRPr="00127044" w:rsidRDefault="00E72848" w:rsidP="004A740B">
      <w:pPr>
        <w:pStyle w:val="TableCaption"/>
      </w:pPr>
      <w:r w:rsidRPr="00127044">
        <w:lastRenderedPageBreak/>
        <w:t>Table 15</w:t>
      </w:r>
      <w:r w:rsidR="009646FA" w:rsidRPr="00127044">
        <w:t>:</w:t>
      </w:r>
      <w:bookmarkEnd w:id="181"/>
      <w:r w:rsidR="009646FA" w:rsidRPr="00127044">
        <w:t xml:space="preserve"> </w:t>
      </w:r>
    </w:p>
    <w:p w:rsidR="009646FA" w:rsidRPr="00127044" w:rsidRDefault="009646FA" w:rsidP="004A740B">
      <w:pPr>
        <w:pStyle w:val="TableCaption"/>
      </w:pPr>
      <w:bookmarkStart w:id="182" w:name="_Toc321814436"/>
      <w:r w:rsidRPr="00127044">
        <w:t>Pike’s Course Interaction Scalelet: Item-Total Statistics (N = 497)</w:t>
      </w:r>
      <w:bookmarkEnd w:id="182"/>
    </w:p>
    <w:tbl>
      <w:tblPr>
        <w:tblW w:w="8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790"/>
        <w:gridCol w:w="1260"/>
        <w:gridCol w:w="1440"/>
        <w:gridCol w:w="1170"/>
        <w:gridCol w:w="1440"/>
      </w:tblGrid>
      <w:tr w:rsidR="006F4662" w:rsidRPr="00127044">
        <w:trPr>
          <w:cantSplit/>
          <w:tblHeader/>
        </w:trPr>
        <w:tc>
          <w:tcPr>
            <w:tcW w:w="2790" w:type="dxa"/>
            <w:tcBorders>
              <w:left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szCs w:val="24"/>
              </w:rPr>
            </w:pPr>
          </w:p>
        </w:tc>
        <w:tc>
          <w:tcPr>
            <w:tcW w:w="126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Mean if Item Deleted</w:t>
            </w:r>
          </w:p>
        </w:tc>
        <w:tc>
          <w:tcPr>
            <w:tcW w:w="144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Scale Variance if Item Deleted</w:t>
            </w:r>
          </w:p>
        </w:tc>
        <w:tc>
          <w:tcPr>
            <w:tcW w:w="117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Corrected Item-Total Correlation</w:t>
            </w:r>
          </w:p>
        </w:tc>
        <w:tc>
          <w:tcPr>
            <w:tcW w:w="1440" w:type="dxa"/>
            <w:tcBorders>
              <w:left w:val="nil"/>
              <w:right w:val="nil"/>
            </w:tcBorders>
            <w:shd w:val="clear" w:color="auto" w:fill="FFFFFF"/>
            <w:tcMar>
              <w:top w:w="30" w:type="dxa"/>
              <w:left w:w="30" w:type="dxa"/>
              <w:bottom w:w="30" w:type="dxa"/>
              <w:right w:w="30" w:type="dxa"/>
            </w:tcMar>
            <w:vAlign w:val="bottom"/>
          </w:tcPr>
          <w:p w:rsidR="006F4662" w:rsidRPr="00127044" w:rsidRDefault="006F4662"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Cronbach's Alpha if Item Deleted</w:t>
            </w:r>
          </w:p>
        </w:tc>
      </w:tr>
      <w:tr w:rsidR="006F4662" w:rsidRPr="00127044">
        <w:trPr>
          <w:cantSplit/>
          <w:tblHeader/>
        </w:trPr>
        <w:tc>
          <w:tcPr>
            <w:tcW w:w="2790" w:type="dxa"/>
            <w:tcBorders>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Discussed grades </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4.81</w:t>
            </w:r>
          </w:p>
        </w:tc>
        <w:tc>
          <w:tcPr>
            <w:tcW w:w="144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.098</w:t>
            </w:r>
          </w:p>
        </w:tc>
        <w:tc>
          <w:tcPr>
            <w:tcW w:w="117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.771</w:t>
            </w:r>
          </w:p>
        </w:tc>
        <w:tc>
          <w:tcPr>
            <w:tcW w:w="1440" w:type="dxa"/>
            <w:tcBorders>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.819</w:t>
            </w:r>
          </w:p>
        </w:tc>
      </w:tr>
      <w:tr w:rsidR="006F4662" w:rsidRPr="00127044">
        <w:trPr>
          <w:cantSplit/>
          <w:tblHeader/>
        </w:trPr>
        <w:tc>
          <w:tcPr>
            <w:tcW w:w="2790" w:type="dxa"/>
            <w:tcBorders>
              <w:top w:val="nil"/>
              <w:left w:val="nil"/>
              <w:bottom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Discussed ideas with faculty</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5.52</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.076</w:t>
            </w:r>
          </w:p>
        </w:tc>
        <w:tc>
          <w:tcPr>
            <w:tcW w:w="117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.790</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.798</w:t>
            </w:r>
          </w:p>
        </w:tc>
      </w:tr>
      <w:tr w:rsidR="006F4662" w:rsidRPr="00127044">
        <w:trPr>
          <w:cantSplit/>
        </w:trPr>
        <w:tc>
          <w:tcPr>
            <w:tcW w:w="2790" w:type="dxa"/>
            <w:tcBorders>
              <w:top w:val="nil"/>
              <w:left w:val="nil"/>
              <w:right w:val="nil"/>
            </w:tcBorders>
            <w:shd w:val="clear" w:color="auto" w:fill="FFFFFF"/>
            <w:tcMar>
              <w:top w:w="30" w:type="dxa"/>
              <w:left w:w="30" w:type="dxa"/>
              <w:bottom w:w="30" w:type="dxa"/>
              <w:right w:w="30" w:type="dxa"/>
            </w:tcMar>
          </w:tcPr>
          <w:p w:rsidR="006F4662" w:rsidRPr="00127044" w:rsidRDefault="006F4662"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Received feedback </w:t>
            </w:r>
          </w:p>
        </w:tc>
        <w:tc>
          <w:tcPr>
            <w:tcW w:w="126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4.79</w:t>
            </w:r>
          </w:p>
        </w:tc>
        <w:tc>
          <w:tcPr>
            <w:tcW w:w="144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.091</w:t>
            </w:r>
          </w:p>
        </w:tc>
        <w:tc>
          <w:tcPr>
            <w:tcW w:w="117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.732</w:t>
            </w:r>
          </w:p>
        </w:tc>
        <w:tc>
          <w:tcPr>
            <w:tcW w:w="1440" w:type="dxa"/>
            <w:tcBorders>
              <w:top w:val="nil"/>
              <w:left w:val="nil"/>
              <w:right w:val="nil"/>
            </w:tcBorders>
            <w:shd w:val="clear" w:color="auto" w:fill="FFFFFF"/>
            <w:tcMar>
              <w:top w:w="30" w:type="dxa"/>
              <w:left w:w="30" w:type="dxa"/>
              <w:bottom w:w="30" w:type="dxa"/>
              <w:right w:w="30" w:type="dxa"/>
            </w:tcMar>
            <w:vAlign w:val="center"/>
          </w:tcPr>
          <w:p w:rsidR="006F4662" w:rsidRPr="00127044" w:rsidRDefault="006F4662"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.842</w:t>
            </w:r>
          </w:p>
        </w:tc>
      </w:tr>
    </w:tbl>
    <w:p w:rsidR="001E1409" w:rsidRDefault="001E1409" w:rsidP="001E1409">
      <w:pPr>
        <w:autoSpaceDE w:val="0"/>
        <w:autoSpaceDN w:val="0"/>
        <w:adjustRightInd w:val="0"/>
        <w:rPr>
          <w:rFonts w:ascii="Times New Roman" w:hAnsi="Times New Roman"/>
          <w:szCs w:val="24"/>
        </w:rPr>
      </w:pPr>
    </w:p>
    <w:p w:rsidR="006F4662" w:rsidRPr="00127044" w:rsidRDefault="006F4662" w:rsidP="006F4662">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As a result, </w:t>
      </w:r>
      <w:r w:rsidR="00B022E4" w:rsidRPr="00127044">
        <w:rPr>
          <w:rFonts w:ascii="Times New Roman" w:hAnsi="Times New Roman"/>
          <w:szCs w:val="24"/>
        </w:rPr>
        <w:t xml:space="preserve">I calculated </w:t>
      </w:r>
      <w:r w:rsidRPr="00127044">
        <w:rPr>
          <w:rFonts w:ascii="Times New Roman" w:hAnsi="Times New Roman"/>
          <w:szCs w:val="24"/>
        </w:rPr>
        <w:t xml:space="preserve">Pike’s Course Interaction scalelet as the mean of the three indicators of </w:t>
      </w:r>
      <w:r w:rsidRPr="00127044">
        <w:rPr>
          <w:rFonts w:ascii="Times New Roman" w:hAnsi="Times New Roman"/>
          <w:i/>
          <w:szCs w:val="24"/>
        </w:rPr>
        <w:t>discussed grades</w:t>
      </w:r>
      <w:r w:rsidRPr="00127044">
        <w:rPr>
          <w:rFonts w:ascii="Times New Roman" w:hAnsi="Times New Roman"/>
          <w:szCs w:val="24"/>
        </w:rPr>
        <w:t xml:space="preserve">, </w:t>
      </w:r>
      <w:r w:rsidRPr="00127044">
        <w:rPr>
          <w:rFonts w:ascii="Times New Roman" w:hAnsi="Times New Roman"/>
          <w:i/>
          <w:szCs w:val="24"/>
        </w:rPr>
        <w:t>discussed ideas with faculty</w:t>
      </w:r>
      <w:r w:rsidRPr="00127044">
        <w:rPr>
          <w:rFonts w:ascii="Times New Roman" w:hAnsi="Times New Roman"/>
          <w:szCs w:val="24"/>
        </w:rPr>
        <w:t xml:space="preserve">, and </w:t>
      </w:r>
      <w:r w:rsidRPr="00127044">
        <w:rPr>
          <w:rFonts w:ascii="Times New Roman" w:hAnsi="Times New Roman"/>
          <w:i/>
          <w:szCs w:val="24"/>
        </w:rPr>
        <w:t>received prompt feedback</w:t>
      </w:r>
      <w:r w:rsidRPr="00127044">
        <w:rPr>
          <w:rFonts w:ascii="Times New Roman" w:hAnsi="Times New Roman"/>
          <w:szCs w:val="24"/>
        </w:rPr>
        <w:t>.</w:t>
      </w:r>
    </w:p>
    <w:p w:rsidR="006F4662" w:rsidRPr="00127044" w:rsidRDefault="006F4662" w:rsidP="0057711E">
      <w:pPr>
        <w:pStyle w:val="Heading3fordissertation"/>
      </w:pPr>
      <w:bookmarkStart w:id="183" w:name="_Toc357082398"/>
      <w:r w:rsidRPr="00127044">
        <w:t>Aca</w:t>
      </w:r>
      <w:r w:rsidR="00F37193" w:rsidRPr="00127044">
        <w:t>demic Integration Construct R</w:t>
      </w:r>
      <w:r w:rsidRPr="00127044">
        <w:t>evisited</w:t>
      </w:r>
      <w:bookmarkEnd w:id="183"/>
    </w:p>
    <w:p w:rsidR="006F4662" w:rsidRPr="00127044" w:rsidRDefault="00CF2757"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I retained all four of Pike’s scalelets to index t</w:t>
      </w:r>
      <w:r w:rsidR="00C81C7A" w:rsidRPr="00127044">
        <w:rPr>
          <w:rFonts w:ascii="Times New Roman" w:hAnsi="Times New Roman"/>
          <w:szCs w:val="24"/>
        </w:rPr>
        <w:t>he</w:t>
      </w:r>
      <w:r w:rsidR="006F4662" w:rsidRPr="00127044">
        <w:rPr>
          <w:rFonts w:ascii="Times New Roman" w:hAnsi="Times New Roman"/>
          <w:szCs w:val="24"/>
        </w:rPr>
        <w:t xml:space="preserve"> Ac</w:t>
      </w:r>
      <w:r w:rsidR="00C81C7A" w:rsidRPr="00127044">
        <w:rPr>
          <w:rFonts w:ascii="Times New Roman" w:hAnsi="Times New Roman"/>
          <w:szCs w:val="24"/>
        </w:rPr>
        <w:t>ademic Integration Construct</w:t>
      </w:r>
      <w:r w:rsidR="00E814D0" w:rsidRPr="00127044">
        <w:rPr>
          <w:rFonts w:ascii="Times New Roman" w:hAnsi="Times New Roman"/>
          <w:szCs w:val="24"/>
        </w:rPr>
        <w:t xml:space="preserve"> as I had originally theorized, </w:t>
      </w:r>
      <w:r w:rsidR="00B022E4" w:rsidRPr="00127044">
        <w:rPr>
          <w:rFonts w:ascii="Times New Roman" w:hAnsi="Times New Roman"/>
          <w:szCs w:val="24"/>
        </w:rPr>
        <w:t xml:space="preserve">though I modified </w:t>
      </w:r>
      <w:r w:rsidR="00795DCC" w:rsidRPr="00127044">
        <w:rPr>
          <w:rFonts w:ascii="Times New Roman" w:hAnsi="Times New Roman"/>
          <w:szCs w:val="24"/>
        </w:rPr>
        <w:t>his Active Learning and Collaborative Learning</w:t>
      </w:r>
      <w:r w:rsidR="00B022E4" w:rsidRPr="00127044">
        <w:rPr>
          <w:rFonts w:ascii="Times New Roman" w:hAnsi="Times New Roman"/>
          <w:szCs w:val="24"/>
        </w:rPr>
        <w:t xml:space="preserve"> indicators based on an analysis of scale reliability</w:t>
      </w:r>
      <w:r w:rsidR="00E72848" w:rsidRPr="00127044">
        <w:rPr>
          <w:rFonts w:ascii="Times New Roman" w:hAnsi="Times New Roman"/>
          <w:szCs w:val="24"/>
        </w:rPr>
        <w:t xml:space="preserve"> (see </w:t>
      </w:r>
      <w:r w:rsidR="007107F9" w:rsidRPr="00127044">
        <w:rPr>
          <w:rFonts w:ascii="Times New Roman" w:hAnsi="Times New Roman"/>
          <w:szCs w:val="24"/>
        </w:rPr>
        <w:t>Table</w:t>
      </w:r>
      <w:r w:rsidR="00E72848" w:rsidRPr="00127044">
        <w:rPr>
          <w:rFonts w:ascii="Times New Roman" w:hAnsi="Times New Roman"/>
          <w:szCs w:val="24"/>
        </w:rPr>
        <w:t xml:space="preserve"> 16</w:t>
      </w:r>
      <w:r w:rsidR="00BE589C" w:rsidRPr="00127044">
        <w:rPr>
          <w:rFonts w:ascii="Times New Roman" w:hAnsi="Times New Roman"/>
          <w:szCs w:val="24"/>
        </w:rPr>
        <w:t xml:space="preserve">). </w:t>
      </w:r>
    </w:p>
    <w:p w:rsidR="00E72848" w:rsidRPr="00127044" w:rsidRDefault="00E72848" w:rsidP="004A740B">
      <w:pPr>
        <w:pStyle w:val="TableCaption"/>
      </w:pPr>
      <w:bookmarkStart w:id="184" w:name="_Toc321814437"/>
      <w:r w:rsidRPr="00127044">
        <w:t>Table 16</w:t>
      </w:r>
      <w:r w:rsidR="009646FA" w:rsidRPr="00127044">
        <w:t>:</w:t>
      </w:r>
      <w:bookmarkEnd w:id="184"/>
      <w:r w:rsidR="009646FA" w:rsidRPr="00127044">
        <w:t xml:space="preserve"> </w:t>
      </w:r>
    </w:p>
    <w:p w:rsidR="000449A9" w:rsidRPr="00127044" w:rsidRDefault="000449A9" w:rsidP="004A740B">
      <w:pPr>
        <w:pStyle w:val="TableCaption"/>
      </w:pPr>
      <w:bookmarkStart w:id="185" w:name="_Toc321814438"/>
      <w:r w:rsidRPr="00127044">
        <w:rPr>
          <w:i/>
        </w:rPr>
        <w:t xml:space="preserve">Academic Integration Construct: Descriptive Statistics for Pike’s Scalelets for Active Learning, Collaborative Learning, Course Challenge, and Course Interaction (N= </w:t>
      </w:r>
      <w:r w:rsidR="00D34A53" w:rsidRPr="00127044">
        <w:rPr>
          <w:i/>
        </w:rPr>
        <w:t>497</w:t>
      </w:r>
      <w:r w:rsidRPr="00127044">
        <w:rPr>
          <w:i/>
        </w:rPr>
        <w:t>)</w:t>
      </w:r>
      <w:bookmarkEnd w:id="185"/>
    </w:p>
    <w:tbl>
      <w:tblPr>
        <w:tblW w:w="73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780"/>
        <w:gridCol w:w="630"/>
        <w:gridCol w:w="720"/>
        <w:gridCol w:w="1170"/>
        <w:gridCol w:w="1080"/>
      </w:tblGrid>
      <w:tr w:rsidR="000449A9" w:rsidRPr="00127044">
        <w:trPr>
          <w:cantSplit/>
          <w:tblHeader/>
        </w:trPr>
        <w:tc>
          <w:tcPr>
            <w:tcW w:w="3780" w:type="dxa"/>
            <w:tcBorders>
              <w:left w:val="nil"/>
              <w:right w:val="nil"/>
            </w:tcBorders>
            <w:shd w:val="clear" w:color="auto" w:fill="FFFFFF"/>
          </w:tcPr>
          <w:p w:rsidR="000449A9" w:rsidRPr="00127044" w:rsidRDefault="000449A9" w:rsidP="009646FA">
            <w:pPr>
              <w:autoSpaceDE w:val="0"/>
              <w:autoSpaceDN w:val="0"/>
              <w:adjustRightInd w:val="0"/>
              <w:rPr>
                <w:rFonts w:ascii="Times New Roman" w:hAnsi="Times New Roman"/>
                <w:szCs w:val="24"/>
              </w:rPr>
            </w:pPr>
          </w:p>
        </w:tc>
        <w:tc>
          <w:tcPr>
            <w:tcW w:w="630" w:type="dxa"/>
            <w:tcBorders>
              <w:left w:val="nil"/>
              <w:right w:val="nil"/>
            </w:tcBorders>
            <w:shd w:val="clear" w:color="auto" w:fill="FFFFFF"/>
            <w:vAlign w:val="bottom"/>
          </w:tcPr>
          <w:p w:rsidR="000449A9" w:rsidRPr="00127044" w:rsidRDefault="000449A9"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720" w:type="dxa"/>
            <w:tcBorders>
              <w:left w:val="nil"/>
              <w:right w:val="nil"/>
            </w:tcBorders>
            <w:shd w:val="clear" w:color="auto" w:fill="FFFFFF"/>
            <w:vAlign w:val="bottom"/>
          </w:tcPr>
          <w:p w:rsidR="000449A9" w:rsidRPr="00127044" w:rsidRDefault="000449A9"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170" w:type="dxa"/>
            <w:tcBorders>
              <w:left w:val="nil"/>
              <w:right w:val="nil"/>
            </w:tcBorders>
            <w:shd w:val="clear" w:color="auto" w:fill="FFFFFF"/>
            <w:tcMar>
              <w:top w:w="30" w:type="dxa"/>
              <w:left w:w="30" w:type="dxa"/>
              <w:bottom w:w="30" w:type="dxa"/>
              <w:right w:w="30" w:type="dxa"/>
            </w:tcMar>
            <w:vAlign w:val="bottom"/>
          </w:tcPr>
          <w:p w:rsidR="000449A9" w:rsidRPr="00127044" w:rsidRDefault="000449A9"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0449A9" w:rsidRPr="00127044" w:rsidRDefault="000449A9"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0449A9" w:rsidRPr="00127044">
        <w:trPr>
          <w:cantSplit/>
          <w:tblHeader/>
        </w:trPr>
        <w:tc>
          <w:tcPr>
            <w:tcW w:w="3780" w:type="dxa"/>
            <w:tcBorders>
              <w:left w:val="nil"/>
              <w:bottom w:val="nil"/>
              <w:right w:val="nil"/>
            </w:tcBorders>
            <w:shd w:val="clear" w:color="auto" w:fill="FFFFFF"/>
          </w:tcPr>
          <w:p w:rsidR="000449A9" w:rsidRPr="00127044" w:rsidRDefault="000449A9"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Pike’s Active Learning scalelet</w:t>
            </w:r>
          </w:p>
        </w:tc>
        <w:tc>
          <w:tcPr>
            <w:tcW w:w="630" w:type="dxa"/>
            <w:tcBorders>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2.83</w:t>
            </w:r>
          </w:p>
        </w:tc>
        <w:tc>
          <w:tcPr>
            <w:tcW w:w="720" w:type="dxa"/>
            <w:tcBorders>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.182</w:t>
            </w:r>
          </w:p>
        </w:tc>
        <w:tc>
          <w:tcPr>
            <w:tcW w:w="1170" w:type="dxa"/>
            <w:tcBorders>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2.34</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3.38</w:t>
            </w:r>
          </w:p>
        </w:tc>
      </w:tr>
      <w:tr w:rsidR="000449A9" w:rsidRPr="00127044">
        <w:trPr>
          <w:cantSplit/>
          <w:tblHeader/>
        </w:trPr>
        <w:tc>
          <w:tcPr>
            <w:tcW w:w="3780" w:type="dxa"/>
            <w:tcBorders>
              <w:top w:val="nil"/>
              <w:left w:val="nil"/>
              <w:bottom w:val="nil"/>
              <w:right w:val="nil"/>
            </w:tcBorders>
            <w:shd w:val="clear" w:color="auto" w:fill="FFFFFF"/>
          </w:tcPr>
          <w:p w:rsidR="000449A9" w:rsidRPr="00127044" w:rsidRDefault="000449A9"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Pike’s Collaborative Learning scalelet</w:t>
            </w:r>
          </w:p>
        </w:tc>
        <w:tc>
          <w:tcPr>
            <w:tcW w:w="630" w:type="dxa"/>
            <w:tcBorders>
              <w:top w:val="nil"/>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2.20</w:t>
            </w:r>
          </w:p>
        </w:tc>
        <w:tc>
          <w:tcPr>
            <w:tcW w:w="720" w:type="dxa"/>
            <w:tcBorders>
              <w:top w:val="nil"/>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.162</w:t>
            </w:r>
          </w:p>
        </w:tc>
        <w:tc>
          <w:tcPr>
            <w:tcW w:w="1170" w:type="dxa"/>
            <w:tcBorders>
              <w:top w:val="nil"/>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2.92</w:t>
            </w:r>
          </w:p>
        </w:tc>
      </w:tr>
      <w:tr w:rsidR="000449A9" w:rsidRPr="00127044">
        <w:trPr>
          <w:cantSplit/>
          <w:tblHeader/>
        </w:trPr>
        <w:tc>
          <w:tcPr>
            <w:tcW w:w="3780" w:type="dxa"/>
            <w:tcBorders>
              <w:top w:val="nil"/>
              <w:left w:val="nil"/>
              <w:bottom w:val="nil"/>
              <w:right w:val="nil"/>
            </w:tcBorders>
            <w:shd w:val="clear" w:color="auto" w:fill="FFFFFF"/>
          </w:tcPr>
          <w:p w:rsidR="000449A9" w:rsidRPr="00127044" w:rsidRDefault="000449A9"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Pike’s Course Challenge scalelet</w:t>
            </w:r>
          </w:p>
        </w:tc>
        <w:tc>
          <w:tcPr>
            <w:tcW w:w="630" w:type="dxa"/>
            <w:tcBorders>
              <w:top w:val="nil"/>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3.76</w:t>
            </w:r>
          </w:p>
        </w:tc>
        <w:tc>
          <w:tcPr>
            <w:tcW w:w="720" w:type="dxa"/>
            <w:tcBorders>
              <w:top w:val="nil"/>
              <w:left w:val="nil"/>
              <w:bottom w:val="nil"/>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.142</w:t>
            </w:r>
          </w:p>
        </w:tc>
        <w:tc>
          <w:tcPr>
            <w:tcW w:w="1170" w:type="dxa"/>
            <w:tcBorders>
              <w:top w:val="nil"/>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3.24</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4.30</w:t>
            </w:r>
          </w:p>
        </w:tc>
      </w:tr>
      <w:tr w:rsidR="000449A9" w:rsidRPr="00127044">
        <w:trPr>
          <w:cantSplit/>
          <w:tblHeader/>
        </w:trPr>
        <w:tc>
          <w:tcPr>
            <w:tcW w:w="3780" w:type="dxa"/>
            <w:tcBorders>
              <w:top w:val="nil"/>
              <w:left w:val="nil"/>
              <w:bottom w:val="single" w:sz="8" w:space="0" w:color="auto"/>
              <w:right w:val="nil"/>
            </w:tcBorders>
            <w:shd w:val="clear" w:color="auto" w:fill="FFFFFF"/>
          </w:tcPr>
          <w:p w:rsidR="000449A9" w:rsidRPr="00127044" w:rsidRDefault="000449A9"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Pike’s Course Interaction scalelet</w:t>
            </w:r>
          </w:p>
        </w:tc>
        <w:tc>
          <w:tcPr>
            <w:tcW w:w="630" w:type="dxa"/>
            <w:tcBorders>
              <w:top w:val="nil"/>
              <w:left w:val="nil"/>
              <w:bottom w:val="single" w:sz="8" w:space="0" w:color="auto"/>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2.52</w:t>
            </w:r>
          </w:p>
        </w:tc>
        <w:tc>
          <w:tcPr>
            <w:tcW w:w="720" w:type="dxa"/>
            <w:tcBorders>
              <w:top w:val="nil"/>
              <w:left w:val="nil"/>
              <w:bottom w:val="single" w:sz="8" w:space="0" w:color="auto"/>
              <w:right w:val="nil"/>
            </w:tcBorders>
            <w:shd w:val="clear" w:color="auto" w:fill="FFFFFF"/>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.144</w:t>
            </w:r>
          </w:p>
        </w:tc>
        <w:tc>
          <w:tcPr>
            <w:tcW w:w="117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2.19</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0449A9" w:rsidRPr="00127044" w:rsidRDefault="000449A9"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3.20</w:t>
            </w:r>
          </w:p>
        </w:tc>
      </w:tr>
    </w:tbl>
    <w:p w:rsidR="006F4662" w:rsidRPr="00127044" w:rsidRDefault="006F4662" w:rsidP="0065698A">
      <w:pPr>
        <w:pStyle w:val="Heading2fordissertation"/>
        <w:spacing w:before="240"/>
      </w:pPr>
      <w:bookmarkStart w:id="186" w:name="_Toc357082399"/>
      <w:r w:rsidRPr="00127044">
        <w:t>Institutional Commitment Construct</w:t>
      </w:r>
      <w:bookmarkEnd w:id="186"/>
    </w:p>
    <w:p w:rsidR="006F4662" w:rsidRPr="00127044" w:rsidRDefault="006F4662" w:rsidP="006F4662">
      <w:pPr>
        <w:spacing w:line="480" w:lineRule="auto"/>
        <w:ind w:firstLine="720"/>
        <w:rPr>
          <w:rFonts w:ascii="Times New Roman" w:hAnsi="Times New Roman"/>
          <w:szCs w:val="24"/>
        </w:rPr>
      </w:pPr>
      <w:r w:rsidRPr="00127044">
        <w:rPr>
          <w:rFonts w:ascii="Times New Roman" w:hAnsi="Times New Roman"/>
          <w:szCs w:val="24"/>
        </w:rPr>
        <w:t>Institutional commitment</w:t>
      </w:r>
      <w:r w:rsidR="0011373B" w:rsidRPr="00127044">
        <w:rPr>
          <w:rFonts w:ascii="Times New Roman" w:hAnsi="Times New Roman"/>
          <w:szCs w:val="24"/>
        </w:rPr>
        <w:t xml:space="preserve"> is an abstract construct that is measured by</w:t>
      </w:r>
      <w:r w:rsidRPr="00127044">
        <w:rPr>
          <w:rFonts w:ascii="Times New Roman" w:hAnsi="Times New Roman"/>
          <w:szCs w:val="24"/>
        </w:rPr>
        <w:t xml:space="preserve"> the relationships between students and other students, faculty, and administrators and student services, along with the extent to which the institution supports student success</w:t>
      </w:r>
      <w:r w:rsidR="00E72848" w:rsidRPr="00127044">
        <w:rPr>
          <w:rFonts w:ascii="Times New Roman" w:hAnsi="Times New Roman"/>
          <w:szCs w:val="24"/>
        </w:rPr>
        <w:t xml:space="preserve"> (see </w:t>
      </w:r>
      <w:r w:rsidR="007107F9" w:rsidRPr="00127044">
        <w:rPr>
          <w:rFonts w:ascii="Times New Roman" w:hAnsi="Times New Roman"/>
          <w:szCs w:val="24"/>
        </w:rPr>
        <w:t>Table</w:t>
      </w:r>
      <w:r w:rsidR="00E72848" w:rsidRPr="00127044">
        <w:rPr>
          <w:rFonts w:ascii="Times New Roman" w:hAnsi="Times New Roman"/>
          <w:szCs w:val="24"/>
        </w:rPr>
        <w:t xml:space="preserve"> 17</w:t>
      </w:r>
      <w:r w:rsidR="000322AB" w:rsidRPr="00127044">
        <w:rPr>
          <w:rFonts w:ascii="Times New Roman" w:hAnsi="Times New Roman"/>
          <w:szCs w:val="24"/>
        </w:rPr>
        <w:t>)</w:t>
      </w:r>
      <w:r w:rsidRPr="00127044">
        <w:rPr>
          <w:rFonts w:ascii="Times New Roman" w:hAnsi="Times New Roman"/>
          <w:szCs w:val="24"/>
        </w:rPr>
        <w:t xml:space="preserve">. </w:t>
      </w:r>
      <w:r w:rsidR="00153FCC" w:rsidRPr="00127044">
        <w:rPr>
          <w:rFonts w:ascii="Times New Roman" w:hAnsi="Times New Roman"/>
          <w:szCs w:val="24"/>
        </w:rPr>
        <w:t xml:space="preserve">I obtained the </w:t>
      </w:r>
      <w:r w:rsidRPr="00127044">
        <w:rPr>
          <w:rFonts w:ascii="Times New Roman" w:hAnsi="Times New Roman"/>
          <w:szCs w:val="24"/>
        </w:rPr>
        <w:t xml:space="preserve">Institutional Commitment </w:t>
      </w:r>
      <w:r w:rsidR="00F92C06" w:rsidRPr="00127044">
        <w:rPr>
          <w:rFonts w:ascii="Times New Roman" w:hAnsi="Times New Roman"/>
          <w:szCs w:val="24"/>
        </w:rPr>
        <w:t xml:space="preserve">data </w:t>
      </w:r>
      <w:r w:rsidRPr="00127044">
        <w:rPr>
          <w:rFonts w:ascii="Times New Roman" w:hAnsi="Times New Roman"/>
          <w:szCs w:val="24"/>
        </w:rPr>
        <w:t>from the 2006 NSSE.</w:t>
      </w:r>
    </w:p>
    <w:p w:rsidR="00857564" w:rsidRDefault="00857564" w:rsidP="004A740B">
      <w:pPr>
        <w:pStyle w:val="TableCaption"/>
      </w:pPr>
      <w:bookmarkStart w:id="187" w:name="_Toc321814439"/>
    </w:p>
    <w:p w:rsidR="00E72848" w:rsidRPr="00127044" w:rsidRDefault="00E72848" w:rsidP="004A740B">
      <w:pPr>
        <w:pStyle w:val="TableCaption"/>
      </w:pPr>
      <w:r w:rsidRPr="00127044">
        <w:lastRenderedPageBreak/>
        <w:t>Table 17</w:t>
      </w:r>
      <w:r w:rsidR="00720373" w:rsidRPr="00127044">
        <w:t>:</w:t>
      </w:r>
      <w:bookmarkEnd w:id="187"/>
      <w:r w:rsidR="00720373" w:rsidRPr="00127044">
        <w:t xml:space="preserve"> </w:t>
      </w:r>
    </w:p>
    <w:p w:rsidR="008B3CE4" w:rsidRPr="00127044" w:rsidRDefault="008B3CE4" w:rsidP="004A740B">
      <w:pPr>
        <w:pStyle w:val="TableCaption"/>
      </w:pPr>
      <w:bookmarkStart w:id="188" w:name="_Toc321814440"/>
      <w:r w:rsidRPr="00127044">
        <w:rPr>
          <w:i/>
        </w:rPr>
        <w:t xml:space="preserve">Institutional Commitment Construct: Descriptive Statistics for Relationships with Other Students, Faculty, and Administrators (N = </w:t>
      </w:r>
      <w:r w:rsidR="00D34A53" w:rsidRPr="00127044">
        <w:rPr>
          <w:i/>
        </w:rPr>
        <w:t>497</w:t>
      </w:r>
      <w:r w:rsidRPr="00127044">
        <w:rPr>
          <w:i/>
        </w:rPr>
        <w:t>)</w:t>
      </w:r>
      <w:bookmarkEnd w:id="188"/>
    </w:p>
    <w:tbl>
      <w:tblPr>
        <w:tblW w:w="72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060"/>
        <w:gridCol w:w="990"/>
        <w:gridCol w:w="990"/>
        <w:gridCol w:w="1080"/>
        <w:gridCol w:w="1080"/>
      </w:tblGrid>
      <w:tr w:rsidR="008B3CE4" w:rsidRPr="00127044">
        <w:trPr>
          <w:cantSplit/>
          <w:tblHeader/>
        </w:trPr>
        <w:tc>
          <w:tcPr>
            <w:tcW w:w="3060" w:type="dxa"/>
            <w:tcBorders>
              <w:left w:val="nil"/>
              <w:right w:val="nil"/>
            </w:tcBorders>
            <w:shd w:val="clear" w:color="auto" w:fill="FFFFFF"/>
          </w:tcPr>
          <w:p w:rsidR="008B3CE4" w:rsidRPr="00127044" w:rsidRDefault="008B3CE4" w:rsidP="009646FA">
            <w:pPr>
              <w:autoSpaceDE w:val="0"/>
              <w:autoSpaceDN w:val="0"/>
              <w:adjustRightInd w:val="0"/>
              <w:rPr>
                <w:rFonts w:ascii="Times New Roman" w:hAnsi="Times New Roman"/>
                <w:szCs w:val="24"/>
              </w:rPr>
            </w:pPr>
          </w:p>
        </w:tc>
        <w:tc>
          <w:tcPr>
            <w:tcW w:w="990" w:type="dxa"/>
            <w:tcBorders>
              <w:left w:val="nil"/>
              <w:right w:val="nil"/>
            </w:tcBorders>
            <w:shd w:val="clear" w:color="auto" w:fill="FFFFFF"/>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990" w:type="dxa"/>
            <w:tcBorders>
              <w:left w:val="nil"/>
              <w:right w:val="nil"/>
            </w:tcBorders>
            <w:shd w:val="clear" w:color="auto" w:fill="FFFFFF"/>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080" w:type="dxa"/>
            <w:tcBorders>
              <w:left w:val="nil"/>
              <w:right w:val="nil"/>
            </w:tcBorders>
            <w:shd w:val="clear" w:color="auto" w:fill="FFFFFF"/>
            <w:tcMar>
              <w:top w:w="30" w:type="dxa"/>
              <w:left w:w="30" w:type="dxa"/>
              <w:bottom w:w="30" w:type="dxa"/>
              <w:right w:w="30" w:type="dxa"/>
            </w:tcMar>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8B3CE4" w:rsidRPr="00127044">
        <w:trPr>
          <w:cantSplit/>
          <w:tblHeader/>
        </w:trPr>
        <w:tc>
          <w:tcPr>
            <w:tcW w:w="3060" w:type="dxa"/>
            <w:tcBorders>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Student relationships</w:t>
            </w:r>
          </w:p>
        </w:tc>
        <w:tc>
          <w:tcPr>
            <w:tcW w:w="990" w:type="dxa"/>
            <w:tcBorders>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5.64</w:t>
            </w:r>
          </w:p>
        </w:tc>
        <w:tc>
          <w:tcPr>
            <w:tcW w:w="990" w:type="dxa"/>
            <w:tcBorders>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.223</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4.64</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6.26</w:t>
            </w:r>
          </w:p>
        </w:tc>
      </w:tr>
      <w:tr w:rsidR="008B3CE4" w:rsidRPr="00127044">
        <w:trPr>
          <w:cantSplit/>
          <w:tblHeader/>
        </w:trPr>
        <w:tc>
          <w:tcPr>
            <w:tcW w:w="3060" w:type="dxa"/>
            <w:tcBorders>
              <w:top w:val="nil"/>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Faculty relationships</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5.53</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6.40</w:t>
            </w:r>
          </w:p>
        </w:tc>
      </w:tr>
      <w:tr w:rsidR="008B3CE4" w:rsidRPr="00127044">
        <w:trPr>
          <w:cantSplit/>
          <w:tblHeader/>
        </w:trPr>
        <w:tc>
          <w:tcPr>
            <w:tcW w:w="3060" w:type="dxa"/>
            <w:tcBorders>
              <w:top w:val="nil"/>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Administrative relationships</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4.72</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5.82</w:t>
            </w:r>
          </w:p>
        </w:tc>
      </w:tr>
      <w:tr w:rsidR="008B3CE4" w:rsidRPr="00127044">
        <w:trPr>
          <w:cantSplit/>
          <w:tblHeader/>
        </w:trPr>
        <w:tc>
          <w:tcPr>
            <w:tcW w:w="3060" w:type="dxa"/>
            <w:tcBorders>
              <w:top w:val="nil"/>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academic support</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3.04</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3.70</w:t>
            </w:r>
          </w:p>
        </w:tc>
      </w:tr>
      <w:tr w:rsidR="008B3CE4" w:rsidRPr="00127044">
        <w:trPr>
          <w:cantSplit/>
          <w:tblHeader/>
        </w:trPr>
        <w:tc>
          <w:tcPr>
            <w:tcW w:w="3060" w:type="dxa"/>
            <w:tcBorders>
              <w:top w:val="nil"/>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work and family support</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2.11</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2.83</w:t>
            </w:r>
          </w:p>
        </w:tc>
      </w:tr>
      <w:tr w:rsidR="008B3CE4" w:rsidRPr="00127044">
        <w:trPr>
          <w:cantSplit/>
          <w:tblHeader/>
        </w:trPr>
        <w:tc>
          <w:tcPr>
            <w:tcW w:w="3060" w:type="dxa"/>
            <w:tcBorders>
              <w:top w:val="nil"/>
              <w:left w:val="nil"/>
              <w:bottom w:val="single" w:sz="8" w:space="0" w:color="auto"/>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social support</w:t>
            </w:r>
          </w:p>
        </w:tc>
        <w:tc>
          <w:tcPr>
            <w:tcW w:w="990" w:type="dxa"/>
            <w:tcBorders>
              <w:top w:val="nil"/>
              <w:left w:val="nil"/>
              <w:bottom w:val="single" w:sz="8" w:space="0" w:color="auto"/>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2.32</w:t>
            </w:r>
          </w:p>
        </w:tc>
        <w:tc>
          <w:tcPr>
            <w:tcW w:w="990" w:type="dxa"/>
            <w:tcBorders>
              <w:top w:val="nil"/>
              <w:left w:val="nil"/>
              <w:bottom w:val="single" w:sz="8" w:space="0" w:color="auto"/>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.194</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1.79</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3.13</w:t>
            </w:r>
          </w:p>
        </w:tc>
      </w:tr>
    </w:tbl>
    <w:p w:rsidR="001E1409" w:rsidRDefault="001E1409" w:rsidP="001E1409">
      <w:pPr>
        <w:pStyle w:val="Heading4fordissertatiion"/>
        <w:spacing w:line="240" w:lineRule="auto"/>
      </w:pPr>
    </w:p>
    <w:p w:rsidR="006F4662" w:rsidRPr="00127044" w:rsidRDefault="006F4662" w:rsidP="006F4662">
      <w:pPr>
        <w:pStyle w:val="Heading4fordissertatiion"/>
      </w:pPr>
      <w:r w:rsidRPr="00127044">
        <w:t xml:space="preserve">Student Relationships. </w:t>
      </w:r>
      <w:r w:rsidR="00BB1A4D" w:rsidRPr="00127044">
        <w:rPr>
          <w:b w:val="0"/>
          <w:i w:val="0"/>
        </w:rPr>
        <w:t>Students rated their relationships with other students on a scale of 1 (Unfriendly, Unsupportive, Sense of Alienation) to 7 (Friendly, Supportive, Sense of Belonging). O</w:t>
      </w:r>
      <w:r w:rsidRPr="00127044">
        <w:rPr>
          <w:b w:val="0"/>
          <w:i w:val="0"/>
        </w:rPr>
        <w:t>n average, students rank</w:t>
      </w:r>
      <w:r w:rsidR="00B72313" w:rsidRPr="00127044">
        <w:rPr>
          <w:b w:val="0"/>
          <w:i w:val="0"/>
        </w:rPr>
        <w:t>ed</w:t>
      </w:r>
      <w:r w:rsidRPr="00127044">
        <w:rPr>
          <w:b w:val="0"/>
          <w:i w:val="0"/>
        </w:rPr>
        <w:t xml:space="preserve"> the quality of their relationships with other students at their institution close to six (5.64) on a seven point Likert scale, rating them as being friendly and supportive and providing a sense of belonging. At the low end, institutions were still ranked above the middle (4.64) while the high end was slightly more positive than the mean (6.26).</w:t>
      </w:r>
      <w:r w:rsidR="00BB1A4D" w:rsidRPr="00127044">
        <w:rPr>
          <w:b w:val="0"/>
          <w:i w:val="0"/>
        </w:rPr>
        <w:t xml:space="preserve"> The median was 6 and the mode was 7.</w:t>
      </w:r>
    </w:p>
    <w:p w:rsidR="006F4662" w:rsidRPr="00127044" w:rsidRDefault="006F4662" w:rsidP="006F4662">
      <w:pPr>
        <w:pStyle w:val="Heading4fordissertatiion"/>
      </w:pPr>
      <w:r w:rsidRPr="00127044">
        <w:t xml:space="preserve">Faculty Relationships. </w:t>
      </w:r>
      <w:r w:rsidR="00BB1A4D" w:rsidRPr="00127044">
        <w:rPr>
          <w:b w:val="0"/>
          <w:i w:val="0"/>
        </w:rPr>
        <w:t xml:space="preserve">Students rated their relationships with faculty on a scale of 1 (Unavailable, Unhelpful, Unsympathetic) to 7 (Available, Helpful, Sympathetic). </w:t>
      </w:r>
      <w:r w:rsidRPr="00127044">
        <w:rPr>
          <w:b w:val="0"/>
          <w:i w:val="0"/>
        </w:rPr>
        <w:t>On average, students rank</w:t>
      </w:r>
      <w:r w:rsidR="00B72313" w:rsidRPr="00127044">
        <w:rPr>
          <w:b w:val="0"/>
          <w:i w:val="0"/>
        </w:rPr>
        <w:t>ed</w:t>
      </w:r>
      <w:r w:rsidRPr="00127044">
        <w:rPr>
          <w:b w:val="0"/>
          <w:i w:val="0"/>
        </w:rPr>
        <w:t xml:space="preserve"> the quality of their relationships with faculty members at their institution close to six (5.53) on a seven point Likert scale, rating them as being available and helpful and sympathetic. At the low end, institutions were still ranked above the middle (4.75) while the high end was slightly more positive than the mean (6.40).</w:t>
      </w:r>
      <w:r w:rsidR="000511F2" w:rsidRPr="00127044">
        <w:rPr>
          <w:b w:val="0"/>
          <w:i w:val="0"/>
        </w:rPr>
        <w:t xml:space="preserve"> The median and the mode were both 6.</w:t>
      </w:r>
    </w:p>
    <w:p w:rsidR="006F4662" w:rsidRPr="00127044" w:rsidRDefault="006F4662" w:rsidP="006F4662">
      <w:pPr>
        <w:pStyle w:val="Heading4fordissertatiion"/>
      </w:pPr>
      <w:r w:rsidRPr="00127044">
        <w:t xml:space="preserve">Administrative Relationships. </w:t>
      </w:r>
      <w:r w:rsidR="00BB1A4D" w:rsidRPr="00127044">
        <w:rPr>
          <w:b w:val="0"/>
          <w:i w:val="0"/>
        </w:rPr>
        <w:t xml:space="preserve">Students rated their relationships with </w:t>
      </w:r>
      <w:r w:rsidR="00F46EC7" w:rsidRPr="00127044">
        <w:rPr>
          <w:b w:val="0"/>
          <w:i w:val="0"/>
        </w:rPr>
        <w:t xml:space="preserve">administrative personnel and offices </w:t>
      </w:r>
      <w:r w:rsidR="00BB1A4D" w:rsidRPr="00127044">
        <w:rPr>
          <w:b w:val="0"/>
          <w:i w:val="0"/>
        </w:rPr>
        <w:t>on a scale of 1 (</w:t>
      </w:r>
      <w:r w:rsidR="00F46EC7" w:rsidRPr="00127044">
        <w:rPr>
          <w:b w:val="0"/>
          <w:i w:val="0"/>
        </w:rPr>
        <w:t>Unhelpful, Inconsiderate, Rigid</w:t>
      </w:r>
      <w:r w:rsidR="00BB1A4D" w:rsidRPr="00127044">
        <w:rPr>
          <w:b w:val="0"/>
          <w:i w:val="0"/>
        </w:rPr>
        <w:t xml:space="preserve">) to 7 </w:t>
      </w:r>
      <w:r w:rsidR="00BB1A4D" w:rsidRPr="00127044">
        <w:rPr>
          <w:b w:val="0"/>
          <w:i w:val="0"/>
        </w:rPr>
        <w:lastRenderedPageBreak/>
        <w:t>(</w:t>
      </w:r>
      <w:r w:rsidR="00F46EC7" w:rsidRPr="00127044">
        <w:rPr>
          <w:b w:val="0"/>
          <w:i w:val="0"/>
        </w:rPr>
        <w:t>Helpful, Considerate, Flexible</w:t>
      </w:r>
      <w:r w:rsidR="00BB1A4D" w:rsidRPr="00127044">
        <w:rPr>
          <w:b w:val="0"/>
          <w:i w:val="0"/>
        </w:rPr>
        <w:t xml:space="preserve">). </w:t>
      </w:r>
      <w:r w:rsidRPr="00127044">
        <w:rPr>
          <w:b w:val="0"/>
          <w:i w:val="0"/>
        </w:rPr>
        <w:t>Administrators and students services did not fare as well</w:t>
      </w:r>
      <w:r w:rsidR="000511F2" w:rsidRPr="00127044">
        <w:rPr>
          <w:b w:val="0"/>
          <w:i w:val="0"/>
        </w:rPr>
        <w:t xml:space="preserve"> as did other students and faculty</w:t>
      </w:r>
      <w:r w:rsidRPr="00127044">
        <w:rPr>
          <w:b w:val="0"/>
          <w:i w:val="0"/>
        </w:rPr>
        <w:t>. On average, students rank</w:t>
      </w:r>
      <w:r w:rsidR="00B72313" w:rsidRPr="00127044">
        <w:rPr>
          <w:b w:val="0"/>
          <w:i w:val="0"/>
        </w:rPr>
        <w:t>ed</w:t>
      </w:r>
      <w:r w:rsidRPr="00127044">
        <w:rPr>
          <w:b w:val="0"/>
          <w:i w:val="0"/>
        </w:rPr>
        <w:t xml:space="preserve"> the quality of their relationships with administrative personnel and student services at their institution close to the middle (4.72) on a seven point Likert scale, rating them as being halfway between unhelpful, inconsiderate, and rigid and helpful, considerate, and flexible.</w:t>
      </w:r>
      <w:r w:rsidR="000511F2" w:rsidRPr="00127044">
        <w:rPr>
          <w:b w:val="0"/>
          <w:i w:val="0"/>
        </w:rPr>
        <w:t xml:space="preserve"> The median and the mode were both 5.</w:t>
      </w:r>
    </w:p>
    <w:p w:rsidR="006F4662" w:rsidRPr="00127044" w:rsidRDefault="006F4662" w:rsidP="006F4662">
      <w:pPr>
        <w:pStyle w:val="Heading3fordissertation"/>
      </w:pPr>
      <w:bookmarkStart w:id="189" w:name="_Toc357082400"/>
      <w:r w:rsidRPr="00127044">
        <w:t>Support for Student Success</w:t>
      </w:r>
      <w:bookmarkEnd w:id="189"/>
      <w:r w:rsidRPr="00127044">
        <w:t xml:space="preserve"> </w:t>
      </w:r>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Support for student success </w:t>
      </w:r>
      <w:r w:rsidR="0011373B" w:rsidRPr="00127044">
        <w:rPr>
          <w:rFonts w:ascii="Times New Roman" w:hAnsi="Times New Roman"/>
          <w:szCs w:val="24"/>
        </w:rPr>
        <w:t>is measured by</w:t>
      </w:r>
      <w:r w:rsidRPr="00127044">
        <w:rPr>
          <w:rFonts w:ascii="Times New Roman" w:hAnsi="Times New Roman"/>
          <w:szCs w:val="24"/>
        </w:rPr>
        <w:t xml:space="preserve"> the amount of academic, work and family, and social support the institution offers.</w:t>
      </w:r>
      <w:r w:rsidR="00E72848" w:rsidRPr="00127044">
        <w:rPr>
          <w:rFonts w:ascii="Times New Roman" w:hAnsi="Times New Roman"/>
          <w:szCs w:val="24"/>
        </w:rPr>
        <w:t xml:space="preserve"> See </w:t>
      </w:r>
      <w:r w:rsidR="007107F9" w:rsidRPr="00127044">
        <w:rPr>
          <w:rFonts w:ascii="Times New Roman" w:hAnsi="Times New Roman"/>
          <w:szCs w:val="24"/>
        </w:rPr>
        <w:t>Table</w:t>
      </w:r>
      <w:r w:rsidR="00E72848" w:rsidRPr="00127044">
        <w:rPr>
          <w:rFonts w:ascii="Times New Roman" w:hAnsi="Times New Roman"/>
          <w:szCs w:val="24"/>
        </w:rPr>
        <w:t xml:space="preserve"> 18.</w:t>
      </w:r>
    </w:p>
    <w:p w:rsidR="00E72848" w:rsidRPr="00127044" w:rsidRDefault="008B3CE4" w:rsidP="004A740B">
      <w:pPr>
        <w:pStyle w:val="TableCaption"/>
      </w:pPr>
      <w:bookmarkStart w:id="190" w:name="_Toc321814441"/>
      <w:r w:rsidRPr="00127044">
        <w:t xml:space="preserve">Table </w:t>
      </w:r>
      <w:r w:rsidR="00E72848" w:rsidRPr="00127044">
        <w:t>18</w:t>
      </w:r>
      <w:r w:rsidR="00720373" w:rsidRPr="00127044">
        <w:t>:</w:t>
      </w:r>
      <w:bookmarkEnd w:id="190"/>
    </w:p>
    <w:p w:rsidR="006F4662" w:rsidRPr="00127044" w:rsidRDefault="008B3CE4" w:rsidP="004A740B">
      <w:pPr>
        <w:pStyle w:val="TableCaption"/>
      </w:pPr>
      <w:bookmarkStart w:id="191" w:name="_Toc321814442"/>
      <w:r w:rsidRPr="00127044">
        <w:rPr>
          <w:i/>
        </w:rPr>
        <w:t xml:space="preserve">Academic Integration Construct, Pike’s Support for Student Success Scalelet: Descriptive Statistics for Institutional Academic, Work and Family, and Social Support (N = </w:t>
      </w:r>
      <w:r w:rsidR="00D34A53" w:rsidRPr="00127044">
        <w:rPr>
          <w:i/>
        </w:rPr>
        <w:t>497</w:t>
      </w:r>
      <w:r w:rsidRPr="00127044">
        <w:rPr>
          <w:i/>
        </w:rPr>
        <w:t>)</w:t>
      </w:r>
      <w:bookmarkEnd w:id="191"/>
    </w:p>
    <w:tbl>
      <w:tblPr>
        <w:tblW w:w="72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150"/>
        <w:gridCol w:w="990"/>
        <w:gridCol w:w="810"/>
        <w:gridCol w:w="1260"/>
        <w:gridCol w:w="1080"/>
      </w:tblGrid>
      <w:tr w:rsidR="008B3CE4" w:rsidRPr="00127044">
        <w:trPr>
          <w:cantSplit/>
          <w:tblHeader/>
        </w:trPr>
        <w:tc>
          <w:tcPr>
            <w:tcW w:w="3150" w:type="dxa"/>
            <w:tcBorders>
              <w:left w:val="nil"/>
              <w:right w:val="nil"/>
            </w:tcBorders>
            <w:shd w:val="clear" w:color="auto" w:fill="FFFFFF"/>
          </w:tcPr>
          <w:p w:rsidR="008B3CE4" w:rsidRPr="00127044" w:rsidRDefault="008B3CE4" w:rsidP="009646FA">
            <w:pPr>
              <w:autoSpaceDE w:val="0"/>
              <w:autoSpaceDN w:val="0"/>
              <w:adjustRightInd w:val="0"/>
              <w:rPr>
                <w:rFonts w:ascii="Times New Roman" w:hAnsi="Times New Roman"/>
                <w:szCs w:val="24"/>
              </w:rPr>
            </w:pPr>
          </w:p>
        </w:tc>
        <w:tc>
          <w:tcPr>
            <w:tcW w:w="990" w:type="dxa"/>
            <w:tcBorders>
              <w:left w:val="nil"/>
              <w:right w:val="nil"/>
            </w:tcBorders>
            <w:shd w:val="clear" w:color="auto" w:fill="FFFFFF"/>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810" w:type="dxa"/>
            <w:tcBorders>
              <w:left w:val="nil"/>
              <w:right w:val="nil"/>
            </w:tcBorders>
            <w:shd w:val="clear" w:color="auto" w:fill="FFFFFF"/>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260" w:type="dxa"/>
            <w:tcBorders>
              <w:left w:val="nil"/>
              <w:right w:val="nil"/>
            </w:tcBorders>
            <w:shd w:val="clear" w:color="auto" w:fill="FFFFFF"/>
            <w:tcMar>
              <w:top w:w="30" w:type="dxa"/>
              <w:left w:w="30" w:type="dxa"/>
              <w:bottom w:w="30" w:type="dxa"/>
              <w:right w:w="30" w:type="dxa"/>
            </w:tcMar>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8B3CE4" w:rsidRPr="00127044" w:rsidRDefault="008B3CE4" w:rsidP="009646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8B3CE4" w:rsidRPr="00127044">
        <w:trPr>
          <w:cantSplit/>
          <w:tblHeader/>
        </w:trPr>
        <w:tc>
          <w:tcPr>
            <w:tcW w:w="3150" w:type="dxa"/>
            <w:tcBorders>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academic support</w:t>
            </w:r>
          </w:p>
        </w:tc>
        <w:tc>
          <w:tcPr>
            <w:tcW w:w="990" w:type="dxa"/>
            <w:tcBorders>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3.04</w:t>
            </w:r>
          </w:p>
        </w:tc>
        <w:tc>
          <w:tcPr>
            <w:tcW w:w="810" w:type="dxa"/>
            <w:tcBorders>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.185</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2.55</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3.70</w:t>
            </w:r>
          </w:p>
        </w:tc>
      </w:tr>
      <w:tr w:rsidR="008B3CE4" w:rsidRPr="00127044">
        <w:trPr>
          <w:cantSplit/>
          <w:tblHeader/>
        </w:trPr>
        <w:tc>
          <w:tcPr>
            <w:tcW w:w="3150" w:type="dxa"/>
            <w:tcBorders>
              <w:top w:val="nil"/>
              <w:left w:val="nil"/>
              <w:bottom w:val="nil"/>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work and family support</w:t>
            </w:r>
          </w:p>
        </w:tc>
        <w:tc>
          <w:tcPr>
            <w:tcW w:w="99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2.11</w:t>
            </w:r>
          </w:p>
        </w:tc>
        <w:tc>
          <w:tcPr>
            <w:tcW w:w="810" w:type="dxa"/>
            <w:tcBorders>
              <w:top w:val="nil"/>
              <w:left w:val="nil"/>
              <w:bottom w:val="nil"/>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.191</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2.83</w:t>
            </w:r>
          </w:p>
        </w:tc>
      </w:tr>
      <w:tr w:rsidR="008B3CE4" w:rsidRPr="00127044">
        <w:trPr>
          <w:cantSplit/>
          <w:tblHeader/>
        </w:trPr>
        <w:tc>
          <w:tcPr>
            <w:tcW w:w="3150" w:type="dxa"/>
            <w:tcBorders>
              <w:top w:val="nil"/>
              <w:left w:val="nil"/>
              <w:bottom w:val="single" w:sz="8" w:space="0" w:color="auto"/>
              <w:right w:val="nil"/>
            </w:tcBorders>
            <w:shd w:val="clear" w:color="auto" w:fill="FFFFFF"/>
          </w:tcPr>
          <w:p w:rsidR="008B3CE4" w:rsidRPr="00127044" w:rsidRDefault="008B3CE4" w:rsidP="009646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Institutional social support</w:t>
            </w:r>
          </w:p>
        </w:tc>
        <w:tc>
          <w:tcPr>
            <w:tcW w:w="990" w:type="dxa"/>
            <w:tcBorders>
              <w:top w:val="nil"/>
              <w:left w:val="nil"/>
              <w:bottom w:val="single" w:sz="8" w:space="0" w:color="auto"/>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2.32</w:t>
            </w:r>
          </w:p>
        </w:tc>
        <w:tc>
          <w:tcPr>
            <w:tcW w:w="810" w:type="dxa"/>
            <w:tcBorders>
              <w:top w:val="nil"/>
              <w:left w:val="nil"/>
              <w:bottom w:val="single" w:sz="8" w:space="0" w:color="auto"/>
              <w:right w:val="nil"/>
            </w:tcBorders>
            <w:shd w:val="clear" w:color="auto" w:fill="FFFFFF"/>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.194</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1.79</w:t>
            </w:r>
          </w:p>
        </w:tc>
        <w:tc>
          <w:tcPr>
            <w:tcW w:w="108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8B3CE4" w:rsidRPr="00127044" w:rsidRDefault="008B3CE4" w:rsidP="009646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3.13</w:t>
            </w:r>
          </w:p>
        </w:tc>
      </w:tr>
    </w:tbl>
    <w:p w:rsidR="008E52AA" w:rsidRPr="00127044" w:rsidRDefault="008E52AA" w:rsidP="006F4662">
      <w:pPr>
        <w:pStyle w:val="Heading4fordissertatiion"/>
      </w:pPr>
    </w:p>
    <w:p w:rsidR="006F4662" w:rsidRPr="00127044" w:rsidRDefault="006F4662" w:rsidP="006F4662">
      <w:pPr>
        <w:pStyle w:val="Heading4fordissertatiion"/>
      </w:pPr>
      <w:r w:rsidRPr="00127044">
        <w:t xml:space="preserve">Institutional Academic Support. </w:t>
      </w:r>
      <w:r w:rsidRPr="00127044">
        <w:rPr>
          <w:b w:val="0"/>
          <w:i w:val="0"/>
        </w:rPr>
        <w:t>On average, students report</w:t>
      </w:r>
      <w:r w:rsidR="000B2A59" w:rsidRPr="00127044">
        <w:rPr>
          <w:b w:val="0"/>
          <w:i w:val="0"/>
        </w:rPr>
        <w:t>ed</w:t>
      </w:r>
      <w:r w:rsidRPr="00127044">
        <w:rPr>
          <w:b w:val="0"/>
          <w:i w:val="0"/>
        </w:rPr>
        <w:t xml:space="preserve"> that their institutions provide </w:t>
      </w:r>
      <w:r w:rsidRPr="00127044">
        <w:rPr>
          <w:b w:val="0"/>
        </w:rPr>
        <w:t>quite a bit</w:t>
      </w:r>
      <w:r w:rsidRPr="00127044">
        <w:rPr>
          <w:b w:val="0"/>
          <w:i w:val="0"/>
        </w:rPr>
        <w:t xml:space="preserve"> (3.04) of the support they need to help them succeed academically. At </w:t>
      </w:r>
      <w:r w:rsidR="001E19E1" w:rsidRPr="00127044">
        <w:rPr>
          <w:b w:val="0"/>
          <w:i w:val="0"/>
        </w:rPr>
        <w:t xml:space="preserve">a </w:t>
      </w:r>
      <w:r w:rsidRPr="00127044">
        <w:rPr>
          <w:b w:val="0"/>
          <w:i w:val="0"/>
        </w:rPr>
        <w:t>minimum (2.55), institutions provide</w:t>
      </w:r>
      <w:r w:rsidR="00B72313" w:rsidRPr="00127044">
        <w:rPr>
          <w:b w:val="0"/>
          <w:i w:val="0"/>
        </w:rPr>
        <w:t>d</w:t>
      </w:r>
      <w:r w:rsidRPr="00127044">
        <w:rPr>
          <w:b w:val="0"/>
          <w:i w:val="0"/>
        </w:rPr>
        <w:t xml:space="preserve"> somewhere between </w:t>
      </w:r>
      <w:r w:rsidRPr="00127044">
        <w:rPr>
          <w:b w:val="0"/>
        </w:rPr>
        <w:t>some</w:t>
      </w:r>
      <w:r w:rsidRPr="00127044">
        <w:rPr>
          <w:b w:val="0"/>
          <w:i w:val="0"/>
        </w:rPr>
        <w:t xml:space="preserve"> and </w:t>
      </w:r>
      <w:r w:rsidRPr="00127044">
        <w:rPr>
          <w:b w:val="0"/>
        </w:rPr>
        <w:t>quite a bit</w:t>
      </w:r>
      <w:r w:rsidRPr="00127044">
        <w:rPr>
          <w:b w:val="0"/>
          <w:i w:val="0"/>
        </w:rPr>
        <w:t xml:space="preserve">. At </w:t>
      </w:r>
      <w:r w:rsidR="001E19E1" w:rsidRPr="00127044">
        <w:rPr>
          <w:b w:val="0"/>
          <w:i w:val="0"/>
        </w:rPr>
        <w:t xml:space="preserve">a </w:t>
      </w:r>
      <w:r w:rsidRPr="00127044">
        <w:rPr>
          <w:b w:val="0"/>
          <w:i w:val="0"/>
        </w:rPr>
        <w:t>maximum (3.70), institutions provide</w:t>
      </w:r>
      <w:r w:rsidR="00B72313" w:rsidRPr="00127044">
        <w:rPr>
          <w:b w:val="0"/>
          <w:i w:val="0"/>
        </w:rPr>
        <w:t>d</w:t>
      </w:r>
      <w:r w:rsidRPr="00127044">
        <w:rPr>
          <w:b w:val="0"/>
          <w:i w:val="0"/>
        </w:rPr>
        <w:t xml:space="preserve"> close to </w:t>
      </w:r>
      <w:r w:rsidRPr="00127044">
        <w:rPr>
          <w:b w:val="0"/>
        </w:rPr>
        <w:t>very much</w:t>
      </w:r>
      <w:r w:rsidRPr="00127044">
        <w:rPr>
          <w:b w:val="0"/>
          <w:i w:val="0"/>
        </w:rPr>
        <w:t>.</w:t>
      </w:r>
      <w:r w:rsidR="0010402B" w:rsidRPr="00127044">
        <w:rPr>
          <w:b w:val="0"/>
          <w:i w:val="0"/>
        </w:rPr>
        <w:t xml:space="preserve"> The mode was </w:t>
      </w:r>
      <w:r w:rsidR="0010402B" w:rsidRPr="00127044">
        <w:rPr>
          <w:b w:val="0"/>
        </w:rPr>
        <w:t>often</w:t>
      </w:r>
      <w:r w:rsidR="0010402B" w:rsidRPr="00127044">
        <w:rPr>
          <w:b w:val="0"/>
          <w:i w:val="0"/>
        </w:rPr>
        <w:t xml:space="preserve"> (3).</w:t>
      </w:r>
    </w:p>
    <w:p w:rsidR="006F4662" w:rsidRPr="00127044" w:rsidRDefault="006F4662" w:rsidP="006F4662">
      <w:pPr>
        <w:pStyle w:val="Heading4fordissertatiion"/>
      </w:pPr>
      <w:r w:rsidRPr="00127044">
        <w:t xml:space="preserve">Institutional Work and Family Support. </w:t>
      </w:r>
      <w:r w:rsidRPr="00127044">
        <w:rPr>
          <w:b w:val="0"/>
          <w:i w:val="0"/>
        </w:rPr>
        <w:t>On average, students report</w:t>
      </w:r>
      <w:r w:rsidR="000B2A59" w:rsidRPr="00127044">
        <w:rPr>
          <w:b w:val="0"/>
          <w:i w:val="0"/>
        </w:rPr>
        <w:t>ed</w:t>
      </w:r>
      <w:r w:rsidRPr="00127044">
        <w:rPr>
          <w:b w:val="0"/>
          <w:i w:val="0"/>
        </w:rPr>
        <w:t xml:space="preserve"> that their institutions provide </w:t>
      </w:r>
      <w:r w:rsidRPr="00127044">
        <w:rPr>
          <w:b w:val="0"/>
        </w:rPr>
        <w:t>some</w:t>
      </w:r>
      <w:r w:rsidRPr="00127044">
        <w:rPr>
          <w:b w:val="0"/>
          <w:i w:val="0"/>
        </w:rPr>
        <w:t xml:space="preserve"> (2.11) of the help they need</w:t>
      </w:r>
      <w:r w:rsidR="00B72313" w:rsidRPr="00127044">
        <w:rPr>
          <w:b w:val="0"/>
          <w:i w:val="0"/>
        </w:rPr>
        <w:t>ed</w:t>
      </w:r>
      <w:r w:rsidRPr="00127044">
        <w:rPr>
          <w:b w:val="0"/>
          <w:i w:val="0"/>
        </w:rPr>
        <w:t xml:space="preserve"> to cope with non-academic responsibilities such as work and family. At minimum (1.65), institutions provide</w:t>
      </w:r>
      <w:r w:rsidR="00B72313" w:rsidRPr="00127044">
        <w:rPr>
          <w:b w:val="0"/>
          <w:i w:val="0"/>
        </w:rPr>
        <w:t>d</w:t>
      </w:r>
      <w:r w:rsidRPr="00127044">
        <w:rPr>
          <w:b w:val="0"/>
          <w:i w:val="0"/>
        </w:rPr>
        <w:t xml:space="preserve"> </w:t>
      </w:r>
      <w:r w:rsidRPr="00127044">
        <w:rPr>
          <w:b w:val="0"/>
          <w:i w:val="0"/>
        </w:rPr>
        <w:lastRenderedPageBreak/>
        <w:t xml:space="preserve">between </w:t>
      </w:r>
      <w:r w:rsidRPr="00127044">
        <w:rPr>
          <w:b w:val="0"/>
        </w:rPr>
        <w:t>very little</w:t>
      </w:r>
      <w:r w:rsidRPr="00127044">
        <w:rPr>
          <w:b w:val="0"/>
          <w:i w:val="0"/>
        </w:rPr>
        <w:t xml:space="preserve"> and </w:t>
      </w:r>
      <w:r w:rsidRPr="00127044">
        <w:rPr>
          <w:b w:val="0"/>
        </w:rPr>
        <w:t>some</w:t>
      </w:r>
      <w:r w:rsidRPr="00127044">
        <w:rPr>
          <w:b w:val="0"/>
          <w:i w:val="0"/>
        </w:rPr>
        <w:t xml:space="preserve"> help. At maximum (2.83), institutions approach</w:t>
      </w:r>
      <w:r w:rsidR="00B72313" w:rsidRPr="00127044">
        <w:rPr>
          <w:b w:val="0"/>
          <w:i w:val="0"/>
        </w:rPr>
        <w:t>ed</w:t>
      </w:r>
      <w:r w:rsidRPr="00127044">
        <w:rPr>
          <w:b w:val="0"/>
          <w:i w:val="0"/>
        </w:rPr>
        <w:t xml:space="preserve"> providing </w:t>
      </w:r>
      <w:r w:rsidRPr="00127044">
        <w:rPr>
          <w:b w:val="0"/>
        </w:rPr>
        <w:t>quite a bit</w:t>
      </w:r>
      <w:r w:rsidRPr="00127044">
        <w:rPr>
          <w:b w:val="0"/>
          <w:i w:val="0"/>
        </w:rPr>
        <w:t xml:space="preserve"> of help.</w:t>
      </w:r>
      <w:r w:rsidR="0010402B" w:rsidRPr="00127044">
        <w:rPr>
          <w:b w:val="0"/>
          <w:i w:val="0"/>
        </w:rPr>
        <w:t xml:space="preserve"> The mode was </w:t>
      </w:r>
      <w:r w:rsidR="0010402B" w:rsidRPr="00127044">
        <w:rPr>
          <w:b w:val="0"/>
        </w:rPr>
        <w:t>sometimes</w:t>
      </w:r>
      <w:r w:rsidR="0010402B" w:rsidRPr="00127044">
        <w:rPr>
          <w:b w:val="0"/>
          <w:i w:val="0"/>
        </w:rPr>
        <w:t xml:space="preserve"> (2).</w:t>
      </w:r>
    </w:p>
    <w:p w:rsidR="006F4662" w:rsidRPr="00127044" w:rsidRDefault="006F4662" w:rsidP="006F4662">
      <w:pPr>
        <w:pStyle w:val="Heading4fordissertatiion"/>
      </w:pPr>
      <w:r w:rsidRPr="00127044">
        <w:t xml:space="preserve">Institutional Social Support. </w:t>
      </w:r>
      <w:r w:rsidRPr="00127044">
        <w:rPr>
          <w:b w:val="0"/>
          <w:i w:val="0"/>
        </w:rPr>
        <w:t>On average, students fe</w:t>
      </w:r>
      <w:r w:rsidR="000B2A59" w:rsidRPr="00127044">
        <w:rPr>
          <w:b w:val="0"/>
          <w:i w:val="0"/>
        </w:rPr>
        <w:t>lt</w:t>
      </w:r>
      <w:r w:rsidRPr="00127044">
        <w:rPr>
          <w:b w:val="0"/>
          <w:i w:val="0"/>
        </w:rPr>
        <w:t xml:space="preserve"> that institutions provide </w:t>
      </w:r>
      <w:r w:rsidRPr="00127044">
        <w:rPr>
          <w:b w:val="0"/>
        </w:rPr>
        <w:t>some</w:t>
      </w:r>
      <w:r w:rsidRPr="00127044">
        <w:rPr>
          <w:b w:val="0"/>
          <w:i w:val="0"/>
        </w:rPr>
        <w:t xml:space="preserve"> (2.32) support they need to thrive socially. At minimum (</w:t>
      </w:r>
      <w:r w:rsidR="00B72313" w:rsidRPr="00127044">
        <w:rPr>
          <w:b w:val="0"/>
          <w:i w:val="0"/>
        </w:rPr>
        <w:t>1.79), social support approached</w:t>
      </w:r>
      <w:r w:rsidRPr="00127044">
        <w:rPr>
          <w:b w:val="0"/>
          <w:i w:val="0"/>
        </w:rPr>
        <w:t xml:space="preserve"> </w:t>
      </w:r>
      <w:r w:rsidRPr="00127044">
        <w:rPr>
          <w:b w:val="0"/>
        </w:rPr>
        <w:t>some</w:t>
      </w:r>
      <w:r w:rsidRPr="00127044">
        <w:rPr>
          <w:b w:val="0"/>
          <w:i w:val="0"/>
        </w:rPr>
        <w:t>. At maximum (3.13), soc</w:t>
      </w:r>
      <w:r w:rsidR="00B72313" w:rsidRPr="00127044">
        <w:rPr>
          <w:b w:val="0"/>
          <w:i w:val="0"/>
        </w:rPr>
        <w:t>ial support exceeded</w:t>
      </w:r>
      <w:r w:rsidRPr="00127044">
        <w:rPr>
          <w:b w:val="0"/>
          <w:i w:val="0"/>
        </w:rPr>
        <w:t xml:space="preserve"> </w:t>
      </w:r>
      <w:r w:rsidRPr="00127044">
        <w:rPr>
          <w:b w:val="0"/>
        </w:rPr>
        <w:t>quite a bit</w:t>
      </w:r>
      <w:r w:rsidRPr="00127044">
        <w:rPr>
          <w:b w:val="0"/>
          <w:i w:val="0"/>
        </w:rPr>
        <w:t>.</w:t>
      </w:r>
      <w:r w:rsidR="0010402B" w:rsidRPr="00127044">
        <w:rPr>
          <w:b w:val="0"/>
          <w:i w:val="0"/>
        </w:rPr>
        <w:t xml:space="preserve"> The mode was </w:t>
      </w:r>
      <w:r w:rsidR="0010402B" w:rsidRPr="00127044">
        <w:rPr>
          <w:b w:val="0"/>
        </w:rPr>
        <w:t>sometimes</w:t>
      </w:r>
      <w:r w:rsidR="0010402B" w:rsidRPr="00127044">
        <w:rPr>
          <w:b w:val="0"/>
          <w:i w:val="0"/>
        </w:rPr>
        <w:t xml:space="preserve"> (2).</w:t>
      </w:r>
    </w:p>
    <w:p w:rsidR="006F4662" w:rsidRPr="00127044" w:rsidRDefault="006F4662" w:rsidP="006F4662">
      <w:pPr>
        <w:pStyle w:val="Heading4fordissertatiion"/>
        <w:rPr>
          <w:b w:val="0"/>
          <w:i w:val="0"/>
        </w:rPr>
      </w:pPr>
      <w:r w:rsidRPr="00127044">
        <w:t xml:space="preserve">Summary of Institutional Support indicators. </w:t>
      </w:r>
      <w:r w:rsidRPr="00127044">
        <w:rPr>
          <w:b w:val="0"/>
          <w:i w:val="0"/>
        </w:rPr>
        <w:t xml:space="preserve">Students </w:t>
      </w:r>
      <w:r w:rsidR="000B2A59" w:rsidRPr="00127044">
        <w:rPr>
          <w:b w:val="0"/>
          <w:i w:val="0"/>
        </w:rPr>
        <w:t>had</w:t>
      </w:r>
      <w:r w:rsidRPr="00127044">
        <w:rPr>
          <w:b w:val="0"/>
          <w:i w:val="0"/>
        </w:rPr>
        <w:t xml:space="preserve"> high quality relationships with their classmates and with faculty, but only middling relationships with administrators and student suppor</w:t>
      </w:r>
      <w:r w:rsidR="00B72313" w:rsidRPr="00127044">
        <w:rPr>
          <w:b w:val="0"/>
          <w:i w:val="0"/>
        </w:rPr>
        <w:t>t offices. This matched</w:t>
      </w:r>
      <w:r w:rsidRPr="00127044">
        <w:rPr>
          <w:b w:val="0"/>
          <w:i w:val="0"/>
        </w:rPr>
        <w:t xml:space="preserve"> well with their sense that their institutions support</w:t>
      </w:r>
      <w:r w:rsidR="00B72313" w:rsidRPr="00127044">
        <w:rPr>
          <w:b w:val="0"/>
          <w:i w:val="0"/>
        </w:rPr>
        <w:t>ed</w:t>
      </w:r>
      <w:r w:rsidRPr="00127044">
        <w:rPr>
          <w:b w:val="0"/>
          <w:i w:val="0"/>
        </w:rPr>
        <w:t xml:space="preserve"> them quite a bit academically, but only somewhat support</w:t>
      </w:r>
      <w:r w:rsidR="00B72313" w:rsidRPr="00127044">
        <w:rPr>
          <w:b w:val="0"/>
          <w:i w:val="0"/>
        </w:rPr>
        <w:t>ed</w:t>
      </w:r>
      <w:r w:rsidRPr="00127044">
        <w:rPr>
          <w:b w:val="0"/>
          <w:i w:val="0"/>
        </w:rPr>
        <w:t xml:space="preserve"> their work, family, and social lives.</w:t>
      </w:r>
    </w:p>
    <w:p w:rsidR="006F4662" w:rsidRPr="00127044" w:rsidRDefault="006F4662" w:rsidP="006F4662">
      <w:pPr>
        <w:pStyle w:val="Heading3fordissertation"/>
      </w:pPr>
      <w:bookmarkStart w:id="192" w:name="_Toc357082401"/>
      <w:r w:rsidRPr="00127044">
        <w:t>Reliability of Pike’s Support for Student Success scalelet</w:t>
      </w:r>
      <w:bookmarkEnd w:id="192"/>
      <w:r w:rsidRPr="00127044">
        <w:t xml:space="preserve"> </w:t>
      </w:r>
    </w:p>
    <w:p w:rsidR="006F4662" w:rsidRPr="00127044" w:rsidRDefault="006F4662" w:rsidP="00A92867">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A reliability analysis of Pike’s three </w:t>
      </w:r>
      <w:r w:rsidRPr="00127044">
        <w:rPr>
          <w:rFonts w:ascii="Times New Roman" w:hAnsi="Times New Roman"/>
          <w:i/>
          <w:szCs w:val="24"/>
        </w:rPr>
        <w:t>support for student success</w:t>
      </w:r>
      <w:r w:rsidR="00B72313" w:rsidRPr="00127044">
        <w:rPr>
          <w:rFonts w:ascii="Times New Roman" w:hAnsi="Times New Roman"/>
          <w:szCs w:val="24"/>
        </w:rPr>
        <w:t xml:space="preserve"> indicators revealed</w:t>
      </w:r>
      <w:r w:rsidRPr="00127044">
        <w:rPr>
          <w:rFonts w:ascii="Times New Roman" w:hAnsi="Times New Roman"/>
          <w:szCs w:val="24"/>
        </w:rPr>
        <w:t xml:space="preserve"> </w:t>
      </w:r>
      <w:r w:rsidR="000B2A59" w:rsidRPr="00127044">
        <w:rPr>
          <w:rFonts w:ascii="Times New Roman" w:hAnsi="Times New Roman"/>
          <w:szCs w:val="24"/>
        </w:rPr>
        <w:t>an excellent estimate of</w:t>
      </w:r>
      <w:r w:rsidRPr="00127044">
        <w:rPr>
          <w:rFonts w:ascii="Times New Roman" w:hAnsi="Times New Roman"/>
          <w:szCs w:val="24"/>
        </w:rPr>
        <w:t xml:space="preserve"> </w:t>
      </w:r>
      <w:r w:rsidR="00E23DB4" w:rsidRPr="00127044">
        <w:rPr>
          <w:rFonts w:ascii="Times New Roman" w:hAnsi="Times New Roman"/>
          <w:szCs w:val="24"/>
        </w:rPr>
        <w:t xml:space="preserve">Cronbach’s Alpha reliability coefficient </w:t>
      </w:r>
      <w:r w:rsidRPr="00127044">
        <w:rPr>
          <w:rFonts w:ascii="Times New Roman" w:hAnsi="Times New Roman"/>
          <w:szCs w:val="24"/>
        </w:rPr>
        <w:t>of .898</w:t>
      </w:r>
      <w:r w:rsidR="001E19E1" w:rsidRPr="00127044">
        <w:rPr>
          <w:rFonts w:ascii="Times New Roman" w:hAnsi="Times New Roman"/>
          <w:szCs w:val="24"/>
        </w:rPr>
        <w:t xml:space="preserve"> </w:t>
      </w:r>
      <w:r w:rsidR="00E6099C" w:rsidRPr="00127044">
        <w:rPr>
          <w:rFonts w:ascii="Times New Roman" w:hAnsi="Times New Roman"/>
          <w:szCs w:val="24"/>
        </w:rPr>
        <w:fldChar w:fldCharType="begin"/>
      </w:r>
      <w:r w:rsidR="001E19E1" w:rsidRPr="00127044">
        <w:rPr>
          <w:rFonts w:ascii="Times New Roman" w:hAnsi="Times New Roman"/>
          <w:szCs w:val="24"/>
        </w:rPr>
        <w:instrText xml:space="preserve"> ADDIN EN.CITE &lt;EndNote&gt;&lt;Cite&gt;&lt;Author&gt;George&lt;/Author&gt;&lt;Year&gt;2003&lt;/Year&gt;&lt;RecNum&gt;511&lt;/RecNum&gt;&lt;DisplayText&gt;(George &amp;amp; Mallery, 2003)&lt;/DisplayText&gt;&lt;record&gt;&lt;rec-number&gt;511&lt;/rec-number&gt;&lt;foreign-keys&gt;&lt;key app="EN" db-id="trdvwvf9m00zd4es0eavtr0g5zf90pzwzsw5"&gt;511&lt;/key&gt;&lt;/foreign-keys&gt;&lt;ref-type name="Web Page"&gt;12&lt;/ref-type&gt;&lt;contributors&gt;&lt;authors&gt;&lt;author&gt;George, Darren&lt;/author&gt;&lt;author&gt;Mallery, Paul&lt;/author&gt;&lt;/authors&gt;&lt;/contributors&gt;&lt;titles&gt;&lt;title&gt;SPSS for Windows step by step a simple guide and reference, 11.0 update&lt;/title&gt;&lt;/titles&gt;&lt;dates&gt;&lt;year&gt;2003&lt;/year&gt;&lt;/dates&gt;&lt;pub-location&gt;Boston&lt;/pub-location&gt;&lt;publisher&gt;Allyn and Bacon&lt;/publisher&gt;&lt;urls&gt;&lt;related-urls&gt;&lt;url&gt;http://books.google.com/books?id=AghHAAAAMAAJ&lt;/url&gt;&lt;/related-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szCs w:val="24"/>
        </w:rPr>
        <w:fldChar w:fldCharType="separate"/>
      </w:r>
      <w:r w:rsidR="001E19E1" w:rsidRPr="00127044">
        <w:rPr>
          <w:rFonts w:ascii="Times New Roman" w:hAnsi="Times New Roman"/>
          <w:noProof/>
          <w:szCs w:val="24"/>
        </w:rPr>
        <w:t>(</w:t>
      </w:r>
      <w:hyperlink w:anchor="_ENREF_46" w:tooltip="George, 2003 #511" w:history="1">
        <w:r w:rsidR="00886D37" w:rsidRPr="00127044">
          <w:rPr>
            <w:rFonts w:ascii="Times New Roman" w:hAnsi="Times New Roman"/>
            <w:noProof/>
            <w:szCs w:val="24"/>
          </w:rPr>
          <w:t>George &amp; Mallery, 2003</w:t>
        </w:r>
      </w:hyperlink>
      <w:r w:rsidR="001E19E1" w:rsidRPr="00127044">
        <w:rPr>
          <w:rFonts w:ascii="Times New Roman" w:hAnsi="Times New Roman"/>
          <w:noProof/>
          <w:szCs w:val="24"/>
        </w:rPr>
        <w:t>)</w:t>
      </w:r>
      <w:r w:rsidR="00E6099C" w:rsidRPr="00127044">
        <w:rPr>
          <w:rFonts w:ascii="Times New Roman" w:hAnsi="Times New Roman"/>
          <w:szCs w:val="24"/>
        </w:rPr>
        <w:fldChar w:fldCharType="end"/>
      </w:r>
      <w:r w:rsidR="000B2A59" w:rsidRPr="00127044">
        <w:rPr>
          <w:rFonts w:ascii="Times New Roman" w:hAnsi="Times New Roman"/>
          <w:szCs w:val="24"/>
        </w:rPr>
        <w:t xml:space="preserve"> (George &amp; Mallery, 2003)</w:t>
      </w:r>
      <w:r w:rsidRPr="00127044">
        <w:rPr>
          <w:rFonts w:ascii="Times New Roman" w:hAnsi="Times New Roman"/>
          <w:szCs w:val="24"/>
        </w:rPr>
        <w:t xml:space="preserve">. As a result, </w:t>
      </w:r>
      <w:r w:rsidR="001B5656" w:rsidRPr="00127044">
        <w:rPr>
          <w:rFonts w:ascii="Times New Roman" w:hAnsi="Times New Roman"/>
          <w:szCs w:val="24"/>
        </w:rPr>
        <w:t xml:space="preserve">I calculated </w:t>
      </w:r>
      <w:r w:rsidRPr="00127044">
        <w:rPr>
          <w:rFonts w:ascii="Times New Roman" w:hAnsi="Times New Roman"/>
          <w:szCs w:val="24"/>
        </w:rPr>
        <w:t xml:space="preserve">Pike’s Support for Student Success scalelet as the mean of the three indicators of </w:t>
      </w:r>
      <w:r w:rsidRPr="00127044">
        <w:rPr>
          <w:rFonts w:ascii="Times New Roman" w:hAnsi="Times New Roman"/>
          <w:i/>
          <w:szCs w:val="24"/>
        </w:rPr>
        <w:t>institutional academic support</w:t>
      </w:r>
      <w:r w:rsidRPr="00127044">
        <w:rPr>
          <w:rFonts w:ascii="Times New Roman" w:hAnsi="Times New Roman"/>
          <w:szCs w:val="24"/>
        </w:rPr>
        <w:t xml:space="preserve">, </w:t>
      </w:r>
      <w:r w:rsidRPr="00127044">
        <w:rPr>
          <w:rFonts w:ascii="Times New Roman" w:hAnsi="Times New Roman"/>
          <w:i/>
          <w:szCs w:val="24"/>
        </w:rPr>
        <w:t>institutional work and family support</w:t>
      </w:r>
      <w:r w:rsidRPr="00127044">
        <w:rPr>
          <w:rFonts w:ascii="Times New Roman" w:hAnsi="Times New Roman"/>
          <w:szCs w:val="24"/>
        </w:rPr>
        <w:t xml:space="preserve">, and </w:t>
      </w:r>
      <w:r w:rsidRPr="00127044">
        <w:rPr>
          <w:rFonts w:ascii="Times New Roman" w:hAnsi="Times New Roman"/>
          <w:i/>
          <w:szCs w:val="24"/>
        </w:rPr>
        <w:t>institutional social support</w:t>
      </w:r>
      <w:r w:rsidRPr="00127044">
        <w:rPr>
          <w:rFonts w:ascii="Times New Roman" w:hAnsi="Times New Roman"/>
          <w:szCs w:val="24"/>
        </w:rPr>
        <w:t>.</w:t>
      </w:r>
    </w:p>
    <w:p w:rsidR="006F4662" w:rsidRPr="00127044" w:rsidRDefault="006F4662" w:rsidP="00CC377B">
      <w:pPr>
        <w:pStyle w:val="Heading3fordissertation"/>
      </w:pPr>
      <w:bookmarkStart w:id="193" w:name="_Toc357082402"/>
      <w:r w:rsidRPr="00127044">
        <w:t>Institutional Commitment Construct Revisited</w:t>
      </w:r>
      <w:bookmarkEnd w:id="193"/>
    </w:p>
    <w:p w:rsidR="006F4662" w:rsidRPr="00127044" w:rsidRDefault="002017E9"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The</w:t>
      </w:r>
      <w:r w:rsidR="006F4662" w:rsidRPr="00127044">
        <w:rPr>
          <w:rFonts w:ascii="Times New Roman" w:hAnsi="Times New Roman"/>
          <w:szCs w:val="24"/>
        </w:rPr>
        <w:t xml:space="preserve"> Institutional Commitment construct </w:t>
      </w:r>
      <w:r w:rsidR="00B72313" w:rsidRPr="00127044">
        <w:rPr>
          <w:rFonts w:ascii="Times New Roman" w:hAnsi="Times New Roman"/>
          <w:szCs w:val="24"/>
        </w:rPr>
        <w:t>was</w:t>
      </w:r>
      <w:r w:rsidR="000B2A59" w:rsidRPr="00127044">
        <w:rPr>
          <w:rFonts w:ascii="Times New Roman" w:hAnsi="Times New Roman"/>
          <w:szCs w:val="24"/>
        </w:rPr>
        <w:t xml:space="preserve"> indexed by</w:t>
      </w:r>
      <w:r w:rsidRPr="00127044">
        <w:rPr>
          <w:rFonts w:ascii="Times New Roman" w:hAnsi="Times New Roman"/>
          <w:szCs w:val="24"/>
        </w:rPr>
        <w:t xml:space="preserve"> student relationships with other students, faculty, and administrators, and </w:t>
      </w:r>
      <w:r w:rsidR="006F4662" w:rsidRPr="00127044">
        <w:rPr>
          <w:rFonts w:ascii="Times New Roman" w:hAnsi="Times New Roman"/>
          <w:szCs w:val="24"/>
        </w:rPr>
        <w:t xml:space="preserve">Pike’s </w:t>
      </w:r>
      <w:r w:rsidRPr="00127044">
        <w:rPr>
          <w:rFonts w:ascii="Times New Roman" w:hAnsi="Times New Roman"/>
          <w:szCs w:val="24"/>
        </w:rPr>
        <w:t>Support for Student Success scalelet</w:t>
      </w:r>
      <w:r w:rsidR="008405B0" w:rsidRPr="00127044">
        <w:rPr>
          <w:rFonts w:ascii="Times New Roman" w:hAnsi="Times New Roman"/>
          <w:szCs w:val="24"/>
        </w:rPr>
        <w:t xml:space="preserve"> (see </w:t>
      </w:r>
      <w:r w:rsidR="007107F9" w:rsidRPr="00127044">
        <w:rPr>
          <w:rFonts w:ascii="Times New Roman" w:hAnsi="Times New Roman"/>
          <w:szCs w:val="24"/>
        </w:rPr>
        <w:t>Table</w:t>
      </w:r>
      <w:r w:rsidR="008405B0" w:rsidRPr="00127044">
        <w:rPr>
          <w:rFonts w:ascii="Times New Roman" w:hAnsi="Times New Roman"/>
          <w:szCs w:val="24"/>
        </w:rPr>
        <w:t xml:space="preserve"> 19</w:t>
      </w:r>
      <w:r w:rsidR="007C6300" w:rsidRPr="00127044">
        <w:rPr>
          <w:rFonts w:ascii="Times New Roman" w:hAnsi="Times New Roman"/>
          <w:szCs w:val="24"/>
        </w:rPr>
        <w:t>)</w:t>
      </w:r>
      <w:r w:rsidRPr="00127044">
        <w:rPr>
          <w:rFonts w:ascii="Times New Roman" w:hAnsi="Times New Roman"/>
          <w:szCs w:val="24"/>
        </w:rPr>
        <w:t>.</w:t>
      </w:r>
    </w:p>
    <w:p w:rsidR="00857564" w:rsidRDefault="00857564" w:rsidP="004A740B">
      <w:pPr>
        <w:pStyle w:val="TableCaption"/>
      </w:pPr>
      <w:bookmarkStart w:id="194" w:name="_Toc321814443"/>
    </w:p>
    <w:p w:rsidR="00857564" w:rsidRDefault="00857564" w:rsidP="004A740B">
      <w:pPr>
        <w:pStyle w:val="TableCaption"/>
      </w:pPr>
    </w:p>
    <w:p w:rsidR="00857564" w:rsidRDefault="00857564" w:rsidP="004A740B">
      <w:pPr>
        <w:pStyle w:val="TableCaption"/>
      </w:pPr>
    </w:p>
    <w:p w:rsidR="008405B0" w:rsidRPr="00127044" w:rsidRDefault="008405B0" w:rsidP="004A740B">
      <w:pPr>
        <w:pStyle w:val="TableCaption"/>
      </w:pPr>
      <w:r w:rsidRPr="00127044">
        <w:lastRenderedPageBreak/>
        <w:t>Table 19</w:t>
      </w:r>
      <w:r w:rsidR="00720373" w:rsidRPr="00127044">
        <w:t>:</w:t>
      </w:r>
      <w:bookmarkEnd w:id="194"/>
      <w:r w:rsidR="00720373" w:rsidRPr="00127044">
        <w:t xml:space="preserve"> </w:t>
      </w:r>
    </w:p>
    <w:p w:rsidR="006F4662" w:rsidRPr="00127044" w:rsidRDefault="00EF28B6" w:rsidP="004A740B">
      <w:pPr>
        <w:pStyle w:val="TableCaption"/>
      </w:pPr>
      <w:bookmarkStart w:id="195" w:name="_Toc321814444"/>
      <w:r w:rsidRPr="00127044">
        <w:rPr>
          <w:i/>
        </w:rPr>
        <w:t xml:space="preserve">Institutional Support Construct: Descriptive Statistics for </w:t>
      </w:r>
      <w:r w:rsidR="00A86415" w:rsidRPr="00127044">
        <w:rPr>
          <w:i/>
        </w:rPr>
        <w:t>Student Relationships, Faculty Relationships, Administrative Relationships,</w:t>
      </w:r>
      <w:r w:rsidRPr="00127044">
        <w:rPr>
          <w:i/>
        </w:rPr>
        <w:t xml:space="preserve"> and Pike’s Support for Student Success Scalelet (N = </w:t>
      </w:r>
      <w:r w:rsidR="00D34A53" w:rsidRPr="00127044">
        <w:rPr>
          <w:i/>
        </w:rPr>
        <w:t>497</w:t>
      </w:r>
      <w:r w:rsidRPr="00127044">
        <w:rPr>
          <w:i/>
        </w:rPr>
        <w:t>)</w:t>
      </w:r>
      <w:bookmarkEnd w:id="195"/>
    </w:p>
    <w:tbl>
      <w:tblPr>
        <w:tblW w:w="75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060"/>
        <w:gridCol w:w="1170"/>
        <w:gridCol w:w="810"/>
        <w:gridCol w:w="1260"/>
        <w:gridCol w:w="1260"/>
      </w:tblGrid>
      <w:tr w:rsidR="00EF28B6" w:rsidRPr="00127044">
        <w:trPr>
          <w:cantSplit/>
          <w:tblHeader/>
        </w:trPr>
        <w:tc>
          <w:tcPr>
            <w:tcW w:w="3060" w:type="dxa"/>
            <w:tcBorders>
              <w:left w:val="nil"/>
              <w:right w:val="nil"/>
            </w:tcBorders>
            <w:shd w:val="clear" w:color="auto" w:fill="FFFFFF"/>
          </w:tcPr>
          <w:p w:rsidR="00EF28B6" w:rsidRPr="00127044" w:rsidRDefault="00EF28B6" w:rsidP="008B2F25">
            <w:pPr>
              <w:autoSpaceDE w:val="0"/>
              <w:autoSpaceDN w:val="0"/>
              <w:adjustRightInd w:val="0"/>
              <w:rPr>
                <w:rFonts w:ascii="Times New Roman" w:hAnsi="Times New Roman"/>
                <w:szCs w:val="24"/>
              </w:rPr>
            </w:pPr>
          </w:p>
        </w:tc>
        <w:tc>
          <w:tcPr>
            <w:tcW w:w="1170" w:type="dxa"/>
            <w:tcBorders>
              <w:left w:val="nil"/>
              <w:right w:val="nil"/>
            </w:tcBorders>
            <w:shd w:val="clear" w:color="auto" w:fill="FFFFFF"/>
            <w:vAlign w:val="bottom"/>
          </w:tcPr>
          <w:p w:rsidR="00EF28B6" w:rsidRPr="00127044" w:rsidRDefault="00EF28B6" w:rsidP="008B2F25">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810" w:type="dxa"/>
            <w:tcBorders>
              <w:left w:val="nil"/>
              <w:right w:val="nil"/>
            </w:tcBorders>
            <w:shd w:val="clear" w:color="auto" w:fill="FFFFFF"/>
            <w:vAlign w:val="bottom"/>
          </w:tcPr>
          <w:p w:rsidR="00EF28B6" w:rsidRPr="00127044" w:rsidRDefault="00EF28B6" w:rsidP="008B2F25">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260" w:type="dxa"/>
            <w:tcBorders>
              <w:left w:val="nil"/>
              <w:right w:val="nil"/>
            </w:tcBorders>
            <w:shd w:val="clear" w:color="auto" w:fill="FFFFFF"/>
            <w:tcMar>
              <w:top w:w="30" w:type="dxa"/>
              <w:left w:w="30" w:type="dxa"/>
              <w:bottom w:w="30" w:type="dxa"/>
              <w:right w:w="30" w:type="dxa"/>
            </w:tcMar>
            <w:vAlign w:val="bottom"/>
          </w:tcPr>
          <w:p w:rsidR="00EF28B6" w:rsidRPr="00127044" w:rsidRDefault="00EF28B6" w:rsidP="008B2F25">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260" w:type="dxa"/>
            <w:tcBorders>
              <w:left w:val="nil"/>
              <w:right w:val="nil"/>
            </w:tcBorders>
            <w:shd w:val="clear" w:color="auto" w:fill="FFFFFF"/>
            <w:tcMar>
              <w:top w:w="30" w:type="dxa"/>
              <w:left w:w="30" w:type="dxa"/>
              <w:bottom w:w="30" w:type="dxa"/>
              <w:right w:w="30" w:type="dxa"/>
            </w:tcMar>
            <w:vAlign w:val="bottom"/>
          </w:tcPr>
          <w:p w:rsidR="00EF28B6" w:rsidRPr="00127044" w:rsidRDefault="00EF28B6" w:rsidP="008B2F25">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A86415" w:rsidRPr="00127044">
        <w:trPr>
          <w:cantSplit/>
          <w:tblHeader/>
        </w:trPr>
        <w:tc>
          <w:tcPr>
            <w:tcW w:w="3060" w:type="dxa"/>
            <w:tcBorders>
              <w:left w:val="nil"/>
              <w:bottom w:val="nil"/>
              <w:right w:val="nil"/>
            </w:tcBorders>
            <w:shd w:val="clear" w:color="auto" w:fill="FFFFFF"/>
          </w:tcPr>
          <w:p w:rsidR="00A86415" w:rsidRPr="00127044" w:rsidRDefault="00A86415" w:rsidP="008B2F25">
            <w:pPr>
              <w:autoSpaceDE w:val="0"/>
              <w:autoSpaceDN w:val="0"/>
              <w:adjustRightInd w:val="0"/>
              <w:rPr>
                <w:rFonts w:ascii="Times New Roman" w:hAnsi="Times New Roman"/>
                <w:color w:val="000000"/>
                <w:szCs w:val="24"/>
              </w:rPr>
            </w:pPr>
            <w:r w:rsidRPr="00127044">
              <w:rPr>
                <w:rFonts w:ascii="Times New Roman" w:hAnsi="Times New Roman"/>
                <w:color w:val="000000"/>
                <w:szCs w:val="24"/>
              </w:rPr>
              <w:t>Student relationships</w:t>
            </w:r>
          </w:p>
        </w:tc>
        <w:tc>
          <w:tcPr>
            <w:tcW w:w="1170" w:type="dxa"/>
            <w:tcBorders>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5.64</w:t>
            </w:r>
          </w:p>
        </w:tc>
        <w:tc>
          <w:tcPr>
            <w:tcW w:w="810" w:type="dxa"/>
            <w:tcBorders>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.223</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4.64</w:t>
            </w:r>
          </w:p>
        </w:tc>
        <w:tc>
          <w:tcPr>
            <w:tcW w:w="1260" w:type="dxa"/>
            <w:tcBorders>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6.26</w:t>
            </w:r>
          </w:p>
        </w:tc>
      </w:tr>
      <w:tr w:rsidR="00A86415" w:rsidRPr="00127044">
        <w:trPr>
          <w:cantSplit/>
          <w:tblHeader/>
        </w:trPr>
        <w:tc>
          <w:tcPr>
            <w:tcW w:w="3060" w:type="dxa"/>
            <w:tcBorders>
              <w:top w:val="nil"/>
              <w:left w:val="nil"/>
              <w:bottom w:val="nil"/>
              <w:right w:val="nil"/>
            </w:tcBorders>
            <w:shd w:val="clear" w:color="auto" w:fill="FFFFFF"/>
          </w:tcPr>
          <w:p w:rsidR="00A86415" w:rsidRPr="00127044" w:rsidRDefault="00A86415" w:rsidP="008B2F25">
            <w:pPr>
              <w:autoSpaceDE w:val="0"/>
              <w:autoSpaceDN w:val="0"/>
              <w:adjustRightInd w:val="0"/>
              <w:rPr>
                <w:rFonts w:ascii="Times New Roman" w:hAnsi="Times New Roman"/>
                <w:color w:val="000000"/>
                <w:szCs w:val="24"/>
              </w:rPr>
            </w:pPr>
            <w:r w:rsidRPr="00127044">
              <w:rPr>
                <w:rFonts w:ascii="Times New Roman" w:hAnsi="Times New Roman"/>
                <w:color w:val="000000"/>
                <w:szCs w:val="24"/>
              </w:rPr>
              <w:t>Faculty relationships</w:t>
            </w:r>
          </w:p>
        </w:tc>
        <w:tc>
          <w:tcPr>
            <w:tcW w:w="1170" w:type="dxa"/>
            <w:tcBorders>
              <w:top w:val="nil"/>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5.53</w:t>
            </w:r>
          </w:p>
        </w:tc>
        <w:tc>
          <w:tcPr>
            <w:tcW w:w="810" w:type="dxa"/>
            <w:tcBorders>
              <w:top w:val="nil"/>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.281</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4.75</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6.40</w:t>
            </w:r>
          </w:p>
        </w:tc>
      </w:tr>
      <w:tr w:rsidR="00A86415" w:rsidRPr="00127044">
        <w:trPr>
          <w:cantSplit/>
          <w:tblHeader/>
        </w:trPr>
        <w:tc>
          <w:tcPr>
            <w:tcW w:w="3060" w:type="dxa"/>
            <w:tcBorders>
              <w:top w:val="nil"/>
              <w:left w:val="nil"/>
              <w:bottom w:val="nil"/>
              <w:right w:val="nil"/>
            </w:tcBorders>
            <w:shd w:val="clear" w:color="auto" w:fill="FFFFFF"/>
          </w:tcPr>
          <w:p w:rsidR="00A86415" w:rsidRPr="00127044" w:rsidRDefault="00A86415" w:rsidP="008B2F25">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Administrative relationships</w:t>
            </w:r>
          </w:p>
        </w:tc>
        <w:tc>
          <w:tcPr>
            <w:tcW w:w="1170" w:type="dxa"/>
            <w:tcBorders>
              <w:top w:val="nil"/>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4.72</w:t>
            </w:r>
          </w:p>
        </w:tc>
        <w:tc>
          <w:tcPr>
            <w:tcW w:w="810" w:type="dxa"/>
            <w:tcBorders>
              <w:top w:val="nil"/>
              <w:left w:val="nil"/>
              <w:bottom w:val="nil"/>
              <w:right w:val="nil"/>
            </w:tcBorders>
            <w:shd w:val="clear" w:color="auto" w:fill="FFFFFF"/>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.353</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3.66</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A86415"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5.82</w:t>
            </w:r>
          </w:p>
        </w:tc>
      </w:tr>
      <w:tr w:rsidR="00EF28B6" w:rsidRPr="00127044">
        <w:trPr>
          <w:cantSplit/>
          <w:tblHeader/>
        </w:trPr>
        <w:tc>
          <w:tcPr>
            <w:tcW w:w="3060" w:type="dxa"/>
            <w:tcBorders>
              <w:top w:val="nil"/>
              <w:left w:val="nil"/>
              <w:bottom w:val="single" w:sz="8" w:space="0" w:color="auto"/>
              <w:right w:val="nil"/>
            </w:tcBorders>
            <w:shd w:val="clear" w:color="auto" w:fill="FFFFFF"/>
          </w:tcPr>
          <w:p w:rsidR="00EF28B6" w:rsidRPr="00127044" w:rsidRDefault="00EF28B6" w:rsidP="008B2F25">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Pike’s Support for Student Success scalelet</w:t>
            </w:r>
          </w:p>
        </w:tc>
        <w:tc>
          <w:tcPr>
            <w:tcW w:w="1170" w:type="dxa"/>
            <w:tcBorders>
              <w:top w:val="nil"/>
              <w:left w:val="nil"/>
              <w:bottom w:val="single" w:sz="8" w:space="0" w:color="auto"/>
              <w:right w:val="nil"/>
            </w:tcBorders>
            <w:shd w:val="clear" w:color="auto" w:fill="FFFFFF"/>
            <w:vAlign w:val="center"/>
          </w:tcPr>
          <w:p w:rsidR="00EF28B6"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2.489</w:t>
            </w:r>
          </w:p>
        </w:tc>
        <w:tc>
          <w:tcPr>
            <w:tcW w:w="810" w:type="dxa"/>
            <w:tcBorders>
              <w:top w:val="nil"/>
              <w:left w:val="nil"/>
              <w:bottom w:val="single" w:sz="8" w:space="0" w:color="auto"/>
              <w:right w:val="nil"/>
            </w:tcBorders>
            <w:shd w:val="clear" w:color="auto" w:fill="FFFFFF"/>
            <w:vAlign w:val="center"/>
          </w:tcPr>
          <w:p w:rsidR="00EF28B6" w:rsidRPr="00127044" w:rsidRDefault="00A86415"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.173</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EF28B6" w:rsidRPr="00127044" w:rsidRDefault="00EF28B6"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26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EF28B6" w:rsidRPr="00127044" w:rsidRDefault="00EF28B6" w:rsidP="008B2F25">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3.11</w:t>
            </w:r>
          </w:p>
        </w:tc>
      </w:tr>
    </w:tbl>
    <w:p w:rsidR="001E1409" w:rsidRDefault="001E1409" w:rsidP="001E1409">
      <w:pPr>
        <w:pStyle w:val="Heading2fordissertation"/>
        <w:spacing w:line="240" w:lineRule="auto"/>
      </w:pPr>
    </w:p>
    <w:p w:rsidR="006F4662" w:rsidRPr="00127044" w:rsidRDefault="006F4662" w:rsidP="006F4662">
      <w:pPr>
        <w:pStyle w:val="Heading2fordissertation"/>
      </w:pPr>
      <w:bookmarkStart w:id="196" w:name="_Toc357082403"/>
      <w:r w:rsidRPr="00127044">
        <w:t>Intent to Persist Construct</w:t>
      </w:r>
      <w:bookmarkEnd w:id="196"/>
    </w:p>
    <w:p w:rsidR="006F4662" w:rsidRPr="00127044" w:rsidRDefault="006F4662" w:rsidP="006F4662">
      <w:pPr>
        <w:spacing w:line="480" w:lineRule="auto"/>
        <w:ind w:firstLine="720"/>
        <w:rPr>
          <w:rFonts w:ascii="Times New Roman" w:hAnsi="Times New Roman"/>
          <w:szCs w:val="24"/>
        </w:rPr>
      </w:pPr>
      <w:r w:rsidRPr="00127044">
        <w:rPr>
          <w:rFonts w:ascii="Times New Roman" w:hAnsi="Times New Roman"/>
          <w:szCs w:val="24"/>
        </w:rPr>
        <w:t>Intent to persist measures the commitment students have to returning to school and completing their education</w:t>
      </w:r>
      <w:r w:rsidR="00103C9C" w:rsidRPr="00127044">
        <w:rPr>
          <w:rFonts w:ascii="Times New Roman" w:hAnsi="Times New Roman"/>
          <w:szCs w:val="24"/>
        </w:rPr>
        <w:t>. Intent</w:t>
      </w:r>
      <w:r w:rsidR="005F01CE" w:rsidRPr="00127044">
        <w:rPr>
          <w:rFonts w:ascii="Times New Roman" w:hAnsi="Times New Roman"/>
          <w:szCs w:val="24"/>
        </w:rPr>
        <w:t xml:space="preserve"> </w:t>
      </w:r>
      <w:r w:rsidR="00B72313" w:rsidRPr="00127044">
        <w:rPr>
          <w:rFonts w:ascii="Times New Roman" w:hAnsi="Times New Roman"/>
          <w:szCs w:val="24"/>
        </w:rPr>
        <w:t>was</w:t>
      </w:r>
      <w:r w:rsidR="005F01CE" w:rsidRPr="00127044">
        <w:rPr>
          <w:rFonts w:ascii="Times New Roman" w:hAnsi="Times New Roman"/>
          <w:szCs w:val="24"/>
        </w:rPr>
        <w:t xml:space="preserve"> indicated by </w:t>
      </w:r>
      <w:r w:rsidR="00103C9C" w:rsidRPr="00127044">
        <w:rPr>
          <w:rFonts w:ascii="Times New Roman" w:hAnsi="Times New Roman"/>
          <w:szCs w:val="24"/>
        </w:rPr>
        <w:t>students’</w:t>
      </w:r>
      <w:r w:rsidR="005F01CE" w:rsidRPr="00127044">
        <w:rPr>
          <w:rFonts w:ascii="Times New Roman" w:hAnsi="Times New Roman"/>
          <w:szCs w:val="24"/>
        </w:rPr>
        <w:t xml:space="preserve"> overall educational experience and whether</w:t>
      </w:r>
      <w:r w:rsidR="000B2A59" w:rsidRPr="00127044">
        <w:rPr>
          <w:rFonts w:ascii="Times New Roman" w:hAnsi="Times New Roman"/>
          <w:szCs w:val="24"/>
        </w:rPr>
        <w:t xml:space="preserve"> or not</w:t>
      </w:r>
      <w:r w:rsidR="005F01CE" w:rsidRPr="00127044">
        <w:rPr>
          <w:rFonts w:ascii="Times New Roman" w:hAnsi="Times New Roman"/>
          <w:szCs w:val="24"/>
        </w:rPr>
        <w:t xml:space="preserve"> they would return to the same institution if they could start over. </w:t>
      </w:r>
      <w:r w:rsidR="005C03FB" w:rsidRPr="00127044">
        <w:rPr>
          <w:rFonts w:ascii="Times New Roman" w:hAnsi="Times New Roman"/>
          <w:szCs w:val="24"/>
        </w:rPr>
        <w:t xml:space="preserve">I obtained the </w:t>
      </w:r>
      <w:r w:rsidRPr="00127044">
        <w:rPr>
          <w:rFonts w:ascii="Times New Roman" w:hAnsi="Times New Roman"/>
          <w:szCs w:val="24"/>
        </w:rPr>
        <w:t>Intent to Persist from the 2006 NSSE</w:t>
      </w:r>
      <w:r w:rsidR="005C03FB" w:rsidRPr="00127044">
        <w:rPr>
          <w:rFonts w:ascii="Times New Roman" w:hAnsi="Times New Roman"/>
          <w:szCs w:val="24"/>
        </w:rPr>
        <w:t xml:space="preserve"> Survey</w:t>
      </w:r>
      <w:r w:rsidRPr="00127044">
        <w:rPr>
          <w:rFonts w:ascii="Times New Roman" w:hAnsi="Times New Roman"/>
          <w:szCs w:val="24"/>
        </w:rPr>
        <w:t>.</w:t>
      </w:r>
      <w:r w:rsidR="008405B0" w:rsidRPr="00127044">
        <w:rPr>
          <w:rFonts w:ascii="Times New Roman" w:hAnsi="Times New Roman"/>
          <w:szCs w:val="24"/>
        </w:rPr>
        <w:t xml:space="preserve"> See </w:t>
      </w:r>
      <w:r w:rsidR="007107F9" w:rsidRPr="00127044">
        <w:rPr>
          <w:rFonts w:ascii="Times New Roman" w:hAnsi="Times New Roman"/>
          <w:szCs w:val="24"/>
        </w:rPr>
        <w:t>Table</w:t>
      </w:r>
      <w:r w:rsidR="008405B0" w:rsidRPr="00127044">
        <w:rPr>
          <w:rFonts w:ascii="Times New Roman" w:hAnsi="Times New Roman"/>
          <w:szCs w:val="24"/>
        </w:rPr>
        <w:t xml:space="preserve"> 20.</w:t>
      </w:r>
    </w:p>
    <w:p w:rsidR="008405B0" w:rsidRPr="00127044" w:rsidRDefault="008405B0" w:rsidP="004A740B">
      <w:pPr>
        <w:pStyle w:val="TableCaption"/>
      </w:pPr>
      <w:bookmarkStart w:id="197" w:name="_Toc321814445"/>
      <w:r w:rsidRPr="00127044">
        <w:t>Table 20</w:t>
      </w:r>
      <w:r w:rsidR="00720373" w:rsidRPr="00127044">
        <w:t>:</w:t>
      </w:r>
      <w:bookmarkEnd w:id="197"/>
      <w:r w:rsidR="00720373" w:rsidRPr="00127044">
        <w:t xml:space="preserve"> </w:t>
      </w:r>
    </w:p>
    <w:p w:rsidR="006F4662" w:rsidRPr="00127044" w:rsidRDefault="002F0876" w:rsidP="004A740B">
      <w:pPr>
        <w:pStyle w:val="TableCaption"/>
      </w:pPr>
      <w:bookmarkStart w:id="198" w:name="_Toc321814446"/>
      <w:r w:rsidRPr="00127044">
        <w:rPr>
          <w:i/>
        </w:rPr>
        <w:t xml:space="preserve">Intent to Persist Construct: Descriptive Statistics for Overall Experience and Return to Institution (N = </w:t>
      </w:r>
      <w:r w:rsidR="00D34A53" w:rsidRPr="00127044">
        <w:rPr>
          <w:i/>
        </w:rPr>
        <w:t>497</w:t>
      </w:r>
      <w:r w:rsidRPr="00127044">
        <w:rPr>
          <w:i/>
        </w:rPr>
        <w:t>)</w:t>
      </w:r>
      <w:bookmarkEnd w:id="198"/>
    </w:p>
    <w:tbl>
      <w:tblPr>
        <w:tblW w:w="73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970"/>
        <w:gridCol w:w="810"/>
        <w:gridCol w:w="900"/>
        <w:gridCol w:w="1260"/>
        <w:gridCol w:w="1440"/>
      </w:tblGrid>
      <w:tr w:rsidR="002F0876" w:rsidRPr="00127044">
        <w:trPr>
          <w:cantSplit/>
          <w:tblHeader/>
        </w:trPr>
        <w:tc>
          <w:tcPr>
            <w:tcW w:w="2970" w:type="dxa"/>
            <w:tcBorders>
              <w:left w:val="nil"/>
              <w:right w:val="nil"/>
            </w:tcBorders>
            <w:shd w:val="clear" w:color="auto" w:fill="FFFFFF"/>
          </w:tcPr>
          <w:p w:rsidR="002F0876" w:rsidRPr="00127044" w:rsidRDefault="002F0876" w:rsidP="00343F8D">
            <w:pPr>
              <w:autoSpaceDE w:val="0"/>
              <w:autoSpaceDN w:val="0"/>
              <w:adjustRightInd w:val="0"/>
              <w:rPr>
                <w:rFonts w:ascii="Times New Roman" w:hAnsi="Times New Roman"/>
                <w:szCs w:val="24"/>
              </w:rPr>
            </w:pPr>
          </w:p>
        </w:tc>
        <w:tc>
          <w:tcPr>
            <w:tcW w:w="810" w:type="dxa"/>
            <w:tcBorders>
              <w:left w:val="nil"/>
              <w:right w:val="nil"/>
            </w:tcBorders>
            <w:shd w:val="clear" w:color="auto" w:fill="FFFFFF"/>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900" w:type="dxa"/>
            <w:tcBorders>
              <w:left w:val="nil"/>
              <w:right w:val="nil"/>
            </w:tcBorders>
            <w:shd w:val="clear" w:color="auto" w:fill="FFFFFF"/>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260" w:type="dxa"/>
            <w:tcBorders>
              <w:left w:val="nil"/>
              <w:right w:val="nil"/>
            </w:tcBorders>
            <w:shd w:val="clear" w:color="auto" w:fill="FFFFFF"/>
            <w:tcMar>
              <w:top w:w="30" w:type="dxa"/>
              <w:left w:w="30" w:type="dxa"/>
              <w:bottom w:w="30" w:type="dxa"/>
              <w:right w:w="30" w:type="dxa"/>
            </w:tcMar>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440" w:type="dxa"/>
            <w:tcBorders>
              <w:left w:val="nil"/>
              <w:right w:val="nil"/>
            </w:tcBorders>
            <w:shd w:val="clear" w:color="auto" w:fill="FFFFFF"/>
            <w:tcMar>
              <w:top w:w="30" w:type="dxa"/>
              <w:left w:w="30" w:type="dxa"/>
              <w:bottom w:w="30" w:type="dxa"/>
              <w:right w:w="30" w:type="dxa"/>
            </w:tcMar>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2F0876" w:rsidRPr="00127044">
        <w:trPr>
          <w:cantSplit/>
          <w:tblHeader/>
        </w:trPr>
        <w:tc>
          <w:tcPr>
            <w:tcW w:w="2970" w:type="dxa"/>
            <w:tcBorders>
              <w:top w:val="nil"/>
              <w:left w:val="nil"/>
              <w:bottom w:val="nil"/>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Return to institution </w:t>
            </w:r>
          </w:p>
        </w:tc>
        <w:tc>
          <w:tcPr>
            <w:tcW w:w="81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3.19</w:t>
            </w:r>
          </w:p>
        </w:tc>
        <w:tc>
          <w:tcPr>
            <w:tcW w:w="90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.173</w:t>
            </w:r>
          </w:p>
        </w:tc>
        <w:tc>
          <w:tcPr>
            <w:tcW w:w="126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2.46</w:t>
            </w:r>
          </w:p>
        </w:tc>
        <w:tc>
          <w:tcPr>
            <w:tcW w:w="144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3.72</w:t>
            </w:r>
          </w:p>
        </w:tc>
      </w:tr>
      <w:tr w:rsidR="002F0876" w:rsidRPr="00127044">
        <w:trPr>
          <w:cantSplit/>
        </w:trPr>
        <w:tc>
          <w:tcPr>
            <w:tcW w:w="2970" w:type="dxa"/>
            <w:tcBorders>
              <w:top w:val="nil"/>
              <w:left w:val="nil"/>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Overall experience </w:t>
            </w:r>
          </w:p>
        </w:tc>
        <w:tc>
          <w:tcPr>
            <w:tcW w:w="810" w:type="dxa"/>
            <w:tcBorders>
              <w:top w:val="nil"/>
              <w:left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3.23</w:t>
            </w:r>
          </w:p>
        </w:tc>
        <w:tc>
          <w:tcPr>
            <w:tcW w:w="900" w:type="dxa"/>
            <w:tcBorders>
              <w:top w:val="nil"/>
              <w:left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.174</w:t>
            </w:r>
          </w:p>
        </w:tc>
        <w:tc>
          <w:tcPr>
            <w:tcW w:w="1260" w:type="dxa"/>
            <w:tcBorders>
              <w:top w:val="nil"/>
              <w:left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2.76</w:t>
            </w:r>
          </w:p>
        </w:tc>
        <w:tc>
          <w:tcPr>
            <w:tcW w:w="1440" w:type="dxa"/>
            <w:tcBorders>
              <w:top w:val="nil"/>
              <w:left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3.72</w:t>
            </w:r>
          </w:p>
        </w:tc>
      </w:tr>
    </w:tbl>
    <w:p w:rsidR="006F4662" w:rsidRPr="00127044" w:rsidRDefault="006F4662" w:rsidP="001E1409">
      <w:pPr>
        <w:autoSpaceDE w:val="0"/>
        <w:autoSpaceDN w:val="0"/>
        <w:adjustRightInd w:val="0"/>
        <w:rPr>
          <w:rFonts w:ascii="Times New Roman" w:hAnsi="Times New Roman"/>
          <w:szCs w:val="24"/>
        </w:rPr>
      </w:pPr>
    </w:p>
    <w:p w:rsidR="006F4662" w:rsidRPr="00127044" w:rsidRDefault="006F4662" w:rsidP="006F4662">
      <w:pPr>
        <w:pStyle w:val="Heading4fordissertatiion"/>
      </w:pPr>
      <w:r w:rsidRPr="00127044">
        <w:t xml:space="preserve">Return to Institution. </w:t>
      </w:r>
      <w:r w:rsidR="000777F1" w:rsidRPr="00127044">
        <w:rPr>
          <w:b w:val="0"/>
          <w:i w:val="0"/>
        </w:rPr>
        <w:t>St</w:t>
      </w:r>
      <w:r w:rsidRPr="00127044">
        <w:rPr>
          <w:b w:val="0"/>
          <w:i w:val="0"/>
        </w:rPr>
        <w:t xml:space="preserve">udents would </w:t>
      </w:r>
      <w:r w:rsidRPr="00127044">
        <w:rPr>
          <w:b w:val="0"/>
        </w:rPr>
        <w:t>probably</w:t>
      </w:r>
      <w:r w:rsidRPr="00127044">
        <w:rPr>
          <w:b w:val="0"/>
          <w:i w:val="0"/>
        </w:rPr>
        <w:t xml:space="preserve"> return to the same institution they were attending if they could start over again (3.19). On the low end, students </w:t>
      </w:r>
      <w:r w:rsidR="00B72313" w:rsidRPr="00127044">
        <w:rPr>
          <w:b w:val="0"/>
          <w:i w:val="0"/>
        </w:rPr>
        <w:t>were</w:t>
      </w:r>
      <w:r w:rsidRPr="00127044">
        <w:rPr>
          <w:b w:val="0"/>
          <w:i w:val="0"/>
        </w:rPr>
        <w:t xml:space="preserve"> split between </w:t>
      </w:r>
      <w:r w:rsidRPr="00127044">
        <w:rPr>
          <w:b w:val="0"/>
        </w:rPr>
        <w:t>probably no</w:t>
      </w:r>
      <w:r w:rsidRPr="00127044">
        <w:rPr>
          <w:b w:val="0"/>
          <w:i w:val="0"/>
        </w:rPr>
        <w:t xml:space="preserve"> and </w:t>
      </w:r>
      <w:r w:rsidRPr="00127044">
        <w:rPr>
          <w:b w:val="0"/>
        </w:rPr>
        <w:t>probably yes</w:t>
      </w:r>
      <w:r w:rsidRPr="00127044">
        <w:rPr>
          <w:b w:val="0"/>
          <w:i w:val="0"/>
        </w:rPr>
        <w:t xml:space="preserve"> (2.46) while at the high end, students lean</w:t>
      </w:r>
      <w:r w:rsidR="00B72313" w:rsidRPr="00127044">
        <w:rPr>
          <w:b w:val="0"/>
          <w:i w:val="0"/>
        </w:rPr>
        <w:t>ed</w:t>
      </w:r>
      <w:r w:rsidRPr="00127044">
        <w:rPr>
          <w:b w:val="0"/>
          <w:i w:val="0"/>
        </w:rPr>
        <w:t xml:space="preserve"> toward </w:t>
      </w:r>
      <w:r w:rsidRPr="00127044">
        <w:rPr>
          <w:b w:val="0"/>
        </w:rPr>
        <w:t>definitely yes</w:t>
      </w:r>
      <w:r w:rsidRPr="00127044">
        <w:rPr>
          <w:b w:val="0"/>
          <w:i w:val="0"/>
        </w:rPr>
        <w:t xml:space="preserve"> (3.72). </w:t>
      </w:r>
      <w:r w:rsidR="0010402B" w:rsidRPr="00127044">
        <w:rPr>
          <w:b w:val="0"/>
          <w:i w:val="0"/>
        </w:rPr>
        <w:t xml:space="preserve">The mode was </w:t>
      </w:r>
      <w:r w:rsidR="0010402B" w:rsidRPr="00127044">
        <w:rPr>
          <w:b w:val="0"/>
        </w:rPr>
        <w:t>probably yes</w:t>
      </w:r>
      <w:r w:rsidR="0010402B" w:rsidRPr="00127044">
        <w:rPr>
          <w:b w:val="0"/>
          <w:i w:val="0"/>
        </w:rPr>
        <w:t xml:space="preserve"> (3).</w:t>
      </w:r>
    </w:p>
    <w:p w:rsidR="006F4662" w:rsidRPr="00127044" w:rsidRDefault="006F4662" w:rsidP="006F4662">
      <w:pPr>
        <w:pStyle w:val="Heading4fordissertatiion"/>
      </w:pPr>
      <w:r w:rsidRPr="00127044">
        <w:t xml:space="preserve">Overall Experience. </w:t>
      </w:r>
      <w:r w:rsidR="000777F1" w:rsidRPr="00127044">
        <w:rPr>
          <w:b w:val="0"/>
          <w:i w:val="0"/>
        </w:rPr>
        <w:t>S</w:t>
      </w:r>
      <w:r w:rsidRPr="00127044">
        <w:rPr>
          <w:b w:val="0"/>
          <w:i w:val="0"/>
        </w:rPr>
        <w:t xml:space="preserve">tudents rated their overall experience at the institution as </w:t>
      </w:r>
      <w:r w:rsidRPr="00127044">
        <w:rPr>
          <w:b w:val="0"/>
        </w:rPr>
        <w:t>good</w:t>
      </w:r>
      <w:r w:rsidRPr="00127044">
        <w:rPr>
          <w:b w:val="0"/>
          <w:i w:val="0"/>
        </w:rPr>
        <w:t xml:space="preserve"> (3.23). At the low end, ratings approached </w:t>
      </w:r>
      <w:r w:rsidRPr="00127044">
        <w:rPr>
          <w:b w:val="0"/>
        </w:rPr>
        <w:t>good</w:t>
      </w:r>
      <w:r w:rsidRPr="00127044">
        <w:rPr>
          <w:b w:val="0"/>
          <w:i w:val="0"/>
        </w:rPr>
        <w:t xml:space="preserve"> (2.76) and at the high end they approached </w:t>
      </w:r>
      <w:r w:rsidRPr="00127044">
        <w:rPr>
          <w:b w:val="0"/>
        </w:rPr>
        <w:t>excellent</w:t>
      </w:r>
      <w:r w:rsidRPr="00127044">
        <w:rPr>
          <w:b w:val="0"/>
          <w:i w:val="0"/>
        </w:rPr>
        <w:t xml:space="preserve"> (3.72).</w:t>
      </w:r>
      <w:r w:rsidR="0010402B" w:rsidRPr="00127044">
        <w:rPr>
          <w:b w:val="0"/>
          <w:i w:val="0"/>
        </w:rPr>
        <w:t xml:space="preserve"> The mode was </w:t>
      </w:r>
      <w:r w:rsidR="0010402B" w:rsidRPr="00127044">
        <w:rPr>
          <w:b w:val="0"/>
        </w:rPr>
        <w:t>good</w:t>
      </w:r>
      <w:r w:rsidR="0010402B" w:rsidRPr="00127044">
        <w:rPr>
          <w:b w:val="0"/>
          <w:i w:val="0"/>
        </w:rPr>
        <w:t xml:space="preserve"> (3).</w:t>
      </w:r>
    </w:p>
    <w:p w:rsidR="006F4662" w:rsidRPr="00127044" w:rsidRDefault="006F4662" w:rsidP="006F4662">
      <w:pPr>
        <w:pStyle w:val="Heading4fordissertatiion"/>
      </w:pPr>
      <w:r w:rsidRPr="00127044">
        <w:lastRenderedPageBreak/>
        <w:t xml:space="preserve">Summary of Intent to Persist indicators. </w:t>
      </w:r>
      <w:r w:rsidRPr="00127044">
        <w:rPr>
          <w:b w:val="0"/>
          <w:i w:val="0"/>
        </w:rPr>
        <w:t>Students rate</w:t>
      </w:r>
      <w:r w:rsidR="000B2A59" w:rsidRPr="00127044">
        <w:rPr>
          <w:b w:val="0"/>
          <w:i w:val="0"/>
        </w:rPr>
        <w:t>d</w:t>
      </w:r>
      <w:r w:rsidRPr="00127044">
        <w:rPr>
          <w:b w:val="0"/>
          <w:i w:val="0"/>
        </w:rPr>
        <w:t xml:space="preserve"> th</w:t>
      </w:r>
      <w:r w:rsidR="00F5754F" w:rsidRPr="00127044">
        <w:rPr>
          <w:b w:val="0"/>
          <w:i w:val="0"/>
        </w:rPr>
        <w:t xml:space="preserve">eir overall experience as good and would probably </w:t>
      </w:r>
      <w:r w:rsidRPr="00127044">
        <w:rPr>
          <w:b w:val="0"/>
          <w:i w:val="0"/>
        </w:rPr>
        <w:t>return to the</w:t>
      </w:r>
      <w:r w:rsidR="00F5754F" w:rsidRPr="00127044">
        <w:rPr>
          <w:b w:val="0"/>
          <w:i w:val="0"/>
        </w:rPr>
        <w:t xml:space="preserve"> same</w:t>
      </w:r>
      <w:r w:rsidRPr="00127044">
        <w:rPr>
          <w:b w:val="0"/>
          <w:i w:val="0"/>
        </w:rPr>
        <w:t xml:space="preserve"> institution</w:t>
      </w:r>
      <w:r w:rsidR="00F5754F" w:rsidRPr="00127044">
        <w:rPr>
          <w:b w:val="0"/>
          <w:i w:val="0"/>
        </w:rPr>
        <w:t xml:space="preserve"> if they could do it all over</w:t>
      </w:r>
      <w:r w:rsidRPr="00127044">
        <w:rPr>
          <w:b w:val="0"/>
          <w:i w:val="0"/>
        </w:rPr>
        <w:t xml:space="preserve">. </w:t>
      </w:r>
    </w:p>
    <w:p w:rsidR="006F4662" w:rsidRPr="00127044" w:rsidRDefault="006F4662" w:rsidP="006F4662">
      <w:pPr>
        <w:pStyle w:val="Heading2fordissertation"/>
      </w:pPr>
      <w:bookmarkStart w:id="199" w:name="_Toc357082404"/>
      <w:r w:rsidRPr="00127044">
        <w:t>Persistence Construct</w:t>
      </w:r>
      <w:bookmarkEnd w:id="199"/>
    </w:p>
    <w:p w:rsidR="006F4662" w:rsidRPr="00127044" w:rsidRDefault="006F4662" w:rsidP="006F4662">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Retention and graduation are measures of student</w:t>
      </w:r>
      <w:r w:rsidR="00B72313" w:rsidRPr="00127044">
        <w:rPr>
          <w:rFonts w:ascii="Times New Roman" w:hAnsi="Times New Roman"/>
          <w:szCs w:val="24"/>
        </w:rPr>
        <w:t xml:space="preserve"> persistence. Retention measures</w:t>
      </w:r>
      <w:r w:rsidRPr="00127044">
        <w:rPr>
          <w:rFonts w:ascii="Times New Roman" w:hAnsi="Times New Roman"/>
          <w:szCs w:val="24"/>
        </w:rPr>
        <w:t xml:space="preserve"> the percentage of full time students who return to school at the beginning of their sophomore y</w:t>
      </w:r>
      <w:r w:rsidR="001D0385" w:rsidRPr="00127044">
        <w:rPr>
          <w:rFonts w:ascii="Times New Roman" w:hAnsi="Times New Roman"/>
          <w:szCs w:val="24"/>
        </w:rPr>
        <w:t xml:space="preserve">ear. </w:t>
      </w:r>
      <w:r w:rsidRPr="00127044">
        <w:rPr>
          <w:rFonts w:ascii="Times New Roman" w:hAnsi="Times New Roman"/>
          <w:szCs w:val="24"/>
        </w:rPr>
        <w:t xml:space="preserve">Retention rates </w:t>
      </w:r>
      <w:r w:rsidR="00B72313" w:rsidRPr="00127044">
        <w:rPr>
          <w:rFonts w:ascii="Times New Roman" w:hAnsi="Times New Roman"/>
          <w:szCs w:val="24"/>
        </w:rPr>
        <w:t>were</w:t>
      </w:r>
      <w:r w:rsidRPr="00127044">
        <w:rPr>
          <w:rFonts w:ascii="Times New Roman" w:hAnsi="Times New Roman"/>
          <w:szCs w:val="24"/>
        </w:rPr>
        <w:t xml:space="preserve"> included for 2006 and for 2007</w:t>
      </w:r>
      <w:r w:rsidR="000B2A59" w:rsidRPr="00127044">
        <w:rPr>
          <w:rFonts w:ascii="Times New Roman" w:hAnsi="Times New Roman"/>
          <w:szCs w:val="24"/>
        </w:rPr>
        <w:t xml:space="preserve">; </w:t>
      </w:r>
      <w:r w:rsidR="00B72313" w:rsidRPr="00127044">
        <w:rPr>
          <w:rFonts w:ascii="Times New Roman" w:hAnsi="Times New Roman"/>
          <w:szCs w:val="24"/>
        </w:rPr>
        <w:t>2006 provided</w:t>
      </w:r>
      <w:r w:rsidRPr="00127044">
        <w:rPr>
          <w:rFonts w:ascii="Times New Roman" w:hAnsi="Times New Roman"/>
          <w:szCs w:val="24"/>
        </w:rPr>
        <w:t xml:space="preserve"> a cross section</w:t>
      </w:r>
      <w:r w:rsidR="000B2A59" w:rsidRPr="00127044">
        <w:rPr>
          <w:rFonts w:ascii="Times New Roman" w:hAnsi="Times New Roman"/>
          <w:szCs w:val="24"/>
        </w:rPr>
        <w:t xml:space="preserve"> while </w:t>
      </w:r>
      <w:r w:rsidR="00B72313" w:rsidRPr="00127044">
        <w:rPr>
          <w:rFonts w:ascii="Times New Roman" w:hAnsi="Times New Roman"/>
          <w:szCs w:val="24"/>
        </w:rPr>
        <w:t>2007 provided</w:t>
      </w:r>
      <w:r w:rsidRPr="00127044">
        <w:rPr>
          <w:rFonts w:ascii="Times New Roman" w:hAnsi="Times New Roman"/>
          <w:szCs w:val="24"/>
        </w:rPr>
        <w:t xml:space="preserve"> an actual percentage of students who returned</w:t>
      </w:r>
      <w:r w:rsidR="001E19E1" w:rsidRPr="00127044">
        <w:rPr>
          <w:rFonts w:ascii="Times New Roman" w:hAnsi="Times New Roman"/>
          <w:szCs w:val="24"/>
        </w:rPr>
        <w:t>. Note</w:t>
      </w:r>
      <w:r w:rsidR="000B2A59" w:rsidRPr="00127044">
        <w:rPr>
          <w:rFonts w:ascii="Times New Roman" w:hAnsi="Times New Roman"/>
          <w:szCs w:val="24"/>
        </w:rPr>
        <w:t xml:space="preserve"> however,</w:t>
      </w:r>
      <w:r w:rsidRPr="00127044">
        <w:rPr>
          <w:rFonts w:ascii="Times New Roman" w:hAnsi="Times New Roman"/>
          <w:szCs w:val="24"/>
        </w:rPr>
        <w:t xml:space="preserve"> that the numbers </w:t>
      </w:r>
      <w:r w:rsidR="00B72313" w:rsidRPr="00127044">
        <w:rPr>
          <w:rFonts w:ascii="Times New Roman" w:hAnsi="Times New Roman"/>
          <w:szCs w:val="24"/>
        </w:rPr>
        <w:t>were</w:t>
      </w:r>
      <w:r w:rsidRPr="00127044">
        <w:rPr>
          <w:rFonts w:ascii="Times New Roman" w:hAnsi="Times New Roman"/>
          <w:szCs w:val="24"/>
        </w:rPr>
        <w:t xml:space="preserve"> not broken down by </w:t>
      </w:r>
      <w:r w:rsidR="005B358E" w:rsidRPr="00127044">
        <w:rPr>
          <w:rFonts w:ascii="Times New Roman" w:hAnsi="Times New Roman"/>
          <w:szCs w:val="24"/>
        </w:rPr>
        <w:t>year in college</w:t>
      </w:r>
      <w:r w:rsidRPr="00127044">
        <w:rPr>
          <w:rFonts w:ascii="Times New Roman" w:hAnsi="Times New Roman"/>
          <w:szCs w:val="24"/>
        </w:rPr>
        <w:t xml:space="preserve">, so it </w:t>
      </w:r>
      <w:r w:rsidR="00B72313" w:rsidRPr="00127044">
        <w:rPr>
          <w:rFonts w:ascii="Times New Roman" w:hAnsi="Times New Roman"/>
          <w:szCs w:val="24"/>
        </w:rPr>
        <w:t>was</w:t>
      </w:r>
      <w:r w:rsidRPr="00127044">
        <w:rPr>
          <w:rFonts w:ascii="Times New Roman" w:hAnsi="Times New Roman"/>
          <w:szCs w:val="24"/>
        </w:rPr>
        <w:t xml:space="preserve"> impossible to claim a direct relationship between variables.</w:t>
      </w:r>
    </w:p>
    <w:p w:rsidR="006F4662" w:rsidRPr="00127044" w:rsidRDefault="006F4662" w:rsidP="005B358E">
      <w:pPr>
        <w:autoSpaceDE w:val="0"/>
        <w:autoSpaceDN w:val="0"/>
        <w:adjustRightInd w:val="0"/>
        <w:spacing w:line="480" w:lineRule="auto"/>
        <w:ind w:firstLine="720"/>
        <w:rPr>
          <w:rFonts w:ascii="Times New Roman" w:hAnsi="Times New Roman"/>
          <w:szCs w:val="24"/>
        </w:rPr>
      </w:pPr>
      <w:r w:rsidRPr="00127044">
        <w:rPr>
          <w:rFonts w:ascii="Times New Roman" w:hAnsi="Times New Roman"/>
          <w:szCs w:val="24"/>
        </w:rPr>
        <w:t xml:space="preserve">Graduation measures the number of students who earn a degree with six years of matriculating. Graduation rates </w:t>
      </w:r>
      <w:r w:rsidR="00B72313" w:rsidRPr="00127044">
        <w:rPr>
          <w:rFonts w:ascii="Times New Roman" w:hAnsi="Times New Roman"/>
          <w:szCs w:val="24"/>
        </w:rPr>
        <w:t>were</w:t>
      </w:r>
      <w:r w:rsidRPr="00127044">
        <w:rPr>
          <w:rFonts w:ascii="Times New Roman" w:hAnsi="Times New Roman"/>
          <w:szCs w:val="24"/>
        </w:rPr>
        <w:t xml:space="preserve"> included for 2006 and 2007</w:t>
      </w:r>
      <w:r w:rsidR="005B358E" w:rsidRPr="00127044">
        <w:rPr>
          <w:rFonts w:ascii="Times New Roman" w:hAnsi="Times New Roman"/>
          <w:szCs w:val="24"/>
        </w:rPr>
        <w:t xml:space="preserve">, which </w:t>
      </w:r>
      <w:r w:rsidR="00B72313" w:rsidRPr="00127044">
        <w:rPr>
          <w:rFonts w:ascii="Times New Roman" w:hAnsi="Times New Roman"/>
          <w:szCs w:val="24"/>
        </w:rPr>
        <w:t>was</w:t>
      </w:r>
      <w:r w:rsidR="005B358E" w:rsidRPr="00127044">
        <w:rPr>
          <w:rFonts w:ascii="Times New Roman" w:hAnsi="Times New Roman"/>
          <w:szCs w:val="24"/>
        </w:rPr>
        <w:t xml:space="preserve"> a cross section rather than a longitudinal measure in that it </w:t>
      </w:r>
      <w:r w:rsidR="00B72313" w:rsidRPr="00127044">
        <w:rPr>
          <w:rFonts w:ascii="Times New Roman" w:hAnsi="Times New Roman"/>
          <w:szCs w:val="24"/>
        </w:rPr>
        <w:t>did</w:t>
      </w:r>
      <w:r w:rsidR="005B358E" w:rsidRPr="00127044">
        <w:rPr>
          <w:rFonts w:ascii="Times New Roman" w:hAnsi="Times New Roman"/>
          <w:szCs w:val="24"/>
        </w:rPr>
        <w:t xml:space="preserve"> not reflect actual gra</w:t>
      </w:r>
      <w:r w:rsidR="003970FC" w:rsidRPr="00127044">
        <w:rPr>
          <w:rFonts w:ascii="Times New Roman" w:hAnsi="Times New Roman"/>
          <w:szCs w:val="24"/>
        </w:rPr>
        <w:t>duation rates (which for freshme</w:t>
      </w:r>
      <w:r w:rsidR="005B358E" w:rsidRPr="00127044">
        <w:rPr>
          <w:rFonts w:ascii="Times New Roman" w:hAnsi="Times New Roman"/>
          <w:szCs w:val="24"/>
        </w:rPr>
        <w:t xml:space="preserve">n in this sample would </w:t>
      </w:r>
      <w:r w:rsidR="00330B93" w:rsidRPr="00127044">
        <w:rPr>
          <w:rFonts w:ascii="Times New Roman" w:hAnsi="Times New Roman"/>
          <w:szCs w:val="24"/>
        </w:rPr>
        <w:t>have been</w:t>
      </w:r>
      <w:r w:rsidR="005B358E" w:rsidRPr="00127044">
        <w:rPr>
          <w:rFonts w:ascii="Times New Roman" w:hAnsi="Times New Roman"/>
          <w:szCs w:val="24"/>
        </w:rPr>
        <w:t xml:space="preserve"> in 2012)</w:t>
      </w:r>
      <w:r w:rsidRPr="00127044">
        <w:rPr>
          <w:rFonts w:ascii="Times New Roman" w:hAnsi="Times New Roman"/>
          <w:szCs w:val="24"/>
        </w:rPr>
        <w:t>.</w:t>
      </w:r>
      <w:r w:rsidR="005B358E" w:rsidRPr="00127044">
        <w:rPr>
          <w:rFonts w:ascii="Times New Roman" w:hAnsi="Times New Roman"/>
          <w:szCs w:val="24"/>
        </w:rPr>
        <w:t xml:space="preserve"> </w:t>
      </w:r>
      <w:r w:rsidR="007A5929" w:rsidRPr="00127044">
        <w:rPr>
          <w:rFonts w:ascii="Times New Roman" w:hAnsi="Times New Roman"/>
          <w:szCs w:val="24"/>
        </w:rPr>
        <w:t xml:space="preserve">I extracted the </w:t>
      </w:r>
      <w:r w:rsidRPr="00127044">
        <w:rPr>
          <w:rFonts w:ascii="Times New Roman" w:hAnsi="Times New Roman"/>
          <w:szCs w:val="24"/>
        </w:rPr>
        <w:t xml:space="preserve">Persistence indicators from the 2006 and 2007 IPEDS Integrated Postsecondary Education Data System. </w:t>
      </w:r>
      <w:r w:rsidR="008405B0" w:rsidRPr="00127044">
        <w:rPr>
          <w:rFonts w:ascii="Times New Roman" w:hAnsi="Times New Roman"/>
          <w:szCs w:val="24"/>
        </w:rPr>
        <w:t xml:space="preserve">See </w:t>
      </w:r>
      <w:r w:rsidR="007107F9" w:rsidRPr="00127044">
        <w:rPr>
          <w:rFonts w:ascii="Times New Roman" w:hAnsi="Times New Roman"/>
          <w:szCs w:val="24"/>
        </w:rPr>
        <w:t>Table</w:t>
      </w:r>
      <w:r w:rsidR="008405B0" w:rsidRPr="00127044">
        <w:rPr>
          <w:rFonts w:ascii="Times New Roman" w:hAnsi="Times New Roman"/>
          <w:szCs w:val="24"/>
        </w:rPr>
        <w:t xml:space="preserve"> 21.</w:t>
      </w:r>
    </w:p>
    <w:p w:rsidR="008405B0" w:rsidRPr="00127044" w:rsidRDefault="008405B0" w:rsidP="004A740B">
      <w:pPr>
        <w:pStyle w:val="TableCaption"/>
      </w:pPr>
      <w:bookmarkStart w:id="200" w:name="_Toc321814447"/>
      <w:r w:rsidRPr="00127044">
        <w:t>Table 21</w:t>
      </w:r>
      <w:r w:rsidR="00720373" w:rsidRPr="00127044">
        <w:t>:</w:t>
      </w:r>
      <w:bookmarkEnd w:id="200"/>
      <w:r w:rsidR="00720373" w:rsidRPr="00127044">
        <w:t xml:space="preserve"> </w:t>
      </w:r>
    </w:p>
    <w:p w:rsidR="006F4662" w:rsidRPr="00127044" w:rsidRDefault="002F0876" w:rsidP="004A740B">
      <w:pPr>
        <w:pStyle w:val="TableCaption"/>
      </w:pPr>
      <w:bookmarkStart w:id="201" w:name="_Toc321814448"/>
      <w:r w:rsidRPr="00127044">
        <w:rPr>
          <w:i/>
        </w:rPr>
        <w:t xml:space="preserve">Persistence Construct: Descriptive Statistics for Retention and Graduation Rates in 2006 and 2007 (N = </w:t>
      </w:r>
      <w:r w:rsidR="00D34A53" w:rsidRPr="00127044">
        <w:rPr>
          <w:i/>
        </w:rPr>
        <w:t>497</w:t>
      </w:r>
      <w:r w:rsidRPr="00127044">
        <w:rPr>
          <w:i/>
        </w:rPr>
        <w:t>)</w:t>
      </w:r>
      <w:bookmarkEnd w:id="201"/>
    </w:p>
    <w:tbl>
      <w:tblPr>
        <w:tblW w:w="63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890"/>
        <w:gridCol w:w="900"/>
        <w:gridCol w:w="1080"/>
        <w:gridCol w:w="1170"/>
        <w:gridCol w:w="1350"/>
      </w:tblGrid>
      <w:tr w:rsidR="002F0876" w:rsidRPr="00127044">
        <w:trPr>
          <w:cantSplit/>
          <w:tblHeader/>
        </w:trPr>
        <w:tc>
          <w:tcPr>
            <w:tcW w:w="1890" w:type="dxa"/>
            <w:tcBorders>
              <w:left w:val="nil"/>
              <w:right w:val="nil"/>
            </w:tcBorders>
            <w:shd w:val="clear" w:color="auto" w:fill="FFFFFF"/>
          </w:tcPr>
          <w:p w:rsidR="002F0876" w:rsidRPr="00127044" w:rsidRDefault="002F0876" w:rsidP="00343F8D">
            <w:pPr>
              <w:autoSpaceDE w:val="0"/>
              <w:autoSpaceDN w:val="0"/>
              <w:adjustRightInd w:val="0"/>
              <w:rPr>
                <w:rFonts w:ascii="Times New Roman" w:hAnsi="Times New Roman"/>
                <w:szCs w:val="24"/>
              </w:rPr>
            </w:pPr>
          </w:p>
        </w:tc>
        <w:tc>
          <w:tcPr>
            <w:tcW w:w="900" w:type="dxa"/>
            <w:tcBorders>
              <w:left w:val="nil"/>
              <w:right w:val="nil"/>
            </w:tcBorders>
            <w:shd w:val="clear" w:color="auto" w:fill="FFFFFF"/>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1080" w:type="dxa"/>
            <w:tcBorders>
              <w:left w:val="nil"/>
              <w:right w:val="nil"/>
            </w:tcBorders>
            <w:shd w:val="clear" w:color="auto" w:fill="FFFFFF"/>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170" w:type="dxa"/>
            <w:tcBorders>
              <w:left w:val="nil"/>
              <w:right w:val="nil"/>
            </w:tcBorders>
            <w:shd w:val="clear" w:color="auto" w:fill="FFFFFF"/>
            <w:tcMar>
              <w:top w:w="30" w:type="dxa"/>
              <w:left w:w="30" w:type="dxa"/>
              <w:bottom w:w="30" w:type="dxa"/>
              <w:right w:w="30" w:type="dxa"/>
            </w:tcMar>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350" w:type="dxa"/>
            <w:tcBorders>
              <w:left w:val="nil"/>
              <w:right w:val="nil"/>
            </w:tcBorders>
            <w:shd w:val="clear" w:color="auto" w:fill="FFFFFF"/>
            <w:tcMar>
              <w:top w:w="30" w:type="dxa"/>
              <w:left w:w="30" w:type="dxa"/>
              <w:bottom w:w="30" w:type="dxa"/>
              <w:right w:w="30" w:type="dxa"/>
            </w:tcMar>
            <w:vAlign w:val="bottom"/>
          </w:tcPr>
          <w:p w:rsidR="002F0876" w:rsidRPr="00127044" w:rsidRDefault="002F0876" w:rsidP="00343F8D">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2F0876" w:rsidRPr="00127044">
        <w:trPr>
          <w:cantSplit/>
          <w:tblHeader/>
        </w:trPr>
        <w:tc>
          <w:tcPr>
            <w:tcW w:w="1890" w:type="dxa"/>
            <w:tcBorders>
              <w:left w:val="nil"/>
              <w:bottom w:val="nil"/>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Retention 2006 </w:t>
            </w:r>
          </w:p>
        </w:tc>
        <w:tc>
          <w:tcPr>
            <w:tcW w:w="900" w:type="dxa"/>
            <w:tcBorders>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74.98</w:t>
            </w:r>
          </w:p>
        </w:tc>
        <w:tc>
          <w:tcPr>
            <w:tcW w:w="1080" w:type="dxa"/>
            <w:tcBorders>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10.698</w:t>
            </w:r>
          </w:p>
        </w:tc>
        <w:tc>
          <w:tcPr>
            <w:tcW w:w="1170" w:type="dxa"/>
            <w:tcBorders>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34</w:t>
            </w:r>
          </w:p>
        </w:tc>
        <w:tc>
          <w:tcPr>
            <w:tcW w:w="1350" w:type="dxa"/>
            <w:tcBorders>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98</w:t>
            </w:r>
          </w:p>
        </w:tc>
      </w:tr>
      <w:tr w:rsidR="002F0876" w:rsidRPr="00127044">
        <w:trPr>
          <w:cantSplit/>
          <w:tblHeader/>
        </w:trPr>
        <w:tc>
          <w:tcPr>
            <w:tcW w:w="1890" w:type="dxa"/>
            <w:tcBorders>
              <w:top w:val="nil"/>
              <w:left w:val="nil"/>
              <w:bottom w:val="nil"/>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Retention 2007 </w:t>
            </w:r>
          </w:p>
        </w:tc>
        <w:tc>
          <w:tcPr>
            <w:tcW w:w="90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74.92</w:t>
            </w:r>
          </w:p>
        </w:tc>
        <w:tc>
          <w:tcPr>
            <w:tcW w:w="108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10.849</w:t>
            </w:r>
          </w:p>
        </w:tc>
        <w:tc>
          <w:tcPr>
            <w:tcW w:w="117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41</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97</w:t>
            </w:r>
          </w:p>
        </w:tc>
      </w:tr>
      <w:tr w:rsidR="002F0876" w:rsidRPr="00127044">
        <w:trPr>
          <w:cantSplit/>
          <w:tblHeader/>
        </w:trPr>
        <w:tc>
          <w:tcPr>
            <w:tcW w:w="1890" w:type="dxa"/>
            <w:tcBorders>
              <w:top w:val="nil"/>
              <w:left w:val="nil"/>
              <w:bottom w:val="nil"/>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Graduation 2006</w:t>
            </w:r>
          </w:p>
        </w:tc>
        <w:tc>
          <w:tcPr>
            <w:tcW w:w="90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54.71</w:t>
            </w:r>
          </w:p>
        </w:tc>
        <w:tc>
          <w:tcPr>
            <w:tcW w:w="1080" w:type="dxa"/>
            <w:tcBorders>
              <w:top w:val="nil"/>
              <w:left w:val="nil"/>
              <w:bottom w:val="nil"/>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16.914</w:t>
            </w:r>
          </w:p>
        </w:tc>
        <w:tc>
          <w:tcPr>
            <w:tcW w:w="117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15</w:t>
            </w:r>
          </w:p>
        </w:tc>
        <w:tc>
          <w:tcPr>
            <w:tcW w:w="1350" w:type="dxa"/>
            <w:tcBorders>
              <w:top w:val="nil"/>
              <w:left w:val="nil"/>
              <w:bottom w:val="nil"/>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93</w:t>
            </w:r>
          </w:p>
        </w:tc>
      </w:tr>
      <w:tr w:rsidR="002F0876" w:rsidRPr="00127044">
        <w:trPr>
          <w:cantSplit/>
          <w:tblHeader/>
        </w:trPr>
        <w:tc>
          <w:tcPr>
            <w:tcW w:w="1890" w:type="dxa"/>
            <w:tcBorders>
              <w:top w:val="nil"/>
              <w:left w:val="nil"/>
              <w:bottom w:val="single" w:sz="8" w:space="0" w:color="auto"/>
              <w:right w:val="nil"/>
            </w:tcBorders>
            <w:shd w:val="clear" w:color="auto" w:fill="FFFFFF"/>
          </w:tcPr>
          <w:p w:rsidR="002F0876" w:rsidRPr="00127044" w:rsidRDefault="002F0876" w:rsidP="00343F8D">
            <w:pPr>
              <w:autoSpaceDE w:val="0"/>
              <w:autoSpaceDN w:val="0"/>
              <w:adjustRightInd w:val="0"/>
              <w:rPr>
                <w:rFonts w:ascii="Times New Roman" w:hAnsi="Times New Roman"/>
                <w:color w:val="000000"/>
                <w:szCs w:val="24"/>
              </w:rPr>
            </w:pPr>
            <w:r w:rsidRPr="00127044">
              <w:rPr>
                <w:rFonts w:ascii="Times New Roman" w:hAnsi="Times New Roman"/>
                <w:color w:val="000000"/>
                <w:szCs w:val="24"/>
              </w:rPr>
              <w:t xml:space="preserve">Graduation 2007 </w:t>
            </w:r>
          </w:p>
        </w:tc>
        <w:tc>
          <w:tcPr>
            <w:tcW w:w="900" w:type="dxa"/>
            <w:tcBorders>
              <w:top w:val="nil"/>
              <w:left w:val="nil"/>
              <w:bottom w:val="single" w:sz="8" w:space="0" w:color="auto"/>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55.07</w:t>
            </w:r>
          </w:p>
        </w:tc>
        <w:tc>
          <w:tcPr>
            <w:tcW w:w="1080" w:type="dxa"/>
            <w:tcBorders>
              <w:top w:val="nil"/>
              <w:left w:val="nil"/>
              <w:bottom w:val="single" w:sz="8" w:space="0" w:color="auto"/>
              <w:right w:val="nil"/>
            </w:tcBorders>
            <w:shd w:val="clear" w:color="auto" w:fill="FFFFFF"/>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16.979</w:t>
            </w:r>
          </w:p>
        </w:tc>
        <w:tc>
          <w:tcPr>
            <w:tcW w:w="117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13</w:t>
            </w:r>
          </w:p>
        </w:tc>
        <w:tc>
          <w:tcPr>
            <w:tcW w:w="1350" w:type="dxa"/>
            <w:tcBorders>
              <w:top w:val="nil"/>
              <w:left w:val="nil"/>
              <w:bottom w:val="single" w:sz="8" w:space="0" w:color="auto"/>
              <w:right w:val="nil"/>
            </w:tcBorders>
            <w:shd w:val="clear" w:color="auto" w:fill="FFFFFF"/>
            <w:tcMar>
              <w:top w:w="30" w:type="dxa"/>
              <w:left w:w="30" w:type="dxa"/>
              <w:bottom w:w="30" w:type="dxa"/>
              <w:right w:w="30" w:type="dxa"/>
            </w:tcMar>
            <w:vAlign w:val="center"/>
          </w:tcPr>
          <w:p w:rsidR="002F0876" w:rsidRPr="00127044" w:rsidRDefault="002F0876" w:rsidP="00343F8D">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93</w:t>
            </w:r>
          </w:p>
        </w:tc>
      </w:tr>
    </w:tbl>
    <w:p w:rsidR="00170F92" w:rsidRPr="00127044" w:rsidRDefault="00170F92" w:rsidP="001E1409">
      <w:pPr>
        <w:pStyle w:val="Heading4fordissertatiion"/>
        <w:spacing w:line="240" w:lineRule="auto"/>
      </w:pPr>
    </w:p>
    <w:p w:rsidR="006F4662" w:rsidRPr="00127044" w:rsidRDefault="006F4662" w:rsidP="006F4662">
      <w:pPr>
        <w:pStyle w:val="Heading4fordissertatiion"/>
      </w:pPr>
      <w:r w:rsidRPr="00127044">
        <w:t xml:space="preserve">Retention. </w:t>
      </w:r>
      <w:r w:rsidRPr="00127044">
        <w:rPr>
          <w:b w:val="0"/>
          <w:i w:val="0"/>
        </w:rPr>
        <w:t>Retention rates for 2006 and 2007 var</w:t>
      </w:r>
      <w:r w:rsidR="000B2A59" w:rsidRPr="00127044">
        <w:rPr>
          <w:b w:val="0"/>
          <w:i w:val="0"/>
        </w:rPr>
        <w:t>ied</w:t>
      </w:r>
      <w:r w:rsidRPr="00127044">
        <w:rPr>
          <w:b w:val="0"/>
          <w:i w:val="0"/>
        </w:rPr>
        <w:t xml:space="preserve"> greatly. In 2006, there was a minimum of 34</w:t>
      </w:r>
      <w:r w:rsidR="00FB1F13" w:rsidRPr="00127044">
        <w:rPr>
          <w:b w:val="0"/>
          <w:i w:val="0"/>
        </w:rPr>
        <w:t>%</w:t>
      </w:r>
      <w:r w:rsidRPr="00127044">
        <w:rPr>
          <w:b w:val="0"/>
          <w:i w:val="0"/>
        </w:rPr>
        <w:t xml:space="preserve"> and a maximum of 98</w:t>
      </w:r>
      <w:r w:rsidR="00FB1F13" w:rsidRPr="00127044">
        <w:rPr>
          <w:b w:val="0"/>
          <w:i w:val="0"/>
        </w:rPr>
        <w:t>%</w:t>
      </w:r>
      <w:r w:rsidRPr="00127044">
        <w:rPr>
          <w:b w:val="0"/>
          <w:i w:val="0"/>
        </w:rPr>
        <w:t xml:space="preserve"> for a range of 64 and a standard deviation of 10.7. In 2007, there was a minimum of 41</w:t>
      </w:r>
      <w:r w:rsidR="00FB1F13" w:rsidRPr="00127044">
        <w:rPr>
          <w:b w:val="0"/>
          <w:i w:val="0"/>
        </w:rPr>
        <w:t>%</w:t>
      </w:r>
      <w:r w:rsidRPr="00127044">
        <w:rPr>
          <w:b w:val="0"/>
          <w:i w:val="0"/>
        </w:rPr>
        <w:t xml:space="preserve"> and a maximum of 97</w:t>
      </w:r>
      <w:r w:rsidR="00FB1F13" w:rsidRPr="00127044">
        <w:rPr>
          <w:b w:val="0"/>
          <w:i w:val="0"/>
        </w:rPr>
        <w:t>%</w:t>
      </w:r>
      <w:r w:rsidRPr="00127044">
        <w:rPr>
          <w:b w:val="0"/>
          <w:i w:val="0"/>
        </w:rPr>
        <w:t xml:space="preserve"> for a range of 56 </w:t>
      </w:r>
      <w:r w:rsidRPr="00127044">
        <w:rPr>
          <w:b w:val="0"/>
          <w:i w:val="0"/>
        </w:rPr>
        <w:lastRenderedPageBreak/>
        <w:t xml:space="preserve">and a standard deviation of 10.8. All of these numbers </w:t>
      </w:r>
      <w:r w:rsidR="00B72313" w:rsidRPr="00127044">
        <w:rPr>
          <w:b w:val="0"/>
          <w:i w:val="0"/>
        </w:rPr>
        <w:t>showed</w:t>
      </w:r>
      <w:r w:rsidRPr="00127044">
        <w:rPr>
          <w:b w:val="0"/>
          <w:i w:val="0"/>
        </w:rPr>
        <w:t xml:space="preserve"> very large </w:t>
      </w:r>
      <w:r w:rsidR="00D30493" w:rsidRPr="00127044">
        <w:rPr>
          <w:b w:val="0"/>
          <w:i w:val="0"/>
        </w:rPr>
        <w:t>variation across</w:t>
      </w:r>
      <w:r w:rsidRPr="00127044">
        <w:rPr>
          <w:b w:val="0"/>
          <w:i w:val="0"/>
        </w:rPr>
        <w:t xml:space="preserve"> institutions.</w:t>
      </w:r>
    </w:p>
    <w:p w:rsidR="00E21159" w:rsidRPr="00127044" w:rsidRDefault="006F4662" w:rsidP="00C0410F">
      <w:pPr>
        <w:pStyle w:val="Heading4fordissertatiion"/>
        <w:rPr>
          <w:b w:val="0"/>
          <w:i w:val="0"/>
        </w:rPr>
      </w:pPr>
      <w:r w:rsidRPr="00127044">
        <w:t xml:space="preserve">Graduation. </w:t>
      </w:r>
      <w:r w:rsidRPr="00127044">
        <w:rPr>
          <w:b w:val="0"/>
          <w:i w:val="0"/>
        </w:rPr>
        <w:t>Graduation rates for 2006 and 2007 var</w:t>
      </w:r>
      <w:r w:rsidR="000B2A59" w:rsidRPr="00127044">
        <w:rPr>
          <w:b w:val="0"/>
          <w:i w:val="0"/>
        </w:rPr>
        <w:t>ied</w:t>
      </w:r>
      <w:r w:rsidRPr="00127044">
        <w:rPr>
          <w:b w:val="0"/>
          <w:i w:val="0"/>
        </w:rPr>
        <w:t xml:space="preserve"> even more</w:t>
      </w:r>
      <w:r w:rsidR="000B2A59" w:rsidRPr="00127044">
        <w:rPr>
          <w:b w:val="0"/>
          <w:i w:val="0"/>
        </w:rPr>
        <w:t xml:space="preserve"> greatly</w:t>
      </w:r>
      <w:r w:rsidRPr="00127044">
        <w:rPr>
          <w:b w:val="0"/>
          <w:i w:val="0"/>
        </w:rPr>
        <w:t xml:space="preserve"> than retention numbers. In 2006, there was a minimum of 15</w:t>
      </w:r>
      <w:r w:rsidR="00B02DF0" w:rsidRPr="00127044">
        <w:rPr>
          <w:b w:val="0"/>
          <w:i w:val="0"/>
        </w:rPr>
        <w:t>%</w:t>
      </w:r>
      <w:r w:rsidRPr="00127044">
        <w:rPr>
          <w:b w:val="0"/>
          <w:i w:val="0"/>
        </w:rPr>
        <w:t xml:space="preserve"> and a maximum of 93</w:t>
      </w:r>
      <w:r w:rsidR="00B02DF0" w:rsidRPr="00127044">
        <w:rPr>
          <w:b w:val="0"/>
          <w:i w:val="0"/>
        </w:rPr>
        <w:t>%</w:t>
      </w:r>
      <w:r w:rsidRPr="00127044">
        <w:rPr>
          <w:b w:val="0"/>
          <w:i w:val="0"/>
        </w:rPr>
        <w:t xml:space="preserve"> for a range of 78 and a standard deviation of 16.9. In 2007, there was a there was a minimum of 13</w:t>
      </w:r>
      <w:r w:rsidR="00B02DF0" w:rsidRPr="00127044">
        <w:rPr>
          <w:b w:val="0"/>
          <w:i w:val="0"/>
        </w:rPr>
        <w:t>%</w:t>
      </w:r>
      <w:r w:rsidRPr="00127044">
        <w:rPr>
          <w:b w:val="0"/>
          <w:i w:val="0"/>
        </w:rPr>
        <w:t xml:space="preserve"> and a maximum of 93</w:t>
      </w:r>
      <w:r w:rsidR="00B02DF0" w:rsidRPr="00127044">
        <w:rPr>
          <w:b w:val="0"/>
          <w:i w:val="0"/>
        </w:rPr>
        <w:t>%</w:t>
      </w:r>
      <w:r w:rsidRPr="00127044">
        <w:rPr>
          <w:b w:val="0"/>
          <w:i w:val="0"/>
        </w:rPr>
        <w:t xml:space="preserve"> for a range of 80 and a standard deviation of 17.0. All of these numbers </w:t>
      </w:r>
      <w:r w:rsidR="00B72313" w:rsidRPr="00127044">
        <w:rPr>
          <w:b w:val="0"/>
          <w:i w:val="0"/>
        </w:rPr>
        <w:t>showed</w:t>
      </w:r>
      <w:r w:rsidRPr="00127044">
        <w:rPr>
          <w:b w:val="0"/>
          <w:i w:val="0"/>
        </w:rPr>
        <w:t xml:space="preserve"> very large </w:t>
      </w:r>
      <w:r w:rsidR="00D30493" w:rsidRPr="00127044">
        <w:rPr>
          <w:b w:val="0"/>
          <w:i w:val="0"/>
        </w:rPr>
        <w:t>variation across</w:t>
      </w:r>
      <w:r w:rsidRPr="00127044">
        <w:rPr>
          <w:b w:val="0"/>
          <w:i w:val="0"/>
        </w:rPr>
        <w:t xml:space="preserve"> institutions.</w:t>
      </w:r>
    </w:p>
    <w:p w:rsidR="00350A3C" w:rsidRPr="00127044" w:rsidRDefault="00350A3C" w:rsidP="00350A3C">
      <w:pPr>
        <w:pStyle w:val="Heading2fordissertation"/>
      </w:pPr>
      <w:bookmarkStart w:id="202" w:name="_Toc357082405"/>
      <w:r w:rsidRPr="00127044">
        <w:t xml:space="preserve">Correlation </w:t>
      </w:r>
      <w:r w:rsidR="0030306F" w:rsidRPr="00127044">
        <w:t>Analysis</w:t>
      </w:r>
      <w:bookmarkEnd w:id="202"/>
    </w:p>
    <w:p w:rsidR="005D09D9" w:rsidRPr="00127044" w:rsidRDefault="005D09D9" w:rsidP="004D2FE4">
      <w:pPr>
        <w:spacing w:line="480" w:lineRule="auto"/>
        <w:ind w:firstLine="720"/>
        <w:rPr>
          <w:rFonts w:ascii="Times New Roman" w:hAnsi="Times New Roman"/>
        </w:rPr>
      </w:pPr>
      <w:r w:rsidRPr="00127044">
        <w:rPr>
          <w:rFonts w:ascii="Times New Roman" w:hAnsi="Times New Roman"/>
        </w:rPr>
        <w:t xml:space="preserve">Structural Equation Modeling </w:t>
      </w:r>
      <w:r w:rsidR="00A63072" w:rsidRPr="00127044">
        <w:rPr>
          <w:rFonts w:ascii="Times New Roman" w:hAnsi="Times New Roman"/>
        </w:rPr>
        <w:t>compares the</w:t>
      </w:r>
      <w:r w:rsidRPr="00127044">
        <w:rPr>
          <w:rFonts w:ascii="Times New Roman" w:hAnsi="Times New Roman"/>
        </w:rPr>
        <w:t xml:space="preserve"> </w:t>
      </w:r>
      <w:r w:rsidR="00A63072" w:rsidRPr="00127044">
        <w:rPr>
          <w:rFonts w:ascii="Times New Roman" w:hAnsi="Times New Roman"/>
        </w:rPr>
        <w:t xml:space="preserve">observed </w:t>
      </w:r>
      <w:r w:rsidRPr="00127044">
        <w:rPr>
          <w:rFonts w:ascii="Times New Roman" w:hAnsi="Times New Roman"/>
        </w:rPr>
        <w:t xml:space="preserve">correlation matrix from the sample </w:t>
      </w:r>
      <w:r w:rsidR="00A63072" w:rsidRPr="00127044">
        <w:rPr>
          <w:rFonts w:ascii="Times New Roman" w:hAnsi="Times New Roman"/>
        </w:rPr>
        <w:t>against a population covariance matrix estimated from the model to see if they are consistent</w:t>
      </w:r>
      <w:r w:rsidR="00773A85" w:rsidRPr="00127044">
        <w:rPr>
          <w:rFonts w:ascii="Times New Roman" w:hAnsi="Times New Roman"/>
        </w:rPr>
        <w:t xml:space="preserve"> </w:t>
      </w:r>
      <w:r w:rsidR="00E6099C" w:rsidRPr="00127044">
        <w:rPr>
          <w:rFonts w:ascii="Times New Roman" w:hAnsi="Times New Roman"/>
        </w:rPr>
        <w:fldChar w:fldCharType="begin"/>
      </w:r>
      <w:r w:rsidR="00773A85" w:rsidRPr="00127044">
        <w:rPr>
          <w:rFonts w:ascii="Times New Roman" w:hAnsi="Times New Roman"/>
        </w:rPr>
        <w:instrText xml:space="preserve"> ADDIN EN.CITE &lt;EndNote&gt;&lt;Cite&gt;&lt;Author&gt;Byrne&lt;/Author&gt;&lt;Year&gt;2010&lt;/Year&gt;&lt;RecNum&gt;508&lt;/RecNum&gt;&lt;Pages&gt;6-8&lt;/Pages&gt;&lt;DisplayText&gt;(Byrne, 2010, pp. 6-8)&lt;/DisplayText&gt;&lt;record&gt;&lt;rec-number&gt;508&lt;/rec-number&gt;&lt;foreign-keys&gt;&lt;key app="EN" db-id="trdvwvf9m00zd4es0eavtr0g5zf90pzwzsw5"&gt;508&lt;/key&gt;&lt;/foreign-keys&gt;&lt;ref-type name="Book"&gt;6&lt;/ref-type&gt;&lt;contributors&gt;&lt;authors&gt;&lt;author&gt;Byrne, Barbara M.&lt;/author&gt;&lt;/authors&gt;&lt;/contributors&gt;&lt;titles&gt;&lt;title&gt;Structural equation modeling with AMOS : basic concepts, applications, and programming&lt;/title&gt;&lt;/titles&gt;&lt;dates&gt;&lt;year&gt;2010&lt;/year&gt;&lt;/dates&gt;&lt;pub-location&gt;New York&lt;/pub-location&gt;&lt;publisher&gt;Routledge&lt;/publisher&gt;&lt;isbn&gt;9780805863727 0805863729 9780805863734 0805863737&lt;/isbn&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rPr>
        <w:fldChar w:fldCharType="separate"/>
      </w:r>
      <w:r w:rsidR="00773A85" w:rsidRPr="00127044">
        <w:rPr>
          <w:rFonts w:ascii="Times New Roman" w:hAnsi="Times New Roman"/>
          <w:noProof/>
        </w:rPr>
        <w:t>(</w:t>
      </w:r>
      <w:hyperlink w:anchor="_ENREF_28" w:tooltip="Byrne, 2010 #508" w:history="1">
        <w:r w:rsidR="00886D37" w:rsidRPr="00127044">
          <w:rPr>
            <w:rFonts w:ascii="Times New Roman" w:hAnsi="Times New Roman"/>
            <w:noProof/>
          </w:rPr>
          <w:t>Byrne, 2010, pp. 6-8</w:t>
        </w:r>
      </w:hyperlink>
      <w:r w:rsidR="00773A85" w:rsidRPr="00127044">
        <w:rPr>
          <w:rFonts w:ascii="Times New Roman" w:hAnsi="Times New Roman"/>
          <w:noProof/>
        </w:rPr>
        <w:t>)</w:t>
      </w:r>
      <w:r w:rsidR="00E6099C" w:rsidRPr="00127044">
        <w:rPr>
          <w:rFonts w:ascii="Times New Roman" w:hAnsi="Times New Roman"/>
        </w:rPr>
        <w:fldChar w:fldCharType="end"/>
      </w:r>
      <w:r w:rsidR="00A63072" w:rsidRPr="00127044">
        <w:rPr>
          <w:rFonts w:ascii="Times New Roman" w:hAnsi="Times New Roman"/>
        </w:rPr>
        <w:t xml:space="preserve">. This is why </w:t>
      </w:r>
      <w:r w:rsidR="00F57EE8" w:rsidRPr="00127044">
        <w:rPr>
          <w:rFonts w:ascii="Times New Roman" w:hAnsi="Times New Roman"/>
          <w:color w:val="000000"/>
          <w:sz w:val="26"/>
          <w:szCs w:val="26"/>
        </w:rPr>
        <w:t xml:space="preserve">structural equation modeling </w:t>
      </w:r>
      <w:r w:rsidR="00A63072" w:rsidRPr="00127044">
        <w:rPr>
          <w:rFonts w:ascii="Times New Roman" w:hAnsi="Times New Roman"/>
        </w:rPr>
        <w:t xml:space="preserve">is also called analysis of covariance. </w:t>
      </w:r>
      <w:r w:rsidRPr="00127044">
        <w:rPr>
          <w:rFonts w:ascii="Times New Roman" w:hAnsi="Times New Roman"/>
        </w:rPr>
        <w:t xml:space="preserve">In other words, </w:t>
      </w:r>
      <w:r w:rsidR="00F57EE8" w:rsidRPr="00127044">
        <w:rPr>
          <w:rFonts w:ascii="Times New Roman" w:hAnsi="Times New Roman"/>
          <w:color w:val="000000"/>
          <w:sz w:val="26"/>
          <w:szCs w:val="26"/>
        </w:rPr>
        <w:t>structural equation modeling</w:t>
      </w:r>
      <w:r w:rsidR="00A63072" w:rsidRPr="00127044">
        <w:rPr>
          <w:rFonts w:ascii="Times New Roman" w:hAnsi="Times New Roman"/>
        </w:rPr>
        <w:t xml:space="preserve"> measures how well the entire model of </w:t>
      </w:r>
      <w:r w:rsidRPr="00127044">
        <w:rPr>
          <w:rFonts w:ascii="Times New Roman" w:hAnsi="Times New Roman"/>
        </w:rPr>
        <w:t>observed (measured indicators) and unobserved variables (latent constructs)</w:t>
      </w:r>
      <w:r w:rsidR="00A63072" w:rsidRPr="00127044">
        <w:rPr>
          <w:rFonts w:ascii="Times New Roman" w:hAnsi="Times New Roman"/>
        </w:rPr>
        <w:t xml:space="preserve"> work together. The </w:t>
      </w:r>
      <w:r w:rsidR="00303873" w:rsidRPr="00127044">
        <w:rPr>
          <w:rFonts w:ascii="Times New Roman" w:hAnsi="Times New Roman"/>
        </w:rPr>
        <w:t xml:space="preserve">estimated </w:t>
      </w:r>
      <w:r w:rsidR="00A63072" w:rsidRPr="00127044">
        <w:rPr>
          <w:rFonts w:ascii="Times New Roman" w:hAnsi="Times New Roman"/>
        </w:rPr>
        <w:t>correlation matrix for the observed indicators in t</w:t>
      </w:r>
      <w:r w:rsidR="005C1E05" w:rsidRPr="00127044">
        <w:rPr>
          <w:rFonts w:ascii="Times New Roman" w:hAnsi="Times New Roman"/>
        </w:rPr>
        <w:t xml:space="preserve">he model can be found in </w:t>
      </w:r>
      <w:r w:rsidR="007107F9" w:rsidRPr="00127044">
        <w:rPr>
          <w:rFonts w:ascii="Times New Roman" w:hAnsi="Times New Roman"/>
        </w:rPr>
        <w:t>Table</w:t>
      </w:r>
      <w:r w:rsidR="005C1E05" w:rsidRPr="00127044">
        <w:rPr>
          <w:rFonts w:ascii="Times New Roman" w:hAnsi="Times New Roman"/>
        </w:rPr>
        <w:t xml:space="preserve"> 21</w:t>
      </w:r>
      <w:r w:rsidR="00A63072" w:rsidRPr="00127044">
        <w:rPr>
          <w:rFonts w:ascii="Times New Roman" w:hAnsi="Times New Roman"/>
        </w:rPr>
        <w:t>.</w:t>
      </w:r>
    </w:p>
    <w:p w:rsidR="00A63072" w:rsidRPr="00127044" w:rsidRDefault="00A63072" w:rsidP="004D2FE4">
      <w:pPr>
        <w:spacing w:line="480" w:lineRule="auto"/>
        <w:ind w:firstLine="720"/>
        <w:rPr>
          <w:rFonts w:ascii="Times New Roman" w:hAnsi="Times New Roman"/>
        </w:rPr>
      </w:pPr>
      <w:r w:rsidRPr="00127044">
        <w:rPr>
          <w:rFonts w:ascii="Times New Roman" w:hAnsi="Times New Roman"/>
        </w:rPr>
        <w:t>For the purposes of this model, correlations are defined as follows:</w:t>
      </w:r>
    </w:p>
    <w:p w:rsidR="00A63072" w:rsidRPr="00127044" w:rsidRDefault="00A63072" w:rsidP="004D2FE4">
      <w:pPr>
        <w:pStyle w:val="ListParagraph"/>
        <w:numPr>
          <w:ilvl w:val="0"/>
          <w:numId w:val="20"/>
        </w:numPr>
        <w:spacing w:line="480" w:lineRule="auto"/>
      </w:pPr>
      <w:r w:rsidRPr="00127044">
        <w:t xml:space="preserve">weak &lt; .3 </w:t>
      </w:r>
    </w:p>
    <w:p w:rsidR="00A63072" w:rsidRPr="00127044" w:rsidRDefault="00A63072" w:rsidP="004D2FE4">
      <w:pPr>
        <w:pStyle w:val="ListParagraph"/>
        <w:numPr>
          <w:ilvl w:val="0"/>
          <w:numId w:val="20"/>
        </w:numPr>
        <w:spacing w:line="480" w:lineRule="auto"/>
      </w:pPr>
      <w:r w:rsidRPr="00127044">
        <w:t>moderate .3 to .7</w:t>
      </w:r>
    </w:p>
    <w:p w:rsidR="00A63072" w:rsidRPr="00127044" w:rsidRDefault="00A63072" w:rsidP="004D2FE4">
      <w:pPr>
        <w:pStyle w:val="ListParagraph"/>
        <w:numPr>
          <w:ilvl w:val="0"/>
          <w:numId w:val="20"/>
        </w:numPr>
        <w:spacing w:line="480" w:lineRule="auto"/>
      </w:pPr>
      <w:r w:rsidRPr="00127044">
        <w:t>strong &gt; .7</w:t>
      </w:r>
    </w:p>
    <w:p w:rsidR="00F15343" w:rsidRPr="00127044" w:rsidRDefault="00CD32B4" w:rsidP="004D2FE4">
      <w:pPr>
        <w:spacing w:line="480" w:lineRule="auto"/>
        <w:rPr>
          <w:rFonts w:ascii="Times New Roman" w:hAnsi="Times New Roman"/>
        </w:rPr>
      </w:pPr>
      <w:r w:rsidRPr="00127044">
        <w:rPr>
          <w:rFonts w:ascii="Times New Roman" w:hAnsi="Times New Roman"/>
        </w:rPr>
        <w:t>Variables that index the same construct should correlate with each other. However, c</w:t>
      </w:r>
      <w:r w:rsidR="00A63072" w:rsidRPr="00127044">
        <w:rPr>
          <w:rFonts w:ascii="Times New Roman" w:hAnsi="Times New Roman"/>
        </w:rPr>
        <w:t xml:space="preserve">orrelations greater than .85 are considered collinear and may </w:t>
      </w:r>
      <w:r w:rsidR="00330478" w:rsidRPr="00127044">
        <w:rPr>
          <w:rFonts w:ascii="Times New Roman" w:hAnsi="Times New Roman"/>
        </w:rPr>
        <w:t>make certain mathematical operations unstable as some denominators approach zero</w:t>
      </w:r>
      <w:r w:rsidR="003E7392" w:rsidRPr="00127044">
        <w:rPr>
          <w:rFonts w:ascii="Times New Roman" w:hAnsi="Times New Roman"/>
        </w:rPr>
        <w:t xml:space="preserve"> </w:t>
      </w:r>
      <w:r w:rsidR="00E6099C" w:rsidRPr="00127044">
        <w:rPr>
          <w:rFonts w:ascii="Times New Roman" w:hAnsi="Times New Roman"/>
        </w:rPr>
        <w:fldChar w:fldCharType="begin">
          <w:fldData xml:space="preserve">PEVuZE5vdGU+PENpdGU+PEF1dGhvcj5LbGluZTwvQXV0aG9yPjxZZWFyPjIwMDU8L1llYXI+PFJl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</w:fldData>
        </w:fldChar>
      </w:r>
      <w:r w:rsidR="003E7392"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PEVuZE5vdGU+PENpdGU+PEF1dGhvcj5LbGluZTwvQXV0aG9yPjxZZWFyPjIwMDU8L1llYXI+PFJl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</w:fldData>
        </w:fldChar>
      </w:r>
      <w:r w:rsidR="003E7392"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3E7392" w:rsidRPr="00127044">
        <w:rPr>
          <w:rFonts w:ascii="Times New Roman" w:hAnsi="Times New Roman"/>
          <w:noProof/>
        </w:rPr>
        <w:t>(</w:t>
      </w:r>
      <w:hyperlink w:anchor="_ENREF_62" w:tooltip="Kline, 2005 #59" w:history="1">
        <w:r w:rsidR="00886D37" w:rsidRPr="00127044">
          <w:rPr>
            <w:rFonts w:ascii="Times New Roman" w:hAnsi="Times New Roman"/>
            <w:noProof/>
          </w:rPr>
          <w:t>Kline, 2005, p. 56</w:t>
        </w:r>
      </w:hyperlink>
      <w:r w:rsidR="003E7392" w:rsidRPr="00127044">
        <w:rPr>
          <w:rFonts w:ascii="Times New Roman" w:hAnsi="Times New Roman"/>
          <w:noProof/>
        </w:rPr>
        <w:t>)</w:t>
      </w:r>
      <w:r w:rsidR="00E6099C" w:rsidRPr="00127044">
        <w:rPr>
          <w:rFonts w:ascii="Times New Roman" w:hAnsi="Times New Roman"/>
        </w:rPr>
        <w:fldChar w:fldCharType="end"/>
      </w:r>
      <w:r w:rsidR="00330478" w:rsidRPr="00127044">
        <w:rPr>
          <w:rFonts w:ascii="Times New Roman" w:hAnsi="Times New Roman"/>
        </w:rPr>
        <w:t xml:space="preserve">. </w:t>
      </w:r>
      <w:r w:rsidR="00F776A6" w:rsidRPr="00127044">
        <w:rPr>
          <w:rFonts w:ascii="Times New Roman" w:hAnsi="Times New Roman"/>
        </w:rPr>
        <w:t xml:space="preserve">Retention 2006 and Retention 2007 </w:t>
      </w:r>
      <w:r w:rsidR="00330478" w:rsidRPr="00127044">
        <w:rPr>
          <w:rFonts w:ascii="Times New Roman" w:hAnsi="Times New Roman"/>
        </w:rPr>
        <w:t>(</w:t>
      </w:r>
      <w:r w:rsidR="00F776A6" w:rsidRPr="00127044">
        <w:rPr>
          <w:rFonts w:ascii="Times New Roman" w:hAnsi="Times New Roman"/>
        </w:rPr>
        <w:t>.895</w:t>
      </w:r>
      <w:r w:rsidR="00330478" w:rsidRPr="00127044">
        <w:rPr>
          <w:rFonts w:ascii="Times New Roman" w:hAnsi="Times New Roman"/>
        </w:rPr>
        <w:t xml:space="preserve">) and </w:t>
      </w:r>
      <w:r w:rsidR="00F776A6" w:rsidRPr="00127044">
        <w:rPr>
          <w:rFonts w:ascii="Times New Roman" w:hAnsi="Times New Roman"/>
        </w:rPr>
        <w:t>Gradu</w:t>
      </w:r>
      <w:r w:rsidR="00330478" w:rsidRPr="00127044">
        <w:rPr>
          <w:rFonts w:ascii="Times New Roman" w:hAnsi="Times New Roman"/>
        </w:rPr>
        <w:t>ation 2006 and Graduation 2007</w:t>
      </w:r>
      <w:r w:rsidR="00F776A6" w:rsidRPr="00127044">
        <w:rPr>
          <w:rFonts w:ascii="Times New Roman" w:hAnsi="Times New Roman"/>
        </w:rPr>
        <w:t xml:space="preserve"> </w:t>
      </w:r>
      <w:r w:rsidR="00330478" w:rsidRPr="00127044">
        <w:rPr>
          <w:rFonts w:ascii="Times New Roman" w:hAnsi="Times New Roman"/>
        </w:rPr>
        <w:t>(</w:t>
      </w:r>
      <w:r w:rsidR="00F776A6" w:rsidRPr="00127044">
        <w:rPr>
          <w:rFonts w:ascii="Times New Roman" w:hAnsi="Times New Roman"/>
        </w:rPr>
        <w:t>.902</w:t>
      </w:r>
      <w:r w:rsidR="00330478" w:rsidRPr="00127044">
        <w:rPr>
          <w:rFonts w:ascii="Times New Roman" w:hAnsi="Times New Roman"/>
        </w:rPr>
        <w:t xml:space="preserve">) </w:t>
      </w:r>
      <w:r w:rsidR="00DF4245" w:rsidRPr="00127044">
        <w:rPr>
          <w:rFonts w:ascii="Times New Roman" w:hAnsi="Times New Roman"/>
        </w:rPr>
        <w:t>were</w:t>
      </w:r>
      <w:r w:rsidR="00330478" w:rsidRPr="00127044">
        <w:rPr>
          <w:rFonts w:ascii="Times New Roman" w:hAnsi="Times New Roman"/>
        </w:rPr>
        <w:t xml:space="preserve"> </w:t>
      </w:r>
      <w:r w:rsidR="00330478" w:rsidRPr="00127044">
        <w:rPr>
          <w:rFonts w:ascii="Times New Roman" w:hAnsi="Times New Roman"/>
        </w:rPr>
        <w:lastRenderedPageBreak/>
        <w:t>both collinear. I therefore use</w:t>
      </w:r>
      <w:r w:rsidR="000B2A59" w:rsidRPr="00127044">
        <w:rPr>
          <w:rFonts w:ascii="Times New Roman" w:hAnsi="Times New Roman"/>
        </w:rPr>
        <w:t>d</w:t>
      </w:r>
      <w:r w:rsidR="00330478" w:rsidRPr="00127044">
        <w:rPr>
          <w:rFonts w:ascii="Times New Roman" w:hAnsi="Times New Roman"/>
        </w:rPr>
        <w:t xml:space="preserve"> only the 2006 measures for each. More problematic </w:t>
      </w:r>
      <w:r w:rsidR="00DF4245" w:rsidRPr="00127044">
        <w:rPr>
          <w:rFonts w:ascii="Times New Roman" w:hAnsi="Times New Roman"/>
        </w:rPr>
        <w:t>was</w:t>
      </w:r>
      <w:r w:rsidR="00330478" w:rsidRPr="00127044">
        <w:rPr>
          <w:rFonts w:ascii="Times New Roman" w:hAnsi="Times New Roman"/>
        </w:rPr>
        <w:t xml:space="preserve"> the collinearity between E</w:t>
      </w:r>
      <w:r w:rsidR="00F15343" w:rsidRPr="00127044">
        <w:rPr>
          <w:rFonts w:ascii="Times New Roman" w:hAnsi="Times New Roman"/>
        </w:rPr>
        <w:t>xperience and Return</w:t>
      </w:r>
      <w:r w:rsidR="00330478" w:rsidRPr="00127044">
        <w:rPr>
          <w:rFonts w:ascii="Times New Roman" w:hAnsi="Times New Roman"/>
        </w:rPr>
        <w:t xml:space="preserve"> (.854). </w:t>
      </w:r>
      <w:r w:rsidR="002213A9" w:rsidRPr="00127044">
        <w:rPr>
          <w:rFonts w:ascii="Times New Roman" w:hAnsi="Times New Roman"/>
        </w:rPr>
        <w:t>Experience and Return</w:t>
      </w:r>
      <w:r w:rsidR="00330478" w:rsidRPr="00127044">
        <w:rPr>
          <w:rFonts w:ascii="Times New Roman" w:hAnsi="Times New Roman"/>
        </w:rPr>
        <w:t xml:space="preserve"> </w:t>
      </w:r>
      <w:r w:rsidR="00DF4245" w:rsidRPr="00127044">
        <w:rPr>
          <w:rFonts w:ascii="Times New Roman" w:hAnsi="Times New Roman"/>
        </w:rPr>
        <w:t>were</w:t>
      </w:r>
      <w:r w:rsidR="00330478" w:rsidRPr="00127044">
        <w:rPr>
          <w:rFonts w:ascii="Times New Roman" w:hAnsi="Times New Roman"/>
        </w:rPr>
        <w:t xml:space="preserve"> the only two observed measures for the Intent to Persist construct</w:t>
      </w:r>
      <w:r w:rsidR="00AF0D0D" w:rsidRPr="00127044">
        <w:rPr>
          <w:rFonts w:ascii="Times New Roman" w:hAnsi="Times New Roman"/>
        </w:rPr>
        <w:t>. S</w:t>
      </w:r>
      <w:r w:rsidR="00DF4245" w:rsidRPr="00127044">
        <w:rPr>
          <w:rFonts w:ascii="Times New Roman" w:hAnsi="Times New Roman"/>
        </w:rPr>
        <w:t>ince</w:t>
      </w:r>
      <w:r w:rsidR="00330478" w:rsidRPr="00127044">
        <w:rPr>
          <w:rFonts w:ascii="Times New Roman" w:hAnsi="Times New Roman"/>
        </w:rPr>
        <w:t xml:space="preserve"> </w:t>
      </w:r>
      <w:r w:rsidR="00DF4245" w:rsidRPr="00127044">
        <w:rPr>
          <w:rFonts w:ascii="Times New Roman" w:hAnsi="Times New Roman"/>
        </w:rPr>
        <w:t>structural equation m</w:t>
      </w:r>
      <w:r w:rsidR="00330478" w:rsidRPr="00127044">
        <w:rPr>
          <w:rFonts w:ascii="Times New Roman" w:hAnsi="Times New Roman"/>
        </w:rPr>
        <w:t xml:space="preserve">odeling </w:t>
      </w:r>
      <w:r w:rsidR="0015323A" w:rsidRPr="00127044">
        <w:rPr>
          <w:rFonts w:ascii="Times New Roman" w:hAnsi="Times New Roman"/>
        </w:rPr>
        <w:t>suggests</w:t>
      </w:r>
      <w:r w:rsidR="00330478" w:rsidRPr="00127044">
        <w:rPr>
          <w:rFonts w:ascii="Times New Roman" w:hAnsi="Times New Roman"/>
        </w:rPr>
        <w:t xml:space="preserve"> a minimum of two observed variable</w:t>
      </w:r>
      <w:r w:rsidR="00AF0D0D" w:rsidRPr="00127044">
        <w:rPr>
          <w:rFonts w:ascii="Times New Roman" w:hAnsi="Times New Roman"/>
        </w:rPr>
        <w:t xml:space="preserve">s for each latent variable, </w:t>
      </w:r>
      <w:r w:rsidR="00330478" w:rsidRPr="00127044">
        <w:rPr>
          <w:rFonts w:ascii="Times New Roman" w:hAnsi="Times New Roman"/>
        </w:rPr>
        <w:t xml:space="preserve">I </w:t>
      </w:r>
      <w:r w:rsidR="00CD196D" w:rsidRPr="00127044">
        <w:rPr>
          <w:rFonts w:ascii="Times New Roman" w:hAnsi="Times New Roman"/>
        </w:rPr>
        <w:t>kept both</w:t>
      </w:r>
      <w:r w:rsidR="00330478" w:rsidRPr="00127044">
        <w:rPr>
          <w:rFonts w:ascii="Times New Roman" w:hAnsi="Times New Roman"/>
        </w:rPr>
        <w:t xml:space="preserve"> experience and return as indicators for Intent to Persist</w:t>
      </w:r>
      <w:r w:rsidR="00AF0D0D" w:rsidRPr="00127044">
        <w:rPr>
          <w:rFonts w:ascii="Times New Roman" w:hAnsi="Times New Roman"/>
        </w:rPr>
        <w:t xml:space="preserve">. </w:t>
      </w:r>
      <w:r w:rsidR="00CD196D" w:rsidRPr="00127044">
        <w:rPr>
          <w:rFonts w:ascii="Times New Roman" w:hAnsi="Times New Roman"/>
        </w:rPr>
        <w:t xml:space="preserve">I also calculated a new indicator </w:t>
      </w:r>
      <w:r w:rsidR="00EF1764" w:rsidRPr="00127044">
        <w:rPr>
          <w:rFonts w:ascii="Times New Roman" w:hAnsi="Times New Roman"/>
        </w:rPr>
        <w:t xml:space="preserve">named satisfaction </w:t>
      </w:r>
      <w:r w:rsidR="00CD196D" w:rsidRPr="00127044">
        <w:rPr>
          <w:rFonts w:ascii="Times New Roman" w:hAnsi="Times New Roman"/>
        </w:rPr>
        <w:t>as the mean of the two indicators</w:t>
      </w:r>
      <w:r w:rsidR="00AF0D0D" w:rsidRPr="00127044">
        <w:rPr>
          <w:rFonts w:ascii="Times New Roman" w:hAnsi="Times New Roman"/>
        </w:rPr>
        <w:t xml:space="preserve"> for use when collinearity might have caused measurement errors.</w:t>
      </w:r>
      <w:r w:rsidR="00330478" w:rsidRPr="00127044">
        <w:rPr>
          <w:rFonts w:ascii="Times New Roman" w:hAnsi="Times New Roman"/>
        </w:rPr>
        <w:t xml:space="preserve"> </w:t>
      </w:r>
    </w:p>
    <w:p w:rsidR="005B548B" w:rsidRPr="00127044" w:rsidRDefault="00C43DEC" w:rsidP="005C1E05">
      <w:pPr>
        <w:spacing w:line="480" w:lineRule="auto"/>
        <w:ind w:firstLine="720"/>
        <w:rPr>
          <w:rFonts w:ascii="Times New Roman" w:hAnsi="Times New Roman"/>
        </w:rPr>
      </w:pPr>
      <w:r w:rsidRPr="00127044">
        <w:rPr>
          <w:rFonts w:ascii="Times New Roman" w:hAnsi="Times New Roman"/>
        </w:rPr>
        <w:t xml:space="preserve">SPSS </w:t>
      </w:r>
      <w:r w:rsidR="00A96A19" w:rsidRPr="00127044">
        <w:rPr>
          <w:rFonts w:ascii="Times New Roman" w:hAnsi="Times New Roman"/>
        </w:rPr>
        <w:t>AMOS</w:t>
      </w:r>
      <w:r w:rsidRPr="00127044">
        <w:rPr>
          <w:rFonts w:ascii="Times New Roman" w:hAnsi="Times New Roman"/>
        </w:rPr>
        <w:t xml:space="preserve"> uses the </w:t>
      </w:r>
      <w:r w:rsidR="00D2746C" w:rsidRPr="00127044">
        <w:rPr>
          <w:rFonts w:ascii="Times New Roman" w:hAnsi="Times New Roman"/>
        </w:rPr>
        <w:t xml:space="preserve">estimated </w:t>
      </w:r>
      <w:r w:rsidRPr="00127044">
        <w:rPr>
          <w:rFonts w:ascii="Times New Roman" w:hAnsi="Times New Roman"/>
        </w:rPr>
        <w:t>correlation matrix to test for model fit. The correlations between observed measures determine the variance of the latent variables and betwe</w:t>
      </w:r>
      <w:r w:rsidR="005C1E05" w:rsidRPr="00127044">
        <w:rPr>
          <w:rFonts w:ascii="Times New Roman" w:hAnsi="Times New Roman"/>
        </w:rPr>
        <w:t xml:space="preserve">en latent variables. </w:t>
      </w:r>
      <w:r w:rsidR="00284977" w:rsidRPr="00127044">
        <w:rPr>
          <w:rFonts w:ascii="Times New Roman" w:hAnsi="Times New Roman"/>
        </w:rPr>
        <w:t>It is the difference in the variance between the predicted model and the observed model that determines whether</w:t>
      </w:r>
      <w:r w:rsidR="00303873" w:rsidRPr="00127044">
        <w:rPr>
          <w:rFonts w:ascii="Times New Roman" w:hAnsi="Times New Roman"/>
        </w:rPr>
        <w:t xml:space="preserve"> or not</w:t>
      </w:r>
      <w:r w:rsidR="00284977" w:rsidRPr="00127044">
        <w:rPr>
          <w:rFonts w:ascii="Times New Roman" w:hAnsi="Times New Roman"/>
        </w:rPr>
        <w:t xml:space="preserve"> a model fits. </w:t>
      </w:r>
      <w:r w:rsidR="00CF3A49" w:rsidRPr="00127044">
        <w:rPr>
          <w:rFonts w:ascii="Times New Roman" w:hAnsi="Times New Roman"/>
        </w:rPr>
        <w:t xml:space="preserve">I used SPSS to construct the estimated correlation matrix </w:t>
      </w:r>
      <w:r w:rsidR="008405B0" w:rsidRPr="00127044">
        <w:rPr>
          <w:rFonts w:ascii="Times New Roman" w:hAnsi="Times New Roman"/>
        </w:rPr>
        <w:t xml:space="preserve">See </w:t>
      </w:r>
      <w:r w:rsidR="007107F9" w:rsidRPr="00127044">
        <w:rPr>
          <w:rFonts w:ascii="Times New Roman" w:hAnsi="Times New Roman"/>
        </w:rPr>
        <w:t>Table</w:t>
      </w:r>
      <w:r w:rsidR="008405B0" w:rsidRPr="00127044">
        <w:rPr>
          <w:rFonts w:ascii="Times New Roman" w:hAnsi="Times New Roman"/>
        </w:rPr>
        <w:t xml:space="preserve"> 22</w:t>
      </w:r>
      <w:r w:rsidRPr="00127044">
        <w:rPr>
          <w:rFonts w:ascii="Times New Roman" w:hAnsi="Times New Roman"/>
        </w:rPr>
        <w:t xml:space="preserve"> for the </w:t>
      </w:r>
      <w:r w:rsidR="00CF3A49" w:rsidRPr="00127044">
        <w:rPr>
          <w:rFonts w:ascii="Times New Roman" w:hAnsi="Times New Roman"/>
        </w:rPr>
        <w:t xml:space="preserve">complete </w:t>
      </w:r>
      <w:r w:rsidRPr="00127044">
        <w:rPr>
          <w:rFonts w:ascii="Times New Roman" w:hAnsi="Times New Roman"/>
        </w:rPr>
        <w:t>estimated correlation matrix.</w:t>
      </w:r>
    </w:p>
    <w:p w:rsidR="000153E2" w:rsidRDefault="000153E2" w:rsidP="00FA1F1E">
      <w:pPr>
        <w:pStyle w:val="Heading2fordissertation"/>
      </w:pPr>
    </w:p>
    <w:p w:rsidR="000153E2" w:rsidRDefault="000153E2">
      <w:pPr>
        <w:rPr>
          <w:rFonts w:ascii="Times New Roman" w:hAnsi="Times New Roman"/>
          <w:b/>
        </w:rPr>
      </w:pPr>
      <w:r>
        <w:br w:type="page"/>
      </w:r>
    </w:p>
    <w:p w:rsidR="00C43DE2" w:rsidRPr="00127044" w:rsidRDefault="00C43DE2" w:rsidP="00C43DE2">
      <w:pPr>
        <w:pStyle w:val="TableCaption"/>
        <w:rPr>
          <w:b/>
          <w:i/>
        </w:rPr>
      </w:pPr>
      <w:r w:rsidRPr="00127044">
        <w:lastRenderedPageBreak/>
        <w:t>Table 22:</w:t>
      </w:r>
      <w:r w:rsidRPr="00127044">
        <w:rPr>
          <w:b/>
          <w:i/>
        </w:rPr>
        <w:t xml:space="preserve"> </w:t>
      </w:r>
    </w:p>
    <w:p w:rsidR="00C43DE2" w:rsidRPr="00127044" w:rsidRDefault="00C43DE2" w:rsidP="00C43DE2">
      <w:pPr>
        <w:pStyle w:val="TableCaption"/>
      </w:pPr>
      <w:r w:rsidRPr="00127044">
        <w:rPr>
          <w:i/>
        </w:rPr>
        <w:t>Estimated Correlation Matrix with Library Log 10 Variables</w:t>
      </w:r>
      <w:r w:rsidRPr="00127044">
        <w:rPr>
          <w:b/>
          <w:i/>
        </w:rPr>
        <w:t xml:space="preserve"> </w:t>
      </w:r>
      <w:r w:rsidRPr="00127044">
        <w:rPr>
          <w:i/>
        </w:rPr>
        <w:t>(N = 497)</w:t>
      </w:r>
    </w:p>
    <w:p w:rsidR="000153E2" w:rsidRDefault="00C43DE2">
      <w:pPr>
        <w:rPr>
          <w:rFonts w:ascii="Times New Roman" w:hAnsi="Times New Roman"/>
          <w:b/>
        </w:rPr>
      </w:pPr>
      <w:r>
        <w:rPr>
          <w:noProof/>
        </w:rPr>
        <mc:AlternateContent>
          <mc:Choice Requires="wps">
            <w:drawing>
              <wp:anchor distT="0" distB="0" distL="114300" distR="114300" simplePos="0" relativeHeight="251669504" behindDoc="0" locked="0" layoutInCell="1" allowOverlap="1" wp14:anchorId="3D147861" wp14:editId="555AF0E3">
                <wp:simplePos x="0" y="0"/>
                <wp:positionH relativeFrom="column">
                  <wp:posOffset>-1125062</wp:posOffset>
                </wp:positionH>
                <wp:positionV relativeFrom="paragraph">
                  <wp:posOffset>824072</wp:posOffset>
                </wp:positionV>
                <wp:extent cx="7717475" cy="6136005"/>
                <wp:effectExtent l="0" t="9525" r="7620" b="762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17475" cy="6136005"/>
                        </a:xfrm>
                        <a:prstGeom prst="rect">
                          <a:avLst/>
                        </a:prstGeom>
                        <a:solidFill>
                          <a:srgbClr val="FFFFFF"/>
                        </a:solidFill>
                        <a:ln w="9525">
                          <a:noFill/>
                          <a:miter lim="800000"/>
                          <a:headEnd/>
                          <a:tailEnd/>
                        </a:ln>
                      </wps:spPr>
                      <wps:txbx>
                        <w:txbxContent>
                          <w:p w:rsidR="00882568" w:rsidRDefault="00882568" w:rsidP="00C43DE2"/>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267"/>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499"/>
                            </w:tblGrid>
                            <w:tr w:rsidR="00882568" w:rsidRPr="00127044" w:rsidTr="00882568">
                              <w:trPr>
                                <w:cantSplit/>
                                <w:trHeight w:val="259"/>
                                <w:tblHeader/>
                              </w:trPr>
                              <w:tc>
                                <w:tcPr>
                                  <w:tcW w:w="531"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9</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12</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16</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w:t>
                                  </w:r>
                                </w:p>
                              </w:tc>
                              <w:tc>
                                <w:tcPr>
                                  <w:tcW w:w="209"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w:t>
                                  </w:r>
                                </w:p>
                              </w:tc>
                            </w:tr>
                            <w:tr w:rsidR="00882568" w:rsidRPr="00127044" w:rsidTr="00882568">
                              <w:trPr>
                                <w:cantSplit/>
                                <w:trHeight w:val="259"/>
                                <w:tblHeader/>
                              </w:trPr>
                              <w:tc>
                                <w:tcPr>
                                  <w:tcW w:w="531"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 Librarians</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 Expenditures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3. Circulation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.843**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4. Instruction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.718**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5. Bloom's.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-.055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6. Critical</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7. Lifelong</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-.283**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.749**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8. Active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9. Collaborative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10. Challenge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11. Interaction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-.488**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.630**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.673**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.313**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.454**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12. Students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.266**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13. Faculty</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.513**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14. Administration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-.468**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.605**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.690**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15. Support</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.268**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16. Experience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.580**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.751**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.481**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17. Return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.854**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18. Retention 2006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19. Retention 2007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20. Graduation 2006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.434**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.426**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.383**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21. Graduation 2007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.401**</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.388**</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-.006</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.230**</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.221**</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.317**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.578**</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.403**</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.812**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.785**</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.902**</w:t>
                                  </w:r>
                                </w:p>
                              </w:tc>
                              <w:tc>
                                <w:tcPr>
                                  <w:tcW w:w="209"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r>
                          </w:tbl>
                          <w:p w:rsidR="00882568" w:rsidRDefault="00882568" w:rsidP="00C43D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7861" id="_x0000_t202" coordsize="21600,21600" o:spt="202" path="m,l,21600r21600,l21600,xe">
                <v:stroke joinstyle="miter"/>
                <v:path gradientshapeok="t" o:connecttype="rect"/>
              </v:shapetype>
              <v:shape id="Text Box 2" o:spid="_x0000_s1026" type="#_x0000_t202" style="position:absolute;margin-left:-88.6pt;margin-top:64.9pt;width:607.7pt;height:483.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" stroked="f">
                <v:textbox>
                  <w:txbxContent>
                    <w:p w:rsidR="00882568" w:rsidRDefault="00882568" w:rsidP="00C43DE2"/>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267"/>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508"/>
                        <w:gridCol w:w="499"/>
                      </w:tblGrid>
                      <w:tr w:rsidR="00882568" w:rsidRPr="00127044" w:rsidTr="00882568">
                        <w:trPr>
                          <w:cantSplit/>
                          <w:trHeight w:val="259"/>
                          <w:tblHeader/>
                        </w:trPr>
                        <w:tc>
                          <w:tcPr>
                            <w:tcW w:w="531"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9</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12</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16</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w:t>
                            </w:r>
                          </w:p>
                        </w:tc>
                        <w:tc>
                          <w:tcPr>
                            <w:tcW w:w="209"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w:t>
                            </w:r>
                          </w:p>
                        </w:tc>
                      </w:tr>
                      <w:tr w:rsidR="00882568" w:rsidRPr="00127044" w:rsidTr="00882568">
                        <w:trPr>
                          <w:cantSplit/>
                          <w:trHeight w:val="259"/>
                          <w:tblHeader/>
                        </w:trPr>
                        <w:tc>
                          <w:tcPr>
                            <w:tcW w:w="531"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 Librarians</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 Expenditures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3. Circulation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.843**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4. Instruction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.718**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5. Bloom's.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-.055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6. Critical</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7. Lifelong</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-.283**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.749**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8. Active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.449**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9. Collaborative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10. Challenge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11. Interaction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-.488**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.630**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.673**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.313**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.454**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12. Students</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.266**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13. Faculty</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.513**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14. Administration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-.468**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.605**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.690**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15. Support</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.268**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.390**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.728**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16. Experience</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.580**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.751**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.481**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.685**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17. Return</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.854**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18. Retention 2006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.251**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.189**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.012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-.132**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19. Retention 2007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.331**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.076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-.096*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.477**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.360**</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.895**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20. Graduation 2006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.042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.434**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.426**</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.383**</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.225**</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.178**</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.152**</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.209**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-.024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.304**</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.557**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.367**</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.821**</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.799**</w:t>
                            </w:r>
                          </w:p>
                        </w:tc>
                        <w:tc>
                          <w:tcPr>
                            <w:tcW w:w="21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c>
                          <w:tcPr>
                            <w:tcW w:w="209"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p>
                        </w:tc>
                      </w:tr>
                      <w:tr w:rsidR="00882568" w:rsidRPr="00127044" w:rsidTr="00882568">
                        <w:trPr>
                          <w:cantSplit/>
                          <w:trHeight w:val="259"/>
                          <w:tblHeader/>
                        </w:trPr>
                        <w:tc>
                          <w:tcPr>
                            <w:tcW w:w="531"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21. Graduation 2007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.292**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.194**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.244**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.062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.401**</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.388**</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.214**</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-.006</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.347**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.230**</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.147**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.172**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.221**</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.037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.317**</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.578**</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.403**</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.812**</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.785**</w:t>
                            </w:r>
                          </w:p>
                        </w:tc>
                        <w:tc>
                          <w:tcPr>
                            <w:tcW w:w="21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.902**</w:t>
                            </w:r>
                          </w:p>
                        </w:tc>
                        <w:tc>
                          <w:tcPr>
                            <w:tcW w:w="209"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882568">
                            <w:pPr>
                              <w:rPr>
                                <w:rFonts w:ascii="Times New Roman" w:hAnsi="Times New Roman"/>
                                <w:sz w:val="16"/>
                                <w:szCs w:val="16"/>
                              </w:rPr>
                            </w:pPr>
                            <w:r w:rsidRPr="00127044">
                              <w:rPr>
                                <w:rFonts w:ascii="Times New Roman" w:hAnsi="Times New Roman"/>
                                <w:sz w:val="16"/>
                                <w:szCs w:val="16"/>
                              </w:rPr>
                              <w:t>1</w:t>
                            </w:r>
                          </w:p>
                        </w:tc>
                      </w:tr>
                    </w:tbl>
                    <w:p w:rsidR="00882568" w:rsidRDefault="00882568" w:rsidP="00C43DE2"/>
                  </w:txbxContent>
                </v:textbox>
              </v:shape>
            </w:pict>
          </mc:Fallback>
        </mc:AlternateContent>
      </w:r>
    </w:p>
    <w:p w:rsidR="00284977" w:rsidRPr="00127044" w:rsidRDefault="00284977" w:rsidP="00FA1F1E">
      <w:pPr>
        <w:pStyle w:val="Heading2fordissertation"/>
        <w:sectPr w:rsidR="00284977" w:rsidRPr="00127044" w:rsidSect="00FA0674">
          <w:type w:val="continuous"/>
          <w:pgSz w:w="11520" w:h="15120" w:code="1"/>
          <w:pgMar w:top="1080" w:right="1440" w:bottom="1080" w:left="1440" w:header="720" w:footer="720" w:gutter="0"/>
          <w:cols w:space="720"/>
          <w:titlePg/>
          <w:docGrid w:linePitch="326"/>
        </w:sectPr>
      </w:pPr>
    </w:p>
    <w:p w:rsidR="00CF3A49" w:rsidRPr="00127044" w:rsidRDefault="00CF3A49" w:rsidP="00CF3A49">
      <w:pPr>
        <w:pStyle w:val="Heading2fordissertation"/>
      </w:pPr>
      <w:bookmarkStart w:id="203" w:name="_Toc357082406"/>
      <w:r w:rsidRPr="00127044">
        <w:lastRenderedPageBreak/>
        <w:t>Correlation Matrices Comparing Indicators from Each Construct</w:t>
      </w:r>
      <w:bookmarkEnd w:id="203"/>
    </w:p>
    <w:p w:rsidR="00CF3A49" w:rsidRPr="00127044" w:rsidRDefault="00CF3A49" w:rsidP="00CF3A49">
      <w:pPr>
        <w:spacing w:line="480" w:lineRule="auto"/>
        <w:ind w:firstLine="720"/>
        <w:rPr>
          <w:rFonts w:ascii="Times New Roman" w:hAnsi="Times New Roman"/>
        </w:rPr>
      </w:pPr>
      <w:r w:rsidRPr="00127044">
        <w:rPr>
          <w:rFonts w:ascii="Times New Roman" w:hAnsi="Times New Roman"/>
        </w:rPr>
        <w:t xml:space="preserve">In this section, I </w:t>
      </w:r>
      <w:r w:rsidR="006847CC" w:rsidRPr="00127044">
        <w:rPr>
          <w:rFonts w:ascii="Times New Roman" w:hAnsi="Times New Roman"/>
        </w:rPr>
        <w:t>broke</w:t>
      </w:r>
      <w:r w:rsidRPr="00127044">
        <w:rPr>
          <w:rFonts w:ascii="Times New Roman" w:hAnsi="Times New Roman"/>
        </w:rPr>
        <w:t xml:space="preserve"> down the large estimated correlation matrix into sub-sections</w:t>
      </w:r>
      <w:r w:rsidR="00053F1D" w:rsidRPr="00127044">
        <w:rPr>
          <w:rFonts w:ascii="Times New Roman" w:hAnsi="Times New Roman"/>
        </w:rPr>
        <w:t xml:space="preserve"> for a closer analy</w:t>
      </w:r>
      <w:r w:rsidR="006847CC" w:rsidRPr="00127044">
        <w:rPr>
          <w:rFonts w:ascii="Times New Roman" w:hAnsi="Times New Roman"/>
        </w:rPr>
        <w:t>s</w:t>
      </w:r>
      <w:r w:rsidR="00053F1D" w:rsidRPr="00127044">
        <w:rPr>
          <w:rFonts w:ascii="Times New Roman" w:hAnsi="Times New Roman"/>
        </w:rPr>
        <w:t>is</w:t>
      </w:r>
      <w:r w:rsidRPr="00127044">
        <w:rPr>
          <w:rFonts w:ascii="Times New Roman" w:hAnsi="Times New Roman"/>
        </w:rPr>
        <w:t xml:space="preserve">. For the Library construct indicators, I </w:t>
      </w:r>
      <w:r w:rsidR="006847CC" w:rsidRPr="00127044">
        <w:rPr>
          <w:rFonts w:ascii="Times New Roman" w:hAnsi="Times New Roman"/>
        </w:rPr>
        <w:t xml:space="preserve">also </w:t>
      </w:r>
      <w:r w:rsidRPr="00127044">
        <w:rPr>
          <w:rFonts w:ascii="Times New Roman" w:hAnsi="Times New Roman"/>
        </w:rPr>
        <w:t>compare</w:t>
      </w:r>
      <w:r w:rsidR="006847CC" w:rsidRPr="00127044">
        <w:rPr>
          <w:rFonts w:ascii="Times New Roman" w:hAnsi="Times New Roman"/>
        </w:rPr>
        <w:t>d</w:t>
      </w:r>
      <w:r w:rsidRPr="00127044">
        <w:rPr>
          <w:rFonts w:ascii="Times New Roman" w:hAnsi="Times New Roman"/>
        </w:rPr>
        <w:t xml:space="preserve"> my originally hypothesized indicators with ratios of those same indicators.</w:t>
      </w:r>
    </w:p>
    <w:p w:rsidR="00B92EAA" w:rsidRPr="00127044" w:rsidRDefault="00B92EAA" w:rsidP="00CC377B">
      <w:pPr>
        <w:pStyle w:val="Heading3fordissertation"/>
      </w:pPr>
      <w:bookmarkStart w:id="204" w:name="_Toc357082407"/>
      <w:r w:rsidRPr="00127044">
        <w:t xml:space="preserve">Library </w:t>
      </w:r>
      <w:r w:rsidR="00AB76B5" w:rsidRPr="00127044">
        <w:t xml:space="preserve">Construct Indicators and </w:t>
      </w:r>
      <w:r w:rsidRPr="00127044">
        <w:t xml:space="preserve">Academic Performance </w:t>
      </w:r>
      <w:r w:rsidR="00AB76B5" w:rsidRPr="00127044">
        <w:t>Construct Indicators</w:t>
      </w:r>
      <w:bookmarkEnd w:id="204"/>
    </w:p>
    <w:p w:rsidR="0094183B" w:rsidRPr="00127044" w:rsidRDefault="00AB76B5" w:rsidP="00CC377B">
      <w:pPr>
        <w:spacing w:line="480" w:lineRule="auto"/>
        <w:ind w:firstLine="720"/>
        <w:rPr>
          <w:rFonts w:ascii="Times New Roman" w:hAnsi="Times New Roman"/>
        </w:rPr>
      </w:pPr>
      <w:r w:rsidRPr="00127044">
        <w:rPr>
          <w:rFonts w:ascii="Times New Roman" w:hAnsi="Times New Roman"/>
        </w:rPr>
        <w:t>The Library construct indicators show</w:t>
      </w:r>
      <w:r w:rsidR="00704FEA" w:rsidRPr="00127044">
        <w:rPr>
          <w:rFonts w:ascii="Times New Roman" w:hAnsi="Times New Roman"/>
        </w:rPr>
        <w:t>ed</w:t>
      </w:r>
      <w:r w:rsidRPr="00127044">
        <w:rPr>
          <w:rFonts w:ascii="Times New Roman" w:hAnsi="Times New Roman"/>
        </w:rPr>
        <w:t xml:space="preserve"> few statistically significant relationships with Academic Performance. The ratio</w:t>
      </w:r>
      <w:r w:rsidR="00704FEA" w:rsidRPr="00127044">
        <w:rPr>
          <w:rFonts w:ascii="Times New Roman" w:hAnsi="Times New Roman"/>
        </w:rPr>
        <w:t xml:space="preserve"> of librarians to students showed</w:t>
      </w:r>
      <w:r w:rsidRPr="00127044">
        <w:rPr>
          <w:rFonts w:ascii="Times New Roman" w:hAnsi="Times New Roman"/>
        </w:rPr>
        <w:t xml:space="preserve"> a</w:t>
      </w:r>
      <w:r w:rsidR="00303873" w:rsidRPr="00127044">
        <w:rPr>
          <w:rFonts w:ascii="Times New Roman" w:hAnsi="Times New Roman"/>
        </w:rPr>
        <w:t xml:space="preserve"> statistically significant</w:t>
      </w:r>
      <w:r w:rsidRPr="00127044">
        <w:rPr>
          <w:rFonts w:ascii="Times New Roman" w:hAnsi="Times New Roman"/>
        </w:rPr>
        <w:t xml:space="preserve"> moderate positive relationship</w:t>
      </w:r>
      <w:r w:rsidR="00EA561F" w:rsidRPr="00127044">
        <w:rPr>
          <w:rFonts w:ascii="Times New Roman" w:hAnsi="Times New Roman"/>
        </w:rPr>
        <w:t xml:space="preserve"> with Bloom’s Taxonomy</w:t>
      </w:r>
      <w:r w:rsidR="00303873" w:rsidRPr="00127044">
        <w:rPr>
          <w:rFonts w:ascii="Times New Roman" w:hAnsi="Times New Roman"/>
        </w:rPr>
        <w:t xml:space="preserve"> (r = </w:t>
      </w:r>
      <w:r w:rsidR="00CD196D" w:rsidRPr="00127044">
        <w:rPr>
          <w:rFonts w:ascii="Times New Roman" w:hAnsi="Times New Roman"/>
        </w:rPr>
        <w:t>.323</w:t>
      </w:r>
      <w:r w:rsidR="00303873" w:rsidRPr="00127044">
        <w:rPr>
          <w:rFonts w:ascii="Times New Roman" w:hAnsi="Times New Roman"/>
        </w:rPr>
        <w:t>, p &lt;</w:t>
      </w:r>
      <w:r w:rsidR="00CD196D" w:rsidRPr="00127044">
        <w:rPr>
          <w:rFonts w:ascii="Times New Roman" w:hAnsi="Times New Roman"/>
        </w:rPr>
        <w:t xml:space="preserve"> .001</w:t>
      </w:r>
      <w:r w:rsidR="00303873" w:rsidRPr="00127044">
        <w:rPr>
          <w:rFonts w:ascii="Times New Roman" w:hAnsi="Times New Roman"/>
        </w:rPr>
        <w:t>)</w:t>
      </w:r>
      <w:r w:rsidR="00EA561F" w:rsidRPr="00127044">
        <w:rPr>
          <w:rFonts w:ascii="Times New Roman" w:hAnsi="Times New Roman"/>
        </w:rPr>
        <w:t>, critical thinking</w:t>
      </w:r>
      <w:r w:rsidR="00CD196D" w:rsidRPr="00127044">
        <w:rPr>
          <w:rFonts w:ascii="Times New Roman" w:hAnsi="Times New Roman"/>
        </w:rPr>
        <w:t xml:space="preserve"> (r = .365, p &lt; .001)</w:t>
      </w:r>
      <w:r w:rsidR="00EA561F" w:rsidRPr="00127044">
        <w:rPr>
          <w:rFonts w:ascii="Times New Roman" w:hAnsi="Times New Roman"/>
        </w:rPr>
        <w:t>, and lifelong learning</w:t>
      </w:r>
      <w:r w:rsidR="00CD196D" w:rsidRPr="00127044">
        <w:rPr>
          <w:rFonts w:ascii="Times New Roman" w:hAnsi="Times New Roman"/>
        </w:rPr>
        <w:t xml:space="preserve"> (r = .392, p &lt; .001)</w:t>
      </w:r>
      <w:r w:rsidR="00EA561F" w:rsidRPr="00127044">
        <w:rPr>
          <w:rFonts w:ascii="Times New Roman" w:hAnsi="Times New Roman"/>
        </w:rPr>
        <w:t>. However, e</w:t>
      </w:r>
      <w:r w:rsidRPr="00127044">
        <w:rPr>
          <w:rFonts w:ascii="Times New Roman" w:hAnsi="Times New Roman"/>
        </w:rPr>
        <w:t>xpenditures, circulation, and instruction actually show</w:t>
      </w:r>
      <w:r w:rsidR="00704FEA" w:rsidRPr="00127044">
        <w:rPr>
          <w:rFonts w:ascii="Times New Roman" w:hAnsi="Times New Roman"/>
        </w:rPr>
        <w:t>ed</w:t>
      </w:r>
      <w:r w:rsidRPr="00127044">
        <w:rPr>
          <w:rFonts w:ascii="Times New Roman" w:hAnsi="Times New Roman"/>
        </w:rPr>
        <w:t xml:space="preserve"> weak negative relationships </w:t>
      </w:r>
      <w:r w:rsidR="00EA561F" w:rsidRPr="00127044">
        <w:rPr>
          <w:rFonts w:ascii="Times New Roman" w:hAnsi="Times New Roman"/>
        </w:rPr>
        <w:t>with each indicator of academic performance if they show</w:t>
      </w:r>
      <w:r w:rsidR="00704FEA" w:rsidRPr="00127044">
        <w:rPr>
          <w:rFonts w:ascii="Times New Roman" w:hAnsi="Times New Roman"/>
        </w:rPr>
        <w:t>ed</w:t>
      </w:r>
      <w:r w:rsidR="00EA561F" w:rsidRPr="00127044">
        <w:rPr>
          <w:rFonts w:ascii="Times New Roman" w:hAnsi="Times New Roman"/>
        </w:rPr>
        <w:t xml:space="preserve"> a</w:t>
      </w:r>
      <w:r w:rsidR="00704FEA" w:rsidRPr="00127044">
        <w:rPr>
          <w:rFonts w:ascii="Times New Roman" w:hAnsi="Times New Roman"/>
        </w:rPr>
        <w:t>ny</w:t>
      </w:r>
      <w:r w:rsidR="00EA561F" w:rsidRPr="00127044">
        <w:rPr>
          <w:rFonts w:ascii="Times New Roman" w:hAnsi="Times New Roman"/>
        </w:rPr>
        <w:t xml:space="preserve"> relationship at all</w:t>
      </w:r>
      <w:r w:rsidR="008405B0" w:rsidRPr="00127044">
        <w:rPr>
          <w:rFonts w:ascii="Times New Roman" w:hAnsi="Times New Roman"/>
        </w:rPr>
        <w:t xml:space="preserve"> (see </w:t>
      </w:r>
      <w:r w:rsidR="007107F9" w:rsidRPr="00127044">
        <w:rPr>
          <w:rFonts w:ascii="Times New Roman" w:hAnsi="Times New Roman"/>
        </w:rPr>
        <w:t>Table</w:t>
      </w:r>
      <w:r w:rsidR="008405B0" w:rsidRPr="00127044">
        <w:rPr>
          <w:rFonts w:ascii="Times New Roman" w:hAnsi="Times New Roman"/>
        </w:rPr>
        <w:t xml:space="preserve"> 23</w:t>
      </w:r>
      <w:r w:rsidRPr="00127044">
        <w:rPr>
          <w:rFonts w:ascii="Times New Roman" w:hAnsi="Times New Roman"/>
        </w:rPr>
        <w:t xml:space="preserve">). </w:t>
      </w:r>
      <w:r w:rsidR="00B20A68" w:rsidRPr="00127044">
        <w:rPr>
          <w:rFonts w:ascii="Times New Roman" w:hAnsi="Times New Roman"/>
        </w:rPr>
        <w:t>Overall, with the exception of the librarians indicator, library indicators show</w:t>
      </w:r>
      <w:r w:rsidR="00704FEA" w:rsidRPr="00127044">
        <w:rPr>
          <w:rFonts w:ascii="Times New Roman" w:hAnsi="Times New Roman"/>
        </w:rPr>
        <w:t>ed</w:t>
      </w:r>
      <w:r w:rsidR="00B20A68" w:rsidRPr="00127044">
        <w:rPr>
          <w:rFonts w:ascii="Times New Roman" w:hAnsi="Times New Roman"/>
        </w:rPr>
        <w:t xml:space="preserve"> weak negative relationships with academic performance indicators. This relationship </w:t>
      </w:r>
      <w:r w:rsidR="00704FEA" w:rsidRPr="00127044">
        <w:rPr>
          <w:rFonts w:ascii="Times New Roman" w:hAnsi="Times New Roman"/>
        </w:rPr>
        <w:t>ran</w:t>
      </w:r>
      <w:r w:rsidR="00B20A68" w:rsidRPr="00127044">
        <w:rPr>
          <w:rFonts w:ascii="Times New Roman" w:hAnsi="Times New Roman"/>
        </w:rPr>
        <w:t xml:space="preserve"> counter to the literature showing that the library correlates positively with academic performance, suggesting that other factors </w:t>
      </w:r>
      <w:r w:rsidR="00704FEA" w:rsidRPr="00127044">
        <w:rPr>
          <w:rFonts w:ascii="Times New Roman" w:hAnsi="Times New Roman"/>
        </w:rPr>
        <w:t>were</w:t>
      </w:r>
      <w:r w:rsidR="00B20A68" w:rsidRPr="00127044">
        <w:rPr>
          <w:rFonts w:ascii="Times New Roman" w:hAnsi="Times New Roman"/>
        </w:rPr>
        <w:t xml:space="preserve"> at play. </w:t>
      </w:r>
      <w:r w:rsidR="00A7248F" w:rsidRPr="00127044">
        <w:rPr>
          <w:rFonts w:ascii="Times New Roman" w:hAnsi="Times New Roman"/>
        </w:rPr>
        <w:t>Specifically, I believe that the size of the institution may have had an impact on the correlation.</w:t>
      </w: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D9032C" w:rsidRPr="00127044" w:rsidRDefault="00D9032C" w:rsidP="004A740B">
      <w:pPr>
        <w:pStyle w:val="TableCaption"/>
      </w:pPr>
    </w:p>
    <w:p w:rsidR="008405B0" w:rsidRPr="00127044" w:rsidRDefault="00720373" w:rsidP="004A740B">
      <w:pPr>
        <w:pStyle w:val="TableCaption"/>
      </w:pPr>
      <w:bookmarkStart w:id="205" w:name="_Toc321814451"/>
      <w:r w:rsidRPr="00127044">
        <w:lastRenderedPageBreak/>
        <w:t>Table</w:t>
      </w:r>
      <w:r w:rsidR="00EE0F59" w:rsidRPr="00127044">
        <w:t xml:space="preserve"> </w:t>
      </w:r>
      <w:r w:rsidR="008405B0" w:rsidRPr="00127044">
        <w:t>23</w:t>
      </w:r>
      <w:r w:rsidR="008C7159" w:rsidRPr="00127044">
        <w:t>:</w:t>
      </w:r>
      <w:bookmarkEnd w:id="205"/>
      <w:r w:rsidR="008C7159" w:rsidRPr="00127044">
        <w:t xml:space="preserve"> </w:t>
      </w:r>
    </w:p>
    <w:p w:rsidR="008C7159" w:rsidRPr="00127044" w:rsidRDefault="00303873" w:rsidP="004A740B">
      <w:pPr>
        <w:pStyle w:val="TableCaption"/>
      </w:pPr>
      <w:bookmarkStart w:id="206" w:name="_Toc321814452"/>
      <w:r w:rsidRPr="00127044">
        <w:rPr>
          <w:i/>
        </w:rPr>
        <w:t xml:space="preserve">Estimated </w:t>
      </w:r>
      <w:r w:rsidR="004C2EDB" w:rsidRPr="00127044">
        <w:rPr>
          <w:i/>
        </w:rPr>
        <w:t>Correlation Matrix Showing R</w:t>
      </w:r>
      <w:r w:rsidR="00375155" w:rsidRPr="00127044">
        <w:rPr>
          <w:i/>
        </w:rPr>
        <w:t>elationship</w:t>
      </w:r>
      <w:r w:rsidRPr="00127044">
        <w:rPr>
          <w:i/>
        </w:rPr>
        <w:t>s</w:t>
      </w:r>
      <w:r w:rsidR="00375155" w:rsidRPr="00127044">
        <w:rPr>
          <w:i/>
        </w:rPr>
        <w:t xml:space="preserve"> b</w:t>
      </w:r>
      <w:r w:rsidR="008C7159" w:rsidRPr="00127044">
        <w:rPr>
          <w:i/>
        </w:rPr>
        <w:t>etween Library Construct Indicators and Academic Performance Indicators</w:t>
      </w:r>
      <w:r w:rsidR="00CD32B4" w:rsidRPr="00127044">
        <w:rPr>
          <w:i/>
        </w:rPr>
        <w:t xml:space="preserve"> (N = 497)</w:t>
      </w:r>
      <w:bookmarkEnd w:id="206"/>
    </w:p>
    <w:tbl>
      <w:tblPr>
        <w:tblW w:w="479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023"/>
        <w:gridCol w:w="1047"/>
        <w:gridCol w:w="1047"/>
        <w:gridCol w:w="1047"/>
        <w:gridCol w:w="1047"/>
        <w:gridCol w:w="1047"/>
        <w:gridCol w:w="1047"/>
        <w:gridCol w:w="1044"/>
      </w:tblGrid>
      <w:tr w:rsidR="00AA2378" w:rsidRPr="00127044">
        <w:trPr>
          <w:cantSplit/>
          <w:trHeight w:val="211"/>
          <w:tblHeader/>
        </w:trPr>
        <w:tc>
          <w:tcPr>
            <w:tcW w:w="613"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sz w:val="16"/>
                <w:szCs w:val="16"/>
              </w:rPr>
            </w:pP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Librarians</w:t>
            </w: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Expenditures</w:t>
            </w: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Circulation</w:t>
            </w: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Instruction</w:t>
            </w: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Bloom's </w:t>
            </w:r>
          </w:p>
        </w:tc>
        <w:tc>
          <w:tcPr>
            <w:tcW w:w="627"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Critical </w:t>
            </w:r>
          </w:p>
        </w:tc>
        <w:tc>
          <w:tcPr>
            <w:tcW w:w="626" w:type="pct"/>
            <w:tcBorders>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Lifelong </w:t>
            </w:r>
          </w:p>
        </w:tc>
      </w:tr>
      <w:tr w:rsidR="00AA2378" w:rsidRPr="00127044">
        <w:trPr>
          <w:cantSplit/>
          <w:trHeight w:val="288"/>
          <w:tblHeader/>
        </w:trPr>
        <w:tc>
          <w:tcPr>
            <w:tcW w:w="613"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6" w:type="pct"/>
            <w:tcBorders>
              <w:top w:val="single" w:sz="8" w:space="0" w:color="auto"/>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-.112*</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6"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-.131**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.843**</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6"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-.276**</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.828**</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.718**</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6"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8C7159"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Bloom's</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.323**</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-.055</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-.050</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-.222**</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c>
          <w:tcPr>
            <w:tcW w:w="626"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Critical</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.365**</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-.104*</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-.061</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-.294**</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.825**</w:t>
            </w:r>
          </w:p>
        </w:tc>
        <w:tc>
          <w:tcPr>
            <w:tcW w:w="627"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c>
          <w:tcPr>
            <w:tcW w:w="626" w:type="pct"/>
            <w:tcBorders>
              <w:top w:val="nil"/>
              <w:left w:val="nil"/>
              <w:bottom w:val="nil"/>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p>
        </w:tc>
      </w:tr>
      <w:tr w:rsidR="00AA2378" w:rsidRPr="00127044">
        <w:trPr>
          <w:cantSplit/>
          <w:trHeight w:val="288"/>
          <w:tblHeader/>
        </w:trPr>
        <w:tc>
          <w:tcPr>
            <w:tcW w:w="613"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Lifelong</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.302**</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-.136**</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-.098*</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-.283**</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.682**</w:t>
            </w:r>
          </w:p>
        </w:tc>
        <w:tc>
          <w:tcPr>
            <w:tcW w:w="627"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.749**</w:t>
            </w:r>
          </w:p>
        </w:tc>
        <w:tc>
          <w:tcPr>
            <w:tcW w:w="626" w:type="pct"/>
            <w:tcBorders>
              <w:top w:val="nil"/>
              <w:left w:val="nil"/>
              <w:bottom w:val="single" w:sz="8" w:space="0" w:color="auto"/>
              <w:right w:val="nil"/>
            </w:tcBorders>
            <w:shd w:val="clear" w:color="auto" w:fill="FFFFFF"/>
            <w:tcMar>
              <w:top w:w="30" w:type="dxa"/>
              <w:left w:w="30" w:type="dxa"/>
              <w:bottom w:w="30" w:type="dxa"/>
              <w:right w:w="30" w:type="dxa"/>
            </w:tcMar>
          </w:tcPr>
          <w:p w:rsidR="00AA2378" w:rsidRPr="00127044" w:rsidRDefault="00AA2378" w:rsidP="00F709C3">
            <w:pPr>
              <w:jc w:val="right"/>
              <w:rPr>
                <w:rFonts w:ascii="Times New Roman" w:hAnsi="Times New Roman"/>
                <w:sz w:val="16"/>
                <w:szCs w:val="16"/>
              </w:rPr>
            </w:pPr>
            <w:r w:rsidRPr="00127044">
              <w:rPr>
                <w:rFonts w:ascii="Times New Roman" w:hAnsi="Times New Roman"/>
                <w:sz w:val="16"/>
                <w:szCs w:val="16"/>
              </w:rPr>
              <w:t>1</w:t>
            </w:r>
          </w:p>
        </w:tc>
      </w:tr>
    </w:tbl>
    <w:p w:rsidR="00AA2378" w:rsidRPr="00127044" w:rsidRDefault="00AA2378" w:rsidP="003E2FDD">
      <w:pPr>
        <w:rPr>
          <w:rFonts w:ascii="Times New Roman" w:hAnsi="Times New Roman"/>
        </w:rPr>
      </w:pPr>
    </w:p>
    <w:p w:rsidR="00F709C3" w:rsidRPr="00127044" w:rsidRDefault="00A7248F" w:rsidP="003E2FDD">
      <w:pPr>
        <w:spacing w:line="480" w:lineRule="auto"/>
        <w:ind w:firstLine="720"/>
        <w:rPr>
          <w:rFonts w:ascii="Times New Roman" w:hAnsi="Times New Roman"/>
        </w:rPr>
      </w:pPr>
      <w:r w:rsidRPr="00127044">
        <w:rPr>
          <w:rFonts w:ascii="Times New Roman" w:hAnsi="Times New Roman"/>
        </w:rPr>
        <w:t>I therefor</w:t>
      </w:r>
      <w:r w:rsidR="00C91C6C" w:rsidRPr="00127044">
        <w:rPr>
          <w:rFonts w:ascii="Times New Roman" w:hAnsi="Times New Roman"/>
        </w:rPr>
        <w:t>e</w:t>
      </w:r>
      <w:r w:rsidR="00AB76B5" w:rsidRPr="00127044">
        <w:rPr>
          <w:rFonts w:ascii="Times New Roman" w:hAnsi="Times New Roman"/>
        </w:rPr>
        <w:t xml:space="preserve"> adjusted for the variation in the size of each library by converting all measures into </w:t>
      </w:r>
      <w:r w:rsidRPr="00127044">
        <w:rPr>
          <w:rFonts w:ascii="Times New Roman" w:hAnsi="Times New Roman"/>
        </w:rPr>
        <w:t>ratios. A</w:t>
      </w:r>
      <w:r w:rsidR="00704FEA" w:rsidRPr="00127044">
        <w:rPr>
          <w:rFonts w:ascii="Times New Roman" w:hAnsi="Times New Roman"/>
        </w:rPr>
        <w:t>s a result, a</w:t>
      </w:r>
      <w:r w:rsidR="00AB76B5" w:rsidRPr="00127044">
        <w:rPr>
          <w:rFonts w:ascii="Times New Roman" w:hAnsi="Times New Roman"/>
        </w:rPr>
        <w:t xml:space="preserve"> different picture </w:t>
      </w:r>
      <w:r w:rsidR="00704FEA" w:rsidRPr="00127044">
        <w:rPr>
          <w:rFonts w:ascii="Times New Roman" w:hAnsi="Times New Roman"/>
        </w:rPr>
        <w:t>emerged</w:t>
      </w:r>
      <w:r w:rsidRPr="00127044">
        <w:rPr>
          <w:rFonts w:ascii="Times New Roman" w:hAnsi="Times New Roman"/>
        </w:rPr>
        <w:t xml:space="preserve"> in the </w:t>
      </w:r>
      <w:r w:rsidR="00D2746C" w:rsidRPr="00127044">
        <w:rPr>
          <w:rFonts w:ascii="Times New Roman" w:hAnsi="Times New Roman"/>
        </w:rPr>
        <w:t xml:space="preserve">estimated </w:t>
      </w:r>
      <w:r w:rsidRPr="00127044">
        <w:rPr>
          <w:rFonts w:ascii="Times New Roman" w:hAnsi="Times New Roman"/>
        </w:rPr>
        <w:t>correlation matrix</w:t>
      </w:r>
      <w:r w:rsidR="008405B0" w:rsidRPr="00127044">
        <w:rPr>
          <w:rFonts w:ascii="Times New Roman" w:hAnsi="Times New Roman"/>
        </w:rPr>
        <w:t xml:space="preserve"> (see </w:t>
      </w:r>
      <w:r w:rsidR="007107F9" w:rsidRPr="00127044">
        <w:rPr>
          <w:rFonts w:ascii="Times New Roman" w:hAnsi="Times New Roman"/>
        </w:rPr>
        <w:t>Table</w:t>
      </w:r>
      <w:r w:rsidR="008405B0" w:rsidRPr="00127044">
        <w:rPr>
          <w:rFonts w:ascii="Times New Roman" w:hAnsi="Times New Roman"/>
        </w:rPr>
        <w:t xml:space="preserve"> 24</w:t>
      </w:r>
      <w:r w:rsidR="00AB76B5" w:rsidRPr="00127044">
        <w:rPr>
          <w:rFonts w:ascii="Times New Roman" w:hAnsi="Times New Roman"/>
        </w:rPr>
        <w:t>).</w:t>
      </w:r>
      <w:r w:rsidR="001619C9" w:rsidRPr="00127044">
        <w:rPr>
          <w:rFonts w:ascii="Times New Roman" w:hAnsi="Times New Roman"/>
        </w:rPr>
        <w:t xml:space="preserve"> The </w:t>
      </w:r>
      <w:r w:rsidR="00D81DDC" w:rsidRPr="00127044">
        <w:rPr>
          <w:rFonts w:ascii="Times New Roman" w:hAnsi="Times New Roman"/>
        </w:rPr>
        <w:t xml:space="preserve">alternate </w:t>
      </w:r>
      <w:r w:rsidR="00F709C3" w:rsidRPr="00127044">
        <w:rPr>
          <w:rFonts w:ascii="Times New Roman" w:hAnsi="Times New Roman"/>
        </w:rPr>
        <w:t xml:space="preserve">ratio of expenditures to students </w:t>
      </w:r>
      <w:r w:rsidR="001619C9" w:rsidRPr="00127044">
        <w:rPr>
          <w:rFonts w:ascii="Times New Roman" w:hAnsi="Times New Roman"/>
        </w:rPr>
        <w:t xml:space="preserve">now </w:t>
      </w:r>
      <w:r w:rsidR="005C08F4" w:rsidRPr="00127044">
        <w:rPr>
          <w:rFonts w:ascii="Times New Roman" w:hAnsi="Times New Roman"/>
        </w:rPr>
        <w:t>showed</w:t>
      </w:r>
      <w:r w:rsidR="00F709C3" w:rsidRPr="00127044">
        <w:rPr>
          <w:rFonts w:ascii="Times New Roman" w:hAnsi="Times New Roman"/>
        </w:rPr>
        <w:t xml:space="preserve"> a weak, positive statistically significant relationship with all </w:t>
      </w:r>
      <w:r w:rsidR="001619C9" w:rsidRPr="00127044">
        <w:rPr>
          <w:rFonts w:ascii="Times New Roman" w:hAnsi="Times New Roman"/>
        </w:rPr>
        <w:t>Academic Performance indicators. T</w:t>
      </w:r>
      <w:r w:rsidR="00F709C3" w:rsidRPr="00127044">
        <w:rPr>
          <w:rFonts w:ascii="Times New Roman" w:hAnsi="Times New Roman"/>
        </w:rPr>
        <w:t>he ratio</w:t>
      </w:r>
      <w:r w:rsidR="001619C9" w:rsidRPr="00127044">
        <w:rPr>
          <w:rFonts w:ascii="Times New Roman" w:hAnsi="Times New Roman"/>
        </w:rPr>
        <w:t>s</w:t>
      </w:r>
      <w:r w:rsidR="00F709C3" w:rsidRPr="00127044">
        <w:rPr>
          <w:rFonts w:ascii="Times New Roman" w:hAnsi="Times New Roman"/>
        </w:rPr>
        <w:t xml:space="preserve"> of circulation </w:t>
      </w:r>
      <w:r w:rsidR="001619C9" w:rsidRPr="00127044">
        <w:rPr>
          <w:rFonts w:ascii="Times New Roman" w:hAnsi="Times New Roman"/>
        </w:rPr>
        <w:t xml:space="preserve">and instruction </w:t>
      </w:r>
      <w:r w:rsidR="00F709C3" w:rsidRPr="00127044">
        <w:rPr>
          <w:rFonts w:ascii="Times New Roman" w:hAnsi="Times New Roman"/>
        </w:rPr>
        <w:t xml:space="preserve">to students </w:t>
      </w:r>
      <w:r w:rsidR="001619C9" w:rsidRPr="00127044">
        <w:rPr>
          <w:rFonts w:ascii="Times New Roman" w:hAnsi="Times New Roman"/>
        </w:rPr>
        <w:t>now both show</w:t>
      </w:r>
      <w:r w:rsidR="005C08F4" w:rsidRPr="00127044">
        <w:rPr>
          <w:rFonts w:ascii="Times New Roman" w:hAnsi="Times New Roman"/>
        </w:rPr>
        <w:t>ed</w:t>
      </w:r>
      <w:r w:rsidR="00F709C3" w:rsidRPr="00127044">
        <w:rPr>
          <w:rFonts w:ascii="Times New Roman" w:hAnsi="Times New Roman"/>
        </w:rPr>
        <w:t xml:space="preserve"> a statistically significant but weak positive relationship with Bloom</w:t>
      </w:r>
      <w:r w:rsidR="00EA561F" w:rsidRPr="00127044">
        <w:rPr>
          <w:rFonts w:ascii="Times New Roman" w:hAnsi="Times New Roman"/>
        </w:rPr>
        <w:t>’s Taxonomy and critical t</w:t>
      </w:r>
      <w:r w:rsidR="00F709C3" w:rsidRPr="00127044">
        <w:rPr>
          <w:rFonts w:ascii="Times New Roman" w:hAnsi="Times New Roman"/>
        </w:rPr>
        <w:t>hinking</w:t>
      </w:r>
      <w:r w:rsidR="001619C9" w:rsidRPr="00127044">
        <w:rPr>
          <w:rFonts w:ascii="Times New Roman" w:hAnsi="Times New Roman"/>
        </w:rPr>
        <w:t>.</w:t>
      </w:r>
      <w:r w:rsidR="00744707" w:rsidRPr="00127044">
        <w:rPr>
          <w:rFonts w:ascii="Times New Roman" w:hAnsi="Times New Roman"/>
        </w:rPr>
        <w:t xml:space="preserve"> This suggested</w:t>
      </w:r>
      <w:r w:rsidRPr="00127044">
        <w:rPr>
          <w:rFonts w:ascii="Times New Roman" w:hAnsi="Times New Roman"/>
        </w:rPr>
        <w:t xml:space="preserve"> that controlli</w:t>
      </w:r>
      <w:r w:rsidR="005C08F4" w:rsidRPr="00127044">
        <w:rPr>
          <w:rFonts w:ascii="Times New Roman" w:hAnsi="Times New Roman"/>
        </w:rPr>
        <w:t>ng for institutional size painted</w:t>
      </w:r>
      <w:r w:rsidRPr="00127044">
        <w:rPr>
          <w:rFonts w:ascii="Times New Roman" w:hAnsi="Times New Roman"/>
        </w:rPr>
        <w:t xml:space="preserve"> a picture more aligned with the literature.</w:t>
      </w:r>
    </w:p>
    <w:p w:rsidR="008405B0" w:rsidRPr="00127044" w:rsidRDefault="008405B0" w:rsidP="004A740B">
      <w:pPr>
        <w:pStyle w:val="TableCaption"/>
      </w:pPr>
      <w:bookmarkStart w:id="207" w:name="_Toc321814453"/>
      <w:r w:rsidRPr="00127044">
        <w:t>Table 24</w:t>
      </w:r>
      <w:r w:rsidR="008C7159" w:rsidRPr="00127044">
        <w:t>:</w:t>
      </w:r>
      <w:bookmarkEnd w:id="207"/>
      <w:r w:rsidR="008C7159" w:rsidRPr="00127044">
        <w:t xml:space="preserve"> </w:t>
      </w:r>
    </w:p>
    <w:p w:rsidR="008C7159" w:rsidRPr="00127044" w:rsidRDefault="00303873" w:rsidP="004A740B">
      <w:pPr>
        <w:pStyle w:val="TableCaption"/>
      </w:pPr>
      <w:bookmarkStart w:id="208" w:name="_Toc321814454"/>
      <w:r w:rsidRPr="00127044">
        <w:rPr>
          <w:i/>
        </w:rPr>
        <w:t xml:space="preserve">Estimated </w:t>
      </w:r>
      <w:r w:rsidR="00375155" w:rsidRPr="00127044">
        <w:rPr>
          <w:i/>
        </w:rPr>
        <w:t>Correlation Matrix showing R</w:t>
      </w:r>
      <w:r w:rsidR="008C7159" w:rsidRPr="00127044">
        <w:rPr>
          <w:i/>
        </w:rPr>
        <w:t>elationship</w:t>
      </w:r>
      <w:r w:rsidRPr="00127044">
        <w:rPr>
          <w:i/>
        </w:rPr>
        <w:t>s</w:t>
      </w:r>
      <w:r w:rsidR="008C7159" w:rsidRPr="00127044">
        <w:rPr>
          <w:i/>
        </w:rPr>
        <w:t xml:space="preserve"> </w:t>
      </w:r>
      <w:r w:rsidR="00375155" w:rsidRPr="00127044">
        <w:rPr>
          <w:i/>
        </w:rPr>
        <w:t>b</w:t>
      </w:r>
      <w:r w:rsidR="008C7159" w:rsidRPr="00127044">
        <w:rPr>
          <w:i/>
        </w:rPr>
        <w:t>etween Library Ratio Construct Indicators and Academic Performance Indicators</w:t>
      </w:r>
      <w:r w:rsidR="00CD32B4" w:rsidRPr="00127044">
        <w:rPr>
          <w:i/>
        </w:rPr>
        <w:t xml:space="preserve"> (N=497)</w:t>
      </w:r>
      <w:bookmarkEnd w:id="208"/>
    </w:p>
    <w:tbl>
      <w:tblPr>
        <w:tblW w:w="4841"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944"/>
        <w:gridCol w:w="1069"/>
        <w:gridCol w:w="1069"/>
        <w:gridCol w:w="1069"/>
        <w:gridCol w:w="1068"/>
        <w:gridCol w:w="1068"/>
        <w:gridCol w:w="1068"/>
        <w:gridCol w:w="1068"/>
      </w:tblGrid>
      <w:tr w:rsidR="008C7159" w:rsidRPr="00127044">
        <w:trPr>
          <w:cantSplit/>
          <w:trHeight w:val="292"/>
          <w:tblHeader/>
        </w:trPr>
        <w:tc>
          <w:tcPr>
            <w:tcW w:w="560" w:type="pct"/>
            <w:tcBorders>
              <w:left w:val="nil"/>
              <w:bottom w:val="single" w:sz="8" w:space="0" w:color="auto"/>
              <w:right w:val="nil"/>
            </w:tcBorders>
            <w:shd w:val="clear" w:color="auto" w:fill="FFFFFF"/>
            <w:tcMar>
              <w:top w:w="30" w:type="dxa"/>
              <w:left w:w="30" w:type="dxa"/>
              <w:bottom w:w="30" w:type="dxa"/>
              <w:right w:w="30" w:type="dxa"/>
            </w:tcMar>
          </w:tcPr>
          <w:p w:rsidR="008C7159" w:rsidRPr="00127044" w:rsidRDefault="008C7159" w:rsidP="00E4396B">
            <w:pPr>
              <w:autoSpaceDE w:val="0"/>
              <w:autoSpaceDN w:val="0"/>
              <w:adjustRightInd w:val="0"/>
              <w:rPr>
                <w:rFonts w:ascii="Times New Roman" w:hAnsi="Times New Roman"/>
                <w:sz w:val="16"/>
                <w:szCs w:val="16"/>
              </w:rPr>
            </w:pP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Librarians</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Expenditures</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Circulation</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Instruction</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 xml:space="preserve">Bloom's </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 xml:space="preserve">Critical </w:t>
            </w:r>
          </w:p>
        </w:tc>
        <w:tc>
          <w:tcPr>
            <w:tcW w:w="634" w:type="pct"/>
            <w:tcBorders>
              <w:left w:val="nil"/>
              <w:bottom w:val="single" w:sz="8" w:space="0" w:color="auto"/>
              <w:right w:val="nil"/>
            </w:tcBorders>
            <w:shd w:val="clear" w:color="auto" w:fill="FFFFFF"/>
            <w:tcMar>
              <w:top w:w="30" w:type="dxa"/>
              <w:left w:w="30" w:type="dxa"/>
              <w:bottom w:w="30" w:type="dxa"/>
              <w:right w:w="30" w:type="dxa"/>
            </w:tcMar>
            <w:vAlign w:val="bottom"/>
          </w:tcPr>
          <w:p w:rsidR="008C7159" w:rsidRPr="00127044" w:rsidRDefault="008C7159" w:rsidP="00BC4806">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 xml:space="preserve">Lifelong </w:t>
            </w:r>
          </w:p>
        </w:tc>
      </w:tr>
      <w:tr w:rsidR="00BC4806" w:rsidRPr="00127044">
        <w:trPr>
          <w:cantSplit/>
          <w:trHeight w:val="288"/>
          <w:tblHeader/>
        </w:trPr>
        <w:tc>
          <w:tcPr>
            <w:tcW w:w="560" w:type="pct"/>
            <w:tcBorders>
              <w:top w:val="single" w:sz="8" w:space="0" w:color="auto"/>
              <w:left w:val="nil"/>
              <w:bottom w:val="nil"/>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nil"/>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nil"/>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nil"/>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nil"/>
              <w:right w:val="nil"/>
            </w:tcBorders>
            <w:shd w:val="clear" w:color="auto" w:fill="FFFFFF"/>
            <w:tcMar>
              <w:top w:w="30" w:type="dxa"/>
              <w:left w:w="30" w:type="dxa"/>
              <w:bottom w:w="30" w:type="dxa"/>
              <w:right w:w="30" w:type="dxa"/>
            </w:tcMar>
          </w:tcPr>
          <w:p w:rsidR="00BC4806" w:rsidRPr="00127044" w:rsidRDefault="00BC4806" w:rsidP="0052383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Bloom's</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.323</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.175</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.110</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.106</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nil"/>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Critical</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.365</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.223</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.102</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.123</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.825</w:t>
            </w:r>
            <w:r w:rsidRPr="00127044">
              <w:rPr>
                <w:rFonts w:ascii="Times New Roman" w:hAnsi="Times New Roman"/>
                <w:color w:val="000000"/>
                <w:sz w:val="16"/>
                <w:szCs w:val="16"/>
                <w:vertAlign w:val="superscript"/>
              </w:rPr>
              <w:t>**</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4" w:type="pct"/>
            <w:tcBorders>
              <w:top w:val="nil"/>
              <w:left w:val="nil"/>
              <w:bottom w:val="nil"/>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p>
        </w:tc>
      </w:tr>
      <w:tr w:rsidR="00BC4806" w:rsidRPr="00127044">
        <w:trPr>
          <w:cantSplit/>
          <w:trHeight w:val="288"/>
          <w:tblHeader/>
        </w:trPr>
        <w:tc>
          <w:tcPr>
            <w:tcW w:w="560" w:type="pct"/>
            <w:tcBorders>
              <w:top w:val="nil"/>
              <w:left w:val="nil"/>
              <w:bottom w:val="single" w:sz="8" w:space="0" w:color="auto"/>
              <w:right w:val="nil"/>
            </w:tcBorders>
            <w:shd w:val="clear" w:color="auto" w:fill="FFFFFF"/>
            <w:tcMar>
              <w:top w:w="30" w:type="dxa"/>
              <w:left w:w="30" w:type="dxa"/>
              <w:bottom w:w="30" w:type="dxa"/>
              <w:right w:w="30" w:type="dxa"/>
            </w:tcMar>
          </w:tcPr>
          <w:p w:rsidR="00BC4806" w:rsidRPr="00127044" w:rsidRDefault="00BC4806" w:rsidP="00E4396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Lifelong</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.302</w:t>
            </w:r>
            <w:r w:rsidRPr="00127044">
              <w:rPr>
                <w:rFonts w:ascii="Times New Roman" w:hAnsi="Times New Roman"/>
                <w:color w:val="000000"/>
                <w:sz w:val="16"/>
                <w:szCs w:val="16"/>
                <w:vertAlign w:val="superscript"/>
              </w:rPr>
              <w:t>**</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.039</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.682</w:t>
            </w:r>
            <w:r w:rsidRPr="00127044">
              <w:rPr>
                <w:rFonts w:ascii="Times New Roman" w:hAnsi="Times New Roman"/>
                <w:color w:val="000000"/>
                <w:sz w:val="16"/>
                <w:szCs w:val="16"/>
                <w:vertAlign w:val="superscript"/>
              </w:rPr>
              <w:t>**</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.749</w:t>
            </w:r>
            <w:r w:rsidRPr="00127044">
              <w:rPr>
                <w:rFonts w:ascii="Times New Roman" w:hAnsi="Times New Roman"/>
                <w:color w:val="000000"/>
                <w:sz w:val="16"/>
                <w:szCs w:val="16"/>
                <w:vertAlign w:val="superscript"/>
              </w:rPr>
              <w:t>**</w:t>
            </w:r>
          </w:p>
        </w:tc>
        <w:tc>
          <w:tcPr>
            <w:tcW w:w="634"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BC4806" w:rsidRPr="00127044" w:rsidRDefault="00BC4806" w:rsidP="00E4396B">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AB76B5" w:rsidRPr="00127044" w:rsidRDefault="00AB76B5" w:rsidP="003E2FDD">
      <w:pPr>
        <w:rPr>
          <w:rFonts w:ascii="Times New Roman" w:hAnsi="Times New Roman"/>
        </w:rPr>
      </w:pPr>
    </w:p>
    <w:p w:rsidR="00977B7E" w:rsidRPr="00127044" w:rsidRDefault="00CE6878" w:rsidP="00DA25E6">
      <w:pPr>
        <w:pStyle w:val="Heading3fordissertation"/>
        <w:rPr>
          <w:szCs w:val="24"/>
        </w:rPr>
      </w:pPr>
      <w:bookmarkStart w:id="209" w:name="_Toc357082408"/>
      <w:r w:rsidRPr="00127044">
        <w:lastRenderedPageBreak/>
        <w:t>Library Construct I</w:t>
      </w:r>
      <w:r w:rsidR="00977B7E" w:rsidRPr="00127044">
        <w:t xml:space="preserve">ndicators </w:t>
      </w:r>
      <w:r w:rsidR="007C5A0C" w:rsidRPr="00127044">
        <w:t>and</w:t>
      </w:r>
      <w:r w:rsidRPr="00127044">
        <w:t xml:space="preserve"> Academic Integration Construct I</w:t>
      </w:r>
      <w:r w:rsidR="00977B7E" w:rsidRPr="00127044">
        <w:t>ndicators</w:t>
      </w:r>
      <w:bookmarkEnd w:id="209"/>
    </w:p>
    <w:p w:rsidR="00382DB5" w:rsidRPr="00127044" w:rsidRDefault="00DA25E6" w:rsidP="003E2FDD">
      <w:pPr>
        <w:spacing w:line="480" w:lineRule="auto"/>
        <w:ind w:firstLine="720"/>
        <w:rPr>
          <w:rFonts w:ascii="Times New Roman" w:hAnsi="Times New Roman"/>
        </w:rPr>
      </w:pPr>
      <w:r w:rsidRPr="00127044">
        <w:rPr>
          <w:rFonts w:ascii="Times New Roman" w:hAnsi="Times New Roman"/>
        </w:rPr>
        <w:t xml:space="preserve">The </w:t>
      </w:r>
      <w:r w:rsidR="00CE6878" w:rsidRPr="00127044">
        <w:rPr>
          <w:rFonts w:ascii="Times New Roman" w:hAnsi="Times New Roman"/>
        </w:rPr>
        <w:t>L</w:t>
      </w:r>
      <w:r w:rsidRPr="00127044">
        <w:rPr>
          <w:rFonts w:ascii="Times New Roman" w:hAnsi="Times New Roman"/>
        </w:rPr>
        <w:t xml:space="preserve">ibrary construct indicators </w:t>
      </w:r>
      <w:r w:rsidR="007C5A0C" w:rsidRPr="00127044">
        <w:rPr>
          <w:rFonts w:ascii="Times New Roman" w:hAnsi="Times New Roman"/>
        </w:rPr>
        <w:t xml:space="preserve">and </w:t>
      </w:r>
      <w:r w:rsidRPr="00127044">
        <w:rPr>
          <w:rFonts w:ascii="Times New Roman" w:hAnsi="Times New Roman"/>
        </w:rPr>
        <w:t>Academic Integration</w:t>
      </w:r>
      <w:r w:rsidR="007C5A0C" w:rsidRPr="00127044">
        <w:rPr>
          <w:rFonts w:ascii="Times New Roman" w:hAnsi="Times New Roman"/>
        </w:rPr>
        <w:t xml:space="preserve"> </w:t>
      </w:r>
      <w:r w:rsidR="00CE6878" w:rsidRPr="00127044">
        <w:rPr>
          <w:rFonts w:ascii="Times New Roman" w:hAnsi="Times New Roman"/>
        </w:rPr>
        <w:t xml:space="preserve">construct indicators </w:t>
      </w:r>
      <w:r w:rsidR="005C08F4" w:rsidRPr="00127044">
        <w:rPr>
          <w:rFonts w:ascii="Times New Roman" w:hAnsi="Times New Roman"/>
        </w:rPr>
        <w:t>had</w:t>
      </w:r>
      <w:r w:rsidR="007C5A0C" w:rsidRPr="00127044">
        <w:rPr>
          <w:rFonts w:ascii="Times New Roman" w:hAnsi="Times New Roman"/>
        </w:rPr>
        <w:t xml:space="preserve"> mostly weak, negative statistically significant</w:t>
      </w:r>
      <w:r w:rsidRPr="00127044">
        <w:rPr>
          <w:rFonts w:ascii="Times New Roman" w:hAnsi="Times New Roman"/>
        </w:rPr>
        <w:t xml:space="preserve"> </w:t>
      </w:r>
      <w:r w:rsidR="007C5A0C" w:rsidRPr="00127044">
        <w:rPr>
          <w:rFonts w:ascii="Times New Roman" w:hAnsi="Times New Roman"/>
        </w:rPr>
        <w:t xml:space="preserve">relationships </w:t>
      </w:r>
      <w:r w:rsidRPr="00127044">
        <w:rPr>
          <w:rFonts w:ascii="Times New Roman" w:hAnsi="Times New Roman"/>
        </w:rPr>
        <w:t xml:space="preserve">with the exception of a positive </w:t>
      </w:r>
      <w:r w:rsidR="00977B7E" w:rsidRPr="00127044">
        <w:rPr>
          <w:rFonts w:ascii="Times New Roman" w:hAnsi="Times New Roman"/>
        </w:rPr>
        <w:t xml:space="preserve">weak relationship with </w:t>
      </w:r>
      <w:r w:rsidRPr="00127044">
        <w:rPr>
          <w:rFonts w:ascii="Times New Roman" w:hAnsi="Times New Roman"/>
        </w:rPr>
        <w:t>ratio of librarians to students</w:t>
      </w:r>
      <w:r w:rsidR="00977B7E" w:rsidRPr="00127044">
        <w:rPr>
          <w:rFonts w:ascii="Times New Roman" w:hAnsi="Times New Roman"/>
        </w:rPr>
        <w:t>.</w:t>
      </w:r>
      <w:r w:rsidRPr="00127044">
        <w:rPr>
          <w:rFonts w:ascii="Times New Roman" w:hAnsi="Times New Roman"/>
        </w:rPr>
        <w:t xml:space="preserve"> </w:t>
      </w:r>
      <w:r w:rsidR="00977B7E" w:rsidRPr="00127044">
        <w:rPr>
          <w:rFonts w:ascii="Times New Roman" w:hAnsi="Times New Roman"/>
        </w:rPr>
        <w:t>Library expenditures</w:t>
      </w:r>
      <w:r w:rsidRPr="00127044">
        <w:rPr>
          <w:rFonts w:ascii="Times New Roman" w:hAnsi="Times New Roman"/>
        </w:rPr>
        <w:t>, circulation, and instruction all</w:t>
      </w:r>
      <w:r w:rsidR="00977B7E" w:rsidRPr="00127044">
        <w:rPr>
          <w:rFonts w:ascii="Times New Roman" w:hAnsi="Times New Roman"/>
        </w:rPr>
        <w:t xml:space="preserve"> </w:t>
      </w:r>
      <w:r w:rsidRPr="00127044">
        <w:rPr>
          <w:rFonts w:ascii="Times New Roman" w:hAnsi="Times New Roman"/>
        </w:rPr>
        <w:t>show</w:t>
      </w:r>
      <w:r w:rsidR="005C08F4" w:rsidRPr="00127044">
        <w:rPr>
          <w:rFonts w:ascii="Times New Roman" w:hAnsi="Times New Roman"/>
        </w:rPr>
        <w:t>ed</w:t>
      </w:r>
      <w:r w:rsidRPr="00127044">
        <w:rPr>
          <w:rFonts w:ascii="Times New Roman" w:hAnsi="Times New Roman"/>
        </w:rPr>
        <w:t xml:space="preserve"> </w:t>
      </w:r>
      <w:r w:rsidR="00977B7E" w:rsidRPr="00127044">
        <w:rPr>
          <w:rFonts w:ascii="Times New Roman" w:hAnsi="Times New Roman"/>
        </w:rPr>
        <w:t xml:space="preserve">statistically significant </w:t>
      </w:r>
      <w:r w:rsidRPr="00127044">
        <w:rPr>
          <w:rFonts w:ascii="Times New Roman" w:hAnsi="Times New Roman"/>
        </w:rPr>
        <w:t xml:space="preserve">weak to moderate </w:t>
      </w:r>
      <w:r w:rsidR="00977B7E" w:rsidRPr="00127044">
        <w:rPr>
          <w:rFonts w:ascii="Times New Roman" w:hAnsi="Times New Roman"/>
        </w:rPr>
        <w:t xml:space="preserve">negative </w:t>
      </w:r>
      <w:r w:rsidRPr="00127044">
        <w:rPr>
          <w:rFonts w:ascii="Times New Roman" w:hAnsi="Times New Roman"/>
        </w:rPr>
        <w:t xml:space="preserve">relationships </w:t>
      </w:r>
      <w:r w:rsidR="00977B7E" w:rsidRPr="00127044">
        <w:rPr>
          <w:rFonts w:ascii="Times New Roman" w:hAnsi="Times New Roman"/>
        </w:rPr>
        <w:t>with active learning, course challenge, and course interaction</w:t>
      </w:r>
      <w:r w:rsidR="00382DB5" w:rsidRPr="00127044">
        <w:rPr>
          <w:rFonts w:ascii="Times New Roman" w:hAnsi="Times New Roman"/>
        </w:rPr>
        <w:t xml:space="preserve"> (see </w:t>
      </w:r>
      <w:r w:rsidR="007107F9" w:rsidRPr="00127044">
        <w:rPr>
          <w:rFonts w:ascii="Times New Roman" w:hAnsi="Times New Roman"/>
        </w:rPr>
        <w:t>Table</w:t>
      </w:r>
      <w:r w:rsidR="00382DB5" w:rsidRPr="00127044">
        <w:rPr>
          <w:rFonts w:ascii="Times New Roman" w:hAnsi="Times New Roman"/>
        </w:rPr>
        <w:t xml:space="preserve"> </w:t>
      </w:r>
      <w:r w:rsidR="008405B0" w:rsidRPr="00127044">
        <w:rPr>
          <w:rFonts w:ascii="Times New Roman" w:hAnsi="Times New Roman"/>
        </w:rPr>
        <w:t>25</w:t>
      </w:r>
      <w:r w:rsidR="00382DB5" w:rsidRPr="00127044">
        <w:rPr>
          <w:rFonts w:ascii="Times New Roman" w:hAnsi="Times New Roman"/>
        </w:rPr>
        <w:t>)</w:t>
      </w:r>
      <w:r w:rsidR="00977B7E" w:rsidRPr="00127044">
        <w:rPr>
          <w:rFonts w:ascii="Times New Roman" w:hAnsi="Times New Roman"/>
        </w:rPr>
        <w:t xml:space="preserve">. </w:t>
      </w:r>
      <w:r w:rsidR="00A7248F" w:rsidRPr="00127044">
        <w:rPr>
          <w:rFonts w:ascii="Times New Roman" w:hAnsi="Times New Roman"/>
        </w:rPr>
        <w:t xml:space="preserve">Though the literature is weaker in linking the library to academic integration, the relationship has been demonstrated in </w:t>
      </w:r>
      <w:r w:rsidR="00423EBB" w:rsidRPr="00127044">
        <w:rPr>
          <w:rFonts w:ascii="Times New Roman" w:hAnsi="Times New Roman"/>
        </w:rPr>
        <w:t>a sufficient number of</w:t>
      </w:r>
      <w:r w:rsidR="00A7248F" w:rsidRPr="00127044">
        <w:rPr>
          <w:rFonts w:ascii="Times New Roman" w:hAnsi="Times New Roman"/>
        </w:rPr>
        <w:t xml:space="preserve"> studies to indicate that institutional size may continue to be </w:t>
      </w:r>
      <w:r w:rsidR="00483F5B" w:rsidRPr="00127044">
        <w:rPr>
          <w:rFonts w:ascii="Times New Roman" w:hAnsi="Times New Roman"/>
        </w:rPr>
        <w:t>a confounding factor in my sample</w:t>
      </w:r>
      <w:r w:rsidR="00A7248F" w:rsidRPr="00127044">
        <w:rPr>
          <w:rFonts w:ascii="Times New Roman" w:hAnsi="Times New Roman"/>
        </w:rPr>
        <w:t>.</w:t>
      </w:r>
    </w:p>
    <w:p w:rsidR="008405B0" w:rsidRPr="00127044" w:rsidRDefault="008405B0" w:rsidP="004A740B">
      <w:pPr>
        <w:pStyle w:val="TableCaption"/>
      </w:pPr>
      <w:bookmarkStart w:id="210" w:name="_Toc321814455"/>
      <w:r w:rsidRPr="00127044">
        <w:t>Table 25</w:t>
      </w:r>
      <w:r w:rsidR="00382DB5" w:rsidRPr="00127044">
        <w:t>:</w:t>
      </w:r>
      <w:bookmarkEnd w:id="210"/>
      <w:r w:rsidR="00382DB5" w:rsidRPr="00127044">
        <w:t xml:space="preserve"> </w:t>
      </w:r>
    </w:p>
    <w:p w:rsidR="00382DB5" w:rsidRPr="00127044" w:rsidRDefault="00303873" w:rsidP="004A740B">
      <w:pPr>
        <w:pStyle w:val="TableCaption"/>
      </w:pPr>
      <w:bookmarkStart w:id="211" w:name="_Toc321814456"/>
      <w:r w:rsidRPr="00127044">
        <w:rPr>
          <w:i/>
        </w:rPr>
        <w:t xml:space="preserve">Estimated </w:t>
      </w:r>
      <w:r w:rsidR="00382DB5" w:rsidRPr="00127044">
        <w:rPr>
          <w:i/>
        </w:rPr>
        <w:t>Correlation Matrix Showing Relationship between Library Construct Indicators and Academic Integration Indicators</w:t>
      </w:r>
      <w:r w:rsidR="00CD32B4" w:rsidRPr="00127044">
        <w:t xml:space="preserve"> (N = 497)</w:t>
      </w:r>
      <w:bookmarkEnd w:id="21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931"/>
        <w:gridCol w:w="971"/>
        <w:gridCol w:w="971"/>
        <w:gridCol w:w="971"/>
        <w:gridCol w:w="971"/>
        <w:gridCol w:w="971"/>
        <w:gridCol w:w="972"/>
        <w:gridCol w:w="972"/>
        <w:gridCol w:w="970"/>
      </w:tblGrid>
      <w:tr w:rsidR="00382DB5" w:rsidRPr="00127044">
        <w:trPr>
          <w:cantSplit/>
          <w:trHeight w:val="202"/>
          <w:tblHeader/>
        </w:trPr>
        <w:tc>
          <w:tcPr>
            <w:tcW w:w="496" w:type="pct"/>
            <w:tcBorders>
              <w:left w:val="nil"/>
              <w:bottom w:val="single" w:sz="8" w:space="0" w:color="auto"/>
              <w:right w:val="nil"/>
            </w:tcBorders>
            <w:shd w:val="clear" w:color="auto" w:fill="FFFFFF"/>
          </w:tcPr>
          <w:p w:rsidR="00382DB5" w:rsidRPr="00127044" w:rsidRDefault="00382DB5" w:rsidP="004A0E0B">
            <w:pPr>
              <w:autoSpaceDE w:val="0"/>
              <w:autoSpaceDN w:val="0"/>
              <w:adjustRightInd w:val="0"/>
              <w:rPr>
                <w:rFonts w:ascii="Times New Roman" w:hAnsi="Times New Roman"/>
                <w:sz w:val="16"/>
                <w:szCs w:val="16"/>
              </w:rPr>
            </w:pPr>
          </w:p>
        </w:tc>
        <w:tc>
          <w:tcPr>
            <w:tcW w:w="563" w:type="pct"/>
            <w:tcBorders>
              <w:left w:val="nil"/>
              <w:bottom w:val="single" w:sz="8" w:space="0" w:color="auto"/>
              <w:right w:val="nil"/>
            </w:tcBorders>
            <w:shd w:val="clear" w:color="auto" w:fill="FFFFFF"/>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Librarians</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Expenditures</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Circulation</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Instruction</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Active</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Collaborative</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Challenge</w:t>
            </w:r>
          </w:p>
        </w:tc>
        <w:tc>
          <w:tcPr>
            <w:tcW w:w="562"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Interaction</w:t>
            </w:r>
          </w:p>
        </w:tc>
      </w:tr>
      <w:tr w:rsidR="006A3AA2" w:rsidRPr="00127044">
        <w:trPr>
          <w:cantSplit/>
          <w:trHeight w:val="288"/>
          <w:tblHeader/>
        </w:trPr>
        <w:tc>
          <w:tcPr>
            <w:tcW w:w="496" w:type="pct"/>
            <w:tcBorders>
              <w:top w:val="single" w:sz="8" w:space="0" w:color="auto"/>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563" w:type="pct"/>
            <w:tcBorders>
              <w:top w:val="single" w:sz="8" w:space="0" w:color="auto"/>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single" w:sz="8" w:space="0" w:color="auto"/>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-.112</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-.131</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.843</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-.276</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.828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.718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Active</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.171</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-.446</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-.409</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-.408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Collaborative</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.176</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.022</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-.039</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-.093</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88"/>
          <w:tblHeader/>
        </w:trPr>
        <w:tc>
          <w:tcPr>
            <w:tcW w:w="496" w:type="pct"/>
            <w:tcBorders>
              <w:top w:val="nil"/>
              <w:left w:val="nil"/>
              <w:bottom w:val="nil"/>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Challenge</w:t>
            </w:r>
          </w:p>
        </w:tc>
        <w:tc>
          <w:tcPr>
            <w:tcW w:w="563" w:type="pct"/>
            <w:tcBorders>
              <w:top w:val="nil"/>
              <w:left w:val="nil"/>
              <w:bottom w:val="nil"/>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.274</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-.146</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-.178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-.228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.295</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2" w:type="pct"/>
            <w:tcBorders>
              <w:top w:val="nil"/>
              <w:left w:val="nil"/>
              <w:bottom w:val="nil"/>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p>
        </w:tc>
      </w:tr>
      <w:tr w:rsidR="006A3AA2" w:rsidRPr="00127044">
        <w:trPr>
          <w:cantSplit/>
          <w:trHeight w:val="267"/>
          <w:tblHeader/>
        </w:trPr>
        <w:tc>
          <w:tcPr>
            <w:tcW w:w="496" w:type="pct"/>
            <w:tcBorders>
              <w:top w:val="nil"/>
              <w:left w:val="nil"/>
              <w:bottom w:val="single" w:sz="8" w:space="0" w:color="auto"/>
              <w:right w:val="nil"/>
            </w:tcBorders>
            <w:shd w:val="clear" w:color="auto" w:fill="FFFFFF"/>
          </w:tcPr>
          <w:p w:rsidR="006A3AA2" w:rsidRPr="00127044" w:rsidRDefault="006A3AA2"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Interaction</w:t>
            </w:r>
          </w:p>
        </w:tc>
        <w:tc>
          <w:tcPr>
            <w:tcW w:w="563" w:type="pct"/>
            <w:tcBorders>
              <w:top w:val="nil"/>
              <w:left w:val="nil"/>
              <w:bottom w:val="single" w:sz="8" w:space="0" w:color="auto"/>
              <w:right w:val="nil"/>
            </w:tcBorders>
            <w:shd w:val="clear" w:color="auto" w:fill="FFFFFF"/>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.405</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-.400</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-.358</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-.488</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.673</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.313</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.454</w:t>
            </w:r>
            <w:r w:rsidRPr="00127044">
              <w:rPr>
                <w:rFonts w:ascii="Times New Roman" w:hAnsi="Times New Roman"/>
                <w:color w:val="000000"/>
                <w:sz w:val="16"/>
                <w:szCs w:val="16"/>
                <w:vertAlign w:val="superscript"/>
              </w:rPr>
              <w:t>**</w:t>
            </w:r>
          </w:p>
        </w:tc>
        <w:tc>
          <w:tcPr>
            <w:tcW w:w="562" w:type="pct"/>
            <w:tcBorders>
              <w:top w:val="nil"/>
              <w:left w:val="nil"/>
              <w:bottom w:val="single" w:sz="8" w:space="0" w:color="auto"/>
              <w:right w:val="nil"/>
            </w:tcBorders>
            <w:shd w:val="clear" w:color="auto" w:fill="FFFFFF"/>
            <w:tcMar>
              <w:top w:w="30" w:type="dxa"/>
              <w:left w:w="30" w:type="dxa"/>
              <w:bottom w:w="30" w:type="dxa"/>
              <w:right w:w="30" w:type="dxa"/>
            </w:tcMar>
          </w:tcPr>
          <w:p w:rsidR="006A3AA2" w:rsidRPr="00127044" w:rsidRDefault="006A3AA2"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382DB5" w:rsidRPr="00127044" w:rsidRDefault="00382DB5" w:rsidP="003E2FDD">
      <w:pPr>
        <w:rPr>
          <w:rFonts w:ascii="Times New Roman" w:hAnsi="Times New Roman"/>
        </w:rPr>
      </w:pPr>
    </w:p>
    <w:p w:rsidR="00A7248F" w:rsidRPr="00127044" w:rsidRDefault="00DA25E6" w:rsidP="00A7248F">
      <w:pPr>
        <w:spacing w:line="480" w:lineRule="auto"/>
        <w:ind w:firstLine="720"/>
        <w:rPr>
          <w:rFonts w:ascii="Times New Roman" w:hAnsi="Times New Roman"/>
        </w:rPr>
      </w:pPr>
      <w:r w:rsidRPr="00127044">
        <w:rPr>
          <w:rFonts w:ascii="Times New Roman" w:hAnsi="Times New Roman"/>
        </w:rPr>
        <w:t>Adjusting for library size by transforming libr</w:t>
      </w:r>
      <w:r w:rsidR="005C08F4" w:rsidRPr="00127044">
        <w:rPr>
          <w:rFonts w:ascii="Times New Roman" w:hAnsi="Times New Roman"/>
        </w:rPr>
        <w:t>ary variables to ratios changed</w:t>
      </w:r>
      <w:r w:rsidRPr="00127044">
        <w:rPr>
          <w:rFonts w:ascii="Times New Roman" w:hAnsi="Times New Roman"/>
        </w:rPr>
        <w:t xml:space="preserve"> the relationships</w:t>
      </w:r>
      <w:r w:rsidR="008405B0" w:rsidRPr="00127044">
        <w:rPr>
          <w:rFonts w:ascii="Times New Roman" w:hAnsi="Times New Roman"/>
        </w:rPr>
        <w:t xml:space="preserve"> (see </w:t>
      </w:r>
      <w:r w:rsidR="007107F9" w:rsidRPr="00127044">
        <w:rPr>
          <w:rFonts w:ascii="Times New Roman" w:hAnsi="Times New Roman"/>
        </w:rPr>
        <w:t>Table</w:t>
      </w:r>
      <w:r w:rsidR="008405B0" w:rsidRPr="00127044">
        <w:rPr>
          <w:rFonts w:ascii="Times New Roman" w:hAnsi="Times New Roman"/>
        </w:rPr>
        <w:t xml:space="preserve"> 26</w:t>
      </w:r>
      <w:r w:rsidR="00164ED6" w:rsidRPr="00127044">
        <w:rPr>
          <w:rFonts w:ascii="Times New Roman" w:hAnsi="Times New Roman"/>
        </w:rPr>
        <w:t>)</w:t>
      </w:r>
      <w:r w:rsidRPr="00127044">
        <w:rPr>
          <w:rFonts w:ascii="Times New Roman" w:hAnsi="Times New Roman"/>
        </w:rPr>
        <w:t xml:space="preserve">. </w:t>
      </w:r>
      <w:r w:rsidR="007F1469" w:rsidRPr="00127044">
        <w:rPr>
          <w:rFonts w:ascii="Times New Roman" w:hAnsi="Times New Roman"/>
        </w:rPr>
        <w:t>The ratio</w:t>
      </w:r>
      <w:r w:rsidR="005F5E15" w:rsidRPr="00127044">
        <w:rPr>
          <w:rFonts w:ascii="Times New Roman" w:hAnsi="Times New Roman"/>
        </w:rPr>
        <w:t>s</w:t>
      </w:r>
      <w:r w:rsidR="007F1469" w:rsidRPr="00127044">
        <w:rPr>
          <w:rFonts w:ascii="Times New Roman" w:hAnsi="Times New Roman"/>
        </w:rPr>
        <w:t xml:space="preserve"> of expenditures per student and of instruction per student </w:t>
      </w:r>
      <w:r w:rsidR="00CE6878" w:rsidRPr="00127044">
        <w:rPr>
          <w:rFonts w:ascii="Times New Roman" w:hAnsi="Times New Roman"/>
        </w:rPr>
        <w:t xml:space="preserve">now </w:t>
      </w:r>
      <w:r w:rsidR="007F1469" w:rsidRPr="00127044">
        <w:rPr>
          <w:rFonts w:ascii="Times New Roman" w:hAnsi="Times New Roman"/>
        </w:rPr>
        <w:t>show</w:t>
      </w:r>
      <w:r w:rsidR="005C08F4" w:rsidRPr="00127044">
        <w:rPr>
          <w:rFonts w:ascii="Times New Roman" w:hAnsi="Times New Roman"/>
        </w:rPr>
        <w:t>ed</w:t>
      </w:r>
      <w:r w:rsidR="007F1469" w:rsidRPr="00127044">
        <w:rPr>
          <w:rFonts w:ascii="Times New Roman" w:hAnsi="Times New Roman"/>
        </w:rPr>
        <w:t xml:space="preserve"> statistically significant positive relationship</w:t>
      </w:r>
      <w:r w:rsidR="005F5E15" w:rsidRPr="00127044">
        <w:rPr>
          <w:rFonts w:ascii="Times New Roman" w:hAnsi="Times New Roman"/>
        </w:rPr>
        <w:t>s</w:t>
      </w:r>
      <w:r w:rsidR="007F1469" w:rsidRPr="00127044">
        <w:rPr>
          <w:rFonts w:ascii="Times New Roman" w:hAnsi="Times New Roman"/>
        </w:rPr>
        <w:t xml:space="preserve"> with course challenge and with collaborative learning, while the ratio</w:t>
      </w:r>
      <w:r w:rsidR="005C08F4" w:rsidRPr="00127044">
        <w:rPr>
          <w:rFonts w:ascii="Times New Roman" w:hAnsi="Times New Roman"/>
        </w:rPr>
        <w:t xml:space="preserve"> of circulation to student showed</w:t>
      </w:r>
      <w:r w:rsidR="007F1469" w:rsidRPr="00127044">
        <w:rPr>
          <w:rFonts w:ascii="Times New Roman" w:hAnsi="Times New Roman"/>
        </w:rPr>
        <w:t xml:space="preserve"> a statistically significant positive relationship only with course challenge. </w:t>
      </w:r>
      <w:r w:rsidRPr="00127044">
        <w:rPr>
          <w:rFonts w:ascii="Times New Roman" w:hAnsi="Times New Roman"/>
        </w:rPr>
        <w:t xml:space="preserve">However, the </w:t>
      </w:r>
      <w:r w:rsidRPr="00127044">
        <w:rPr>
          <w:rFonts w:ascii="Times New Roman" w:hAnsi="Times New Roman"/>
        </w:rPr>
        <w:lastRenderedPageBreak/>
        <w:t xml:space="preserve">relationship between </w:t>
      </w:r>
      <w:r w:rsidR="007F1469" w:rsidRPr="00127044">
        <w:rPr>
          <w:rFonts w:ascii="Times New Roman" w:hAnsi="Times New Roman"/>
        </w:rPr>
        <w:t xml:space="preserve">library </w:t>
      </w:r>
      <w:r w:rsidRPr="00127044">
        <w:rPr>
          <w:rFonts w:ascii="Times New Roman" w:hAnsi="Times New Roman"/>
        </w:rPr>
        <w:t xml:space="preserve">expenditures, circulation, and instruction </w:t>
      </w:r>
      <w:r w:rsidR="007F1469" w:rsidRPr="00127044">
        <w:rPr>
          <w:rFonts w:ascii="Times New Roman" w:hAnsi="Times New Roman"/>
        </w:rPr>
        <w:t xml:space="preserve">per student </w:t>
      </w:r>
      <w:r w:rsidR="005C08F4" w:rsidRPr="00127044">
        <w:rPr>
          <w:rFonts w:ascii="Times New Roman" w:hAnsi="Times New Roman"/>
        </w:rPr>
        <w:t>remained</w:t>
      </w:r>
      <w:r w:rsidRPr="00127044">
        <w:rPr>
          <w:rFonts w:ascii="Times New Roman" w:hAnsi="Times New Roman"/>
        </w:rPr>
        <w:t xml:space="preserve"> negative for active learning.</w:t>
      </w:r>
      <w:r w:rsidR="00A7248F" w:rsidRPr="00127044">
        <w:rPr>
          <w:rFonts w:ascii="Times New Roman" w:hAnsi="Times New Roman"/>
        </w:rPr>
        <w:t xml:space="preserve"> </w:t>
      </w:r>
      <w:r w:rsidR="006A22E3" w:rsidRPr="00127044">
        <w:rPr>
          <w:rFonts w:ascii="Times New Roman" w:hAnsi="Times New Roman"/>
        </w:rPr>
        <w:t xml:space="preserve">While I do believe that the academic library promotes active learning, I also understand that the observed measures that I </w:t>
      </w:r>
      <w:r w:rsidR="005C08F4" w:rsidRPr="00127044">
        <w:rPr>
          <w:rFonts w:ascii="Times New Roman" w:hAnsi="Times New Roman"/>
        </w:rPr>
        <w:t>used as library indicators did</w:t>
      </w:r>
      <w:r w:rsidR="006A22E3" w:rsidRPr="00127044">
        <w:rPr>
          <w:rFonts w:ascii="Times New Roman" w:hAnsi="Times New Roman"/>
        </w:rPr>
        <w:t xml:space="preserve"> not necessarily measure which l</w:t>
      </w:r>
      <w:r w:rsidR="00D81DDC" w:rsidRPr="00127044">
        <w:rPr>
          <w:rFonts w:ascii="Times New Roman" w:hAnsi="Times New Roman"/>
        </w:rPr>
        <w:t>ibrarie</w:t>
      </w:r>
      <w:r w:rsidR="006A22E3" w:rsidRPr="00127044">
        <w:rPr>
          <w:rFonts w:ascii="Times New Roman" w:hAnsi="Times New Roman"/>
        </w:rPr>
        <w:t>s engage</w:t>
      </w:r>
      <w:r w:rsidR="007B1CFA" w:rsidRPr="00127044">
        <w:rPr>
          <w:rFonts w:ascii="Times New Roman" w:hAnsi="Times New Roman"/>
        </w:rPr>
        <w:t>d</w:t>
      </w:r>
      <w:r w:rsidR="006A22E3" w:rsidRPr="00127044">
        <w:rPr>
          <w:rFonts w:ascii="Times New Roman" w:hAnsi="Times New Roman"/>
        </w:rPr>
        <w:t xml:space="preserve"> their students better.</w:t>
      </w:r>
    </w:p>
    <w:p w:rsidR="008405B0" w:rsidRPr="00127044" w:rsidRDefault="00382DB5" w:rsidP="00D9032C">
      <w:pPr>
        <w:rPr>
          <w:rFonts w:ascii="Times New Roman" w:hAnsi="Times New Roman"/>
        </w:rPr>
      </w:pPr>
      <w:r w:rsidRPr="00127044">
        <w:rPr>
          <w:rFonts w:ascii="Times New Roman" w:hAnsi="Times New Roman"/>
        </w:rPr>
        <w:t xml:space="preserve">Table </w:t>
      </w:r>
      <w:r w:rsidR="008405B0" w:rsidRPr="00127044">
        <w:rPr>
          <w:rFonts w:ascii="Times New Roman" w:hAnsi="Times New Roman"/>
        </w:rPr>
        <w:t>26</w:t>
      </w:r>
      <w:r w:rsidRPr="00127044">
        <w:rPr>
          <w:rFonts w:ascii="Times New Roman" w:hAnsi="Times New Roman"/>
        </w:rPr>
        <w:t xml:space="preserve">: </w:t>
      </w:r>
    </w:p>
    <w:p w:rsidR="00382DB5" w:rsidRPr="00127044" w:rsidRDefault="00B2355E" w:rsidP="004A740B">
      <w:pPr>
        <w:pStyle w:val="TableCaption"/>
      </w:pPr>
      <w:bookmarkStart w:id="212" w:name="_Toc321814457"/>
      <w:r w:rsidRPr="00127044">
        <w:rPr>
          <w:i/>
        </w:rPr>
        <w:t xml:space="preserve">Estimated </w:t>
      </w:r>
      <w:r w:rsidR="00382DB5" w:rsidRPr="00127044">
        <w:rPr>
          <w:i/>
        </w:rPr>
        <w:t>Correlation Matrix Showing Relationship</w:t>
      </w:r>
      <w:r w:rsidRPr="00127044">
        <w:rPr>
          <w:i/>
        </w:rPr>
        <w:t>s</w:t>
      </w:r>
      <w:r w:rsidR="00382DB5" w:rsidRPr="00127044">
        <w:rPr>
          <w:i/>
        </w:rPr>
        <w:t xml:space="preserve"> between Library Ratio Construct Indicators and Academic Integration Indicators</w:t>
      </w:r>
      <w:r w:rsidR="00CD32B4" w:rsidRPr="00127044">
        <w:t xml:space="preserve"> (N = 497)</w:t>
      </w:r>
      <w:bookmarkEnd w:id="2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931"/>
        <w:gridCol w:w="971"/>
        <w:gridCol w:w="971"/>
        <w:gridCol w:w="971"/>
        <w:gridCol w:w="971"/>
        <w:gridCol w:w="971"/>
        <w:gridCol w:w="972"/>
        <w:gridCol w:w="972"/>
        <w:gridCol w:w="970"/>
      </w:tblGrid>
      <w:tr w:rsidR="00382DB5" w:rsidRPr="00127044">
        <w:trPr>
          <w:cantSplit/>
          <w:trHeight w:val="139"/>
          <w:tblHeader/>
        </w:trPr>
        <w:tc>
          <w:tcPr>
            <w:tcW w:w="496" w:type="pct"/>
            <w:tcBorders>
              <w:left w:val="nil"/>
              <w:bottom w:val="single" w:sz="8" w:space="0" w:color="auto"/>
              <w:right w:val="nil"/>
            </w:tcBorders>
            <w:shd w:val="clear" w:color="auto" w:fill="FFFFFF"/>
          </w:tcPr>
          <w:p w:rsidR="00382DB5" w:rsidRPr="00127044" w:rsidRDefault="00382DB5" w:rsidP="003B0684">
            <w:pPr>
              <w:autoSpaceDE w:val="0"/>
              <w:autoSpaceDN w:val="0"/>
              <w:adjustRightInd w:val="0"/>
              <w:jc w:val="right"/>
              <w:rPr>
                <w:rFonts w:ascii="Times New Roman" w:hAnsi="Times New Roman"/>
                <w:sz w:val="16"/>
                <w:szCs w:val="16"/>
              </w:rPr>
            </w:pPr>
          </w:p>
        </w:tc>
        <w:tc>
          <w:tcPr>
            <w:tcW w:w="563" w:type="pct"/>
            <w:tcBorders>
              <w:left w:val="nil"/>
              <w:bottom w:val="single" w:sz="8" w:space="0" w:color="auto"/>
              <w:right w:val="nil"/>
            </w:tcBorders>
            <w:shd w:val="clear" w:color="auto" w:fill="FFFFFF"/>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Librarians</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Expenditures</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Circulation</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Instruction</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Active</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Collaborative</w:t>
            </w:r>
          </w:p>
        </w:tc>
        <w:tc>
          <w:tcPr>
            <w:tcW w:w="563"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Challenge</w:t>
            </w:r>
          </w:p>
        </w:tc>
        <w:tc>
          <w:tcPr>
            <w:tcW w:w="562" w:type="pct"/>
            <w:tcBorders>
              <w:left w:val="nil"/>
              <w:bottom w:val="single" w:sz="8" w:space="0" w:color="auto"/>
              <w:right w:val="nil"/>
            </w:tcBorders>
            <w:shd w:val="clear" w:color="auto" w:fill="FFFFFF"/>
            <w:tcMar>
              <w:top w:w="30" w:type="dxa"/>
              <w:left w:w="30" w:type="dxa"/>
              <w:bottom w:w="30" w:type="dxa"/>
              <w:right w:w="30" w:type="dxa"/>
            </w:tcMar>
          </w:tcPr>
          <w:p w:rsidR="00382DB5" w:rsidRPr="00127044" w:rsidRDefault="00382DB5" w:rsidP="003B0684">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Interaction</w:t>
            </w:r>
          </w:p>
        </w:tc>
      </w:tr>
      <w:tr w:rsidR="00384DF0" w:rsidRPr="00127044">
        <w:trPr>
          <w:cantSplit/>
          <w:trHeight w:val="288"/>
          <w:tblHeader/>
        </w:trPr>
        <w:tc>
          <w:tcPr>
            <w:tcW w:w="496" w:type="pct"/>
            <w:tcBorders>
              <w:top w:val="single" w:sz="8" w:space="0" w:color="auto"/>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563" w:type="pct"/>
            <w:tcBorders>
              <w:top w:val="single" w:sz="8" w:space="0" w:color="auto"/>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single" w:sz="8" w:space="0" w:color="auto"/>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Active</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.171</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-.159</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-.105</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-.050</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Collaborative</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.176</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.205</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.085</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.185</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288"/>
          <w:tblHeader/>
        </w:trPr>
        <w:tc>
          <w:tcPr>
            <w:tcW w:w="496" w:type="pct"/>
            <w:tcBorders>
              <w:top w:val="nil"/>
              <w:left w:val="nil"/>
              <w:bottom w:val="nil"/>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Challenge</w:t>
            </w:r>
          </w:p>
        </w:tc>
        <w:tc>
          <w:tcPr>
            <w:tcW w:w="563" w:type="pct"/>
            <w:tcBorders>
              <w:top w:val="nil"/>
              <w:left w:val="nil"/>
              <w:bottom w:val="nil"/>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.274</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.092</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.059</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.295</w:t>
            </w:r>
            <w:r w:rsidRPr="00127044">
              <w:rPr>
                <w:rFonts w:ascii="Times New Roman" w:hAnsi="Times New Roman"/>
                <w:color w:val="000000"/>
                <w:sz w:val="16"/>
                <w:szCs w:val="16"/>
                <w:vertAlign w:val="superscript"/>
              </w:rPr>
              <w:t>**</w:t>
            </w:r>
          </w:p>
        </w:tc>
        <w:tc>
          <w:tcPr>
            <w:tcW w:w="563"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2" w:type="pct"/>
            <w:tcBorders>
              <w:top w:val="nil"/>
              <w:left w:val="nil"/>
              <w:bottom w:val="nil"/>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p>
        </w:tc>
      </w:tr>
      <w:tr w:rsidR="00384DF0" w:rsidRPr="00127044">
        <w:trPr>
          <w:cantSplit/>
          <w:trHeight w:val="150"/>
          <w:tblHeader/>
        </w:trPr>
        <w:tc>
          <w:tcPr>
            <w:tcW w:w="496" w:type="pct"/>
            <w:tcBorders>
              <w:top w:val="nil"/>
              <w:left w:val="nil"/>
              <w:bottom w:val="single" w:sz="8" w:space="0" w:color="auto"/>
              <w:right w:val="nil"/>
            </w:tcBorders>
            <w:shd w:val="clear" w:color="auto" w:fill="FFFFFF"/>
          </w:tcPr>
          <w:p w:rsidR="00384DF0" w:rsidRPr="00127044" w:rsidRDefault="00384DF0" w:rsidP="003B0684">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Interaction</w:t>
            </w:r>
          </w:p>
        </w:tc>
        <w:tc>
          <w:tcPr>
            <w:tcW w:w="563" w:type="pct"/>
            <w:tcBorders>
              <w:top w:val="nil"/>
              <w:left w:val="nil"/>
              <w:bottom w:val="single" w:sz="8" w:space="0" w:color="auto"/>
              <w:right w:val="nil"/>
            </w:tcBorders>
            <w:shd w:val="clear" w:color="auto" w:fill="FFFFFF"/>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.405</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.066</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.038</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.673</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.313</w:t>
            </w:r>
            <w:r w:rsidRPr="00127044">
              <w:rPr>
                <w:rFonts w:ascii="Times New Roman" w:hAnsi="Times New Roman"/>
                <w:color w:val="000000"/>
                <w:sz w:val="16"/>
                <w:szCs w:val="16"/>
                <w:vertAlign w:val="superscript"/>
              </w:rPr>
              <w:t>**</w:t>
            </w:r>
          </w:p>
        </w:tc>
        <w:tc>
          <w:tcPr>
            <w:tcW w:w="563"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.454</w:t>
            </w:r>
            <w:r w:rsidRPr="00127044">
              <w:rPr>
                <w:rFonts w:ascii="Times New Roman" w:hAnsi="Times New Roman"/>
                <w:color w:val="000000"/>
                <w:sz w:val="16"/>
                <w:szCs w:val="16"/>
                <w:vertAlign w:val="superscript"/>
              </w:rPr>
              <w:t>**</w:t>
            </w:r>
          </w:p>
        </w:tc>
        <w:tc>
          <w:tcPr>
            <w:tcW w:w="562" w:type="pct"/>
            <w:tcBorders>
              <w:top w:val="nil"/>
              <w:left w:val="nil"/>
              <w:bottom w:val="single" w:sz="8" w:space="0" w:color="auto"/>
              <w:right w:val="nil"/>
            </w:tcBorders>
            <w:shd w:val="clear" w:color="auto" w:fill="FFFFFF"/>
            <w:tcMar>
              <w:top w:w="30" w:type="dxa"/>
              <w:left w:w="30" w:type="dxa"/>
              <w:bottom w:w="30" w:type="dxa"/>
              <w:right w:w="30" w:type="dxa"/>
            </w:tcMar>
          </w:tcPr>
          <w:p w:rsidR="00384DF0" w:rsidRPr="00127044" w:rsidRDefault="00384DF0" w:rsidP="003B0684">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D83927" w:rsidRPr="00127044" w:rsidRDefault="00D83927" w:rsidP="002A31A7">
      <w:pPr>
        <w:rPr>
          <w:rFonts w:ascii="Times New Roman" w:hAnsi="Times New Roman"/>
        </w:rPr>
      </w:pPr>
    </w:p>
    <w:p w:rsidR="00CE6878" w:rsidRPr="00127044" w:rsidRDefault="00CE6878" w:rsidP="00CE6878">
      <w:pPr>
        <w:pStyle w:val="Heading3fordissertation"/>
        <w:rPr>
          <w:szCs w:val="24"/>
        </w:rPr>
      </w:pPr>
      <w:bookmarkStart w:id="213" w:name="_Toc357082409"/>
      <w:r w:rsidRPr="00127044">
        <w:t>Library Construct Indicators and Institutional Commitment Construct Indicators</w:t>
      </w:r>
      <w:bookmarkEnd w:id="213"/>
    </w:p>
    <w:p w:rsidR="00EB38B3" w:rsidRPr="00127044" w:rsidRDefault="0085757C" w:rsidP="002A31A7">
      <w:pPr>
        <w:spacing w:line="480" w:lineRule="auto"/>
        <w:ind w:firstLine="720"/>
        <w:rPr>
          <w:rFonts w:ascii="Times New Roman" w:hAnsi="Times New Roman"/>
        </w:rPr>
      </w:pPr>
      <w:r w:rsidRPr="00127044">
        <w:rPr>
          <w:rFonts w:ascii="Times New Roman" w:hAnsi="Times New Roman"/>
        </w:rPr>
        <w:t>The Library construct indicators and Institutional Comm</w:t>
      </w:r>
      <w:r w:rsidR="005C08F4" w:rsidRPr="00127044">
        <w:rPr>
          <w:rFonts w:ascii="Times New Roman" w:hAnsi="Times New Roman"/>
        </w:rPr>
        <w:t>itment construct indicators had</w:t>
      </w:r>
      <w:r w:rsidRPr="00127044">
        <w:rPr>
          <w:rFonts w:ascii="Times New Roman" w:hAnsi="Times New Roman"/>
        </w:rPr>
        <w:t xml:space="preserve"> mostly weak to moderate negative relationships with the exception of a positive weak relationship with ratio of librarians to students. Library expenditures, circulation, and instruction all show</w:t>
      </w:r>
      <w:r w:rsidR="005C08F4" w:rsidRPr="00127044">
        <w:rPr>
          <w:rFonts w:ascii="Times New Roman" w:hAnsi="Times New Roman"/>
        </w:rPr>
        <w:t>ed</w:t>
      </w:r>
      <w:r w:rsidRPr="00127044">
        <w:rPr>
          <w:rFonts w:ascii="Times New Roman" w:hAnsi="Times New Roman"/>
        </w:rPr>
        <w:t xml:space="preserve"> statistically significant weak to moderate negative relationships with relationship with other students, with faculty, and w</w:t>
      </w:r>
      <w:r w:rsidR="005C1E05" w:rsidRPr="00127044">
        <w:rPr>
          <w:rFonts w:ascii="Times New Roman" w:hAnsi="Times New Roman"/>
        </w:rPr>
        <w:t>i</w:t>
      </w:r>
      <w:r w:rsidR="00164ED6" w:rsidRPr="00127044">
        <w:rPr>
          <w:rFonts w:ascii="Times New Roman" w:hAnsi="Times New Roman"/>
        </w:rPr>
        <w:t>th administrators (</w:t>
      </w:r>
      <w:r w:rsidR="00EB38B3" w:rsidRPr="00127044">
        <w:rPr>
          <w:rFonts w:ascii="Times New Roman" w:hAnsi="Times New Roman"/>
        </w:rPr>
        <w:t>s</w:t>
      </w:r>
      <w:r w:rsidR="008405B0" w:rsidRPr="00127044">
        <w:rPr>
          <w:rFonts w:ascii="Times New Roman" w:hAnsi="Times New Roman"/>
        </w:rPr>
        <w:t xml:space="preserve">ee </w:t>
      </w:r>
      <w:r w:rsidR="007107F9" w:rsidRPr="00127044">
        <w:rPr>
          <w:rFonts w:ascii="Times New Roman" w:hAnsi="Times New Roman"/>
        </w:rPr>
        <w:t>Table</w:t>
      </w:r>
      <w:r w:rsidR="008405B0" w:rsidRPr="00127044">
        <w:rPr>
          <w:rFonts w:ascii="Times New Roman" w:hAnsi="Times New Roman"/>
        </w:rPr>
        <w:t xml:space="preserve"> 27</w:t>
      </w:r>
      <w:r w:rsidRPr="00127044">
        <w:rPr>
          <w:rFonts w:ascii="Times New Roman" w:hAnsi="Times New Roman"/>
        </w:rPr>
        <w:t>).</w:t>
      </w:r>
      <w:r w:rsidR="00EB38B3" w:rsidRPr="00127044">
        <w:rPr>
          <w:rFonts w:ascii="Times New Roman" w:hAnsi="Times New Roman"/>
        </w:rPr>
        <w:t xml:space="preserve"> The literature connecting the library to institutional commitment is sparse, but since size has been an issue for every library indicator, I </w:t>
      </w:r>
      <w:r w:rsidR="00B22D66" w:rsidRPr="00127044">
        <w:rPr>
          <w:rFonts w:ascii="Times New Roman" w:hAnsi="Times New Roman"/>
        </w:rPr>
        <w:t xml:space="preserve">once again adjusted </w:t>
      </w:r>
      <w:r w:rsidR="00EB38B3" w:rsidRPr="00127044">
        <w:rPr>
          <w:rFonts w:ascii="Times New Roman" w:hAnsi="Times New Roman"/>
        </w:rPr>
        <w:t>for institutional size.</w:t>
      </w:r>
    </w:p>
    <w:p w:rsidR="004152C6" w:rsidRPr="00127044" w:rsidRDefault="004152C6" w:rsidP="004A740B">
      <w:pPr>
        <w:pStyle w:val="TableCaption"/>
      </w:pPr>
    </w:p>
    <w:p w:rsidR="008405B0" w:rsidRPr="00127044" w:rsidRDefault="008405B0" w:rsidP="004A740B">
      <w:pPr>
        <w:pStyle w:val="TableCaption"/>
      </w:pPr>
      <w:bookmarkStart w:id="214" w:name="_Toc321814458"/>
      <w:r w:rsidRPr="00127044">
        <w:lastRenderedPageBreak/>
        <w:t>Table 27</w:t>
      </w:r>
      <w:r w:rsidR="004A0E0B" w:rsidRPr="00127044">
        <w:t>:</w:t>
      </w:r>
      <w:bookmarkEnd w:id="214"/>
      <w:r w:rsidR="004A0E0B" w:rsidRPr="00127044">
        <w:t xml:space="preserve"> </w:t>
      </w:r>
    </w:p>
    <w:p w:rsidR="004A0E0B" w:rsidRPr="00127044" w:rsidRDefault="00B2355E" w:rsidP="004A740B">
      <w:pPr>
        <w:pStyle w:val="TableCaption"/>
      </w:pPr>
      <w:bookmarkStart w:id="215" w:name="_Toc321814459"/>
      <w:r w:rsidRPr="00127044">
        <w:rPr>
          <w:i/>
        </w:rPr>
        <w:t xml:space="preserve">Estimated </w:t>
      </w:r>
      <w:r w:rsidR="004A0E0B" w:rsidRPr="00127044">
        <w:rPr>
          <w:i/>
        </w:rPr>
        <w:t>Correlation Matrix Showing Relationship</w:t>
      </w:r>
      <w:r w:rsidRPr="00127044">
        <w:rPr>
          <w:i/>
        </w:rPr>
        <w:t>s</w:t>
      </w:r>
      <w:r w:rsidR="004A0E0B" w:rsidRPr="00127044">
        <w:rPr>
          <w:i/>
        </w:rPr>
        <w:t xml:space="preserve"> between Library Construct Indicators and Institutional </w:t>
      </w:r>
      <w:r w:rsidR="001A2724" w:rsidRPr="00127044">
        <w:rPr>
          <w:i/>
        </w:rPr>
        <w:t>Commitment</w:t>
      </w:r>
      <w:r w:rsidR="004A0E0B" w:rsidRPr="00127044">
        <w:rPr>
          <w:i/>
        </w:rPr>
        <w:t xml:space="preserve"> Indicators</w:t>
      </w:r>
      <w:r w:rsidR="00CD32B4" w:rsidRPr="00127044">
        <w:t xml:space="preserve"> (N = 497)</w:t>
      </w:r>
      <w:bookmarkEnd w:id="2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029"/>
        <w:gridCol w:w="949"/>
        <w:gridCol w:w="949"/>
        <w:gridCol w:w="949"/>
        <w:gridCol w:w="950"/>
        <w:gridCol w:w="950"/>
        <w:gridCol w:w="950"/>
        <w:gridCol w:w="1029"/>
        <w:gridCol w:w="945"/>
      </w:tblGrid>
      <w:tr w:rsidR="004A0E0B" w:rsidRPr="00127044">
        <w:trPr>
          <w:cantSplit/>
          <w:trHeight w:val="292"/>
          <w:tblHeader/>
        </w:trPr>
        <w:tc>
          <w:tcPr>
            <w:tcW w:w="547" w:type="pct"/>
            <w:tcBorders>
              <w:left w:val="nil"/>
              <w:bottom w:val="single" w:sz="8" w:space="0" w:color="auto"/>
              <w:right w:val="nil"/>
            </w:tcBorders>
            <w:shd w:val="clear" w:color="auto" w:fill="FFFFFF"/>
          </w:tcPr>
          <w:p w:rsidR="004A0E0B" w:rsidRPr="00127044" w:rsidRDefault="004A0E0B" w:rsidP="004A0E0B">
            <w:pPr>
              <w:autoSpaceDE w:val="0"/>
              <w:autoSpaceDN w:val="0"/>
              <w:adjustRightInd w:val="0"/>
              <w:rPr>
                <w:rFonts w:ascii="Times New Roman" w:hAnsi="Times New Roman"/>
                <w:sz w:val="16"/>
                <w:szCs w:val="16"/>
              </w:rPr>
            </w:pPr>
          </w:p>
        </w:tc>
        <w:tc>
          <w:tcPr>
            <w:tcW w:w="557" w:type="pct"/>
            <w:tcBorders>
              <w:left w:val="nil"/>
              <w:bottom w:val="single" w:sz="8" w:space="0" w:color="auto"/>
              <w:right w:val="nil"/>
            </w:tcBorders>
            <w:shd w:val="clear" w:color="auto" w:fill="FFFFFF"/>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Librarians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Expenditures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Circulation</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Instruction</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Students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Faculty</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555"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Support</w:t>
            </w:r>
          </w:p>
        </w:tc>
      </w:tr>
      <w:tr w:rsidR="004A0E0B" w:rsidRPr="00127044">
        <w:trPr>
          <w:cantSplit/>
          <w:trHeight w:val="288"/>
          <w:tblHeader/>
        </w:trPr>
        <w:tc>
          <w:tcPr>
            <w:tcW w:w="547" w:type="pct"/>
            <w:tcBorders>
              <w:top w:val="single" w:sz="8" w:space="0" w:color="auto"/>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557" w:type="pct"/>
            <w:tcBorders>
              <w:top w:val="single" w:sz="8" w:space="0" w:color="auto"/>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-.112</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-.131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.843</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-.276</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.828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.718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Students</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-.336</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-.289</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-.300</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Faculty</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-.604</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-.471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-.612</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557" w:type="pct"/>
            <w:tcBorders>
              <w:top w:val="nil"/>
              <w:left w:val="nil"/>
              <w:bottom w:val="nil"/>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.117</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-.468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-.471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rsidP="001B26F4">
            <w:pPr>
              <w:jc w:val="center"/>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single" w:sz="8" w:space="0" w:color="auto"/>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Support</w:t>
            </w:r>
          </w:p>
        </w:tc>
        <w:tc>
          <w:tcPr>
            <w:tcW w:w="557" w:type="pct"/>
            <w:tcBorders>
              <w:top w:val="nil"/>
              <w:left w:val="nil"/>
              <w:bottom w:val="single" w:sz="8" w:space="0" w:color="auto"/>
              <w:right w:val="nil"/>
            </w:tcBorders>
            <w:shd w:val="clear" w:color="auto" w:fill="FFFFFF"/>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.306</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-.376</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-.320</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-.400</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555"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rsidP="004A0E0B">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4A0E0B" w:rsidRPr="00127044" w:rsidRDefault="004A0E0B" w:rsidP="002A31A7">
      <w:pPr>
        <w:rPr>
          <w:rFonts w:ascii="Times New Roman" w:hAnsi="Times New Roman"/>
        </w:rPr>
      </w:pPr>
    </w:p>
    <w:p w:rsidR="001D5198" w:rsidRPr="00127044" w:rsidRDefault="001D5198" w:rsidP="00087456">
      <w:pPr>
        <w:spacing w:line="480" w:lineRule="auto"/>
        <w:ind w:firstLine="720"/>
        <w:rPr>
          <w:rFonts w:ascii="Times New Roman" w:hAnsi="Times New Roman"/>
        </w:rPr>
      </w:pPr>
      <w:r w:rsidRPr="00127044">
        <w:rPr>
          <w:rFonts w:ascii="Times New Roman" w:hAnsi="Times New Roman"/>
        </w:rPr>
        <w:t xml:space="preserve">When library indicators </w:t>
      </w:r>
      <w:r w:rsidR="005C08F4" w:rsidRPr="00127044">
        <w:rPr>
          <w:rFonts w:ascii="Times New Roman" w:hAnsi="Times New Roman"/>
        </w:rPr>
        <w:t>were</w:t>
      </w:r>
      <w:r w:rsidRPr="00127044">
        <w:rPr>
          <w:rFonts w:ascii="Times New Roman" w:hAnsi="Times New Roman"/>
        </w:rPr>
        <w:t xml:space="preserve"> converted to ratios to control for institution size, the relationship </w:t>
      </w:r>
      <w:r w:rsidR="005C08F4" w:rsidRPr="00127044">
        <w:rPr>
          <w:rFonts w:ascii="Times New Roman" w:hAnsi="Times New Roman"/>
        </w:rPr>
        <w:t>was</w:t>
      </w:r>
      <w:r w:rsidRPr="00127044">
        <w:rPr>
          <w:rFonts w:ascii="Times New Roman" w:hAnsi="Times New Roman"/>
        </w:rPr>
        <w:t xml:space="preserve"> statistically significant only for students</w:t>
      </w:r>
      <w:r w:rsidR="00B2355E" w:rsidRPr="00127044">
        <w:rPr>
          <w:rFonts w:ascii="Times New Roman" w:hAnsi="Times New Roman"/>
        </w:rPr>
        <w:t>’</w:t>
      </w:r>
      <w:r w:rsidRPr="00127044">
        <w:rPr>
          <w:rFonts w:ascii="Times New Roman" w:hAnsi="Times New Roman"/>
        </w:rPr>
        <w:t xml:space="preserve"> relationships with administrative offices on campus, showing a very weak negative relati</w:t>
      </w:r>
      <w:r w:rsidR="008405B0" w:rsidRPr="00127044">
        <w:rPr>
          <w:rFonts w:ascii="Times New Roman" w:hAnsi="Times New Roman"/>
        </w:rPr>
        <w:t xml:space="preserve">onship (see </w:t>
      </w:r>
      <w:r w:rsidR="007107F9" w:rsidRPr="00127044">
        <w:rPr>
          <w:rFonts w:ascii="Times New Roman" w:hAnsi="Times New Roman"/>
        </w:rPr>
        <w:t>Table</w:t>
      </w:r>
      <w:r w:rsidR="008405B0" w:rsidRPr="00127044">
        <w:rPr>
          <w:rFonts w:ascii="Times New Roman" w:hAnsi="Times New Roman"/>
        </w:rPr>
        <w:t xml:space="preserve"> 28</w:t>
      </w:r>
      <w:r w:rsidRPr="00127044">
        <w:rPr>
          <w:rFonts w:ascii="Times New Roman" w:hAnsi="Times New Roman"/>
        </w:rPr>
        <w:t xml:space="preserve">). </w:t>
      </w:r>
      <w:r w:rsidR="00151F53" w:rsidRPr="00127044">
        <w:rPr>
          <w:rFonts w:ascii="Times New Roman" w:hAnsi="Times New Roman"/>
        </w:rPr>
        <w:t>If students associate</w:t>
      </w:r>
      <w:r w:rsidR="005C08F4" w:rsidRPr="00127044">
        <w:rPr>
          <w:rFonts w:ascii="Times New Roman" w:hAnsi="Times New Roman"/>
        </w:rPr>
        <w:t>d</w:t>
      </w:r>
      <w:r w:rsidR="00151F53" w:rsidRPr="00127044">
        <w:rPr>
          <w:rFonts w:ascii="Times New Roman" w:hAnsi="Times New Roman"/>
        </w:rPr>
        <w:t xml:space="preserve"> the library with administration, then it makes sense that there </w:t>
      </w:r>
      <w:r w:rsidR="005C08F4" w:rsidRPr="00127044">
        <w:rPr>
          <w:rFonts w:ascii="Times New Roman" w:hAnsi="Times New Roman"/>
        </w:rPr>
        <w:t>was</w:t>
      </w:r>
      <w:r w:rsidR="00151F53" w:rsidRPr="00127044">
        <w:rPr>
          <w:rFonts w:ascii="Times New Roman" w:hAnsi="Times New Roman"/>
        </w:rPr>
        <w:t xml:space="preserve"> a statistically significant relationship with Institutional Commitment indicators. However, it makes less sense to me that the relationship </w:t>
      </w:r>
      <w:r w:rsidR="005C08F4" w:rsidRPr="00127044">
        <w:rPr>
          <w:rFonts w:ascii="Times New Roman" w:hAnsi="Times New Roman"/>
        </w:rPr>
        <w:t>was</w:t>
      </w:r>
      <w:r w:rsidR="00151F53" w:rsidRPr="00127044">
        <w:rPr>
          <w:rFonts w:ascii="Times New Roman" w:hAnsi="Times New Roman"/>
        </w:rPr>
        <w:t xml:space="preserve"> negative, perhaps because </w:t>
      </w:r>
      <w:r w:rsidR="00BB7EF8" w:rsidRPr="00127044">
        <w:rPr>
          <w:rFonts w:ascii="Times New Roman" w:hAnsi="Times New Roman"/>
        </w:rPr>
        <w:t>at</w:t>
      </w:r>
      <w:r w:rsidR="00151F53" w:rsidRPr="00127044">
        <w:rPr>
          <w:rFonts w:ascii="Times New Roman" w:hAnsi="Times New Roman"/>
        </w:rPr>
        <w:t xml:space="preserve"> my own </w:t>
      </w:r>
      <w:r w:rsidR="00BB7EF8" w:rsidRPr="00127044">
        <w:rPr>
          <w:rFonts w:ascii="Times New Roman" w:hAnsi="Times New Roman"/>
        </w:rPr>
        <w:t>university</w:t>
      </w:r>
      <w:r w:rsidR="00151F53" w:rsidRPr="00127044">
        <w:rPr>
          <w:rFonts w:ascii="Times New Roman" w:hAnsi="Times New Roman"/>
        </w:rPr>
        <w:t xml:space="preserve">, the library is consistently rated the most service oriented office on campus. It is possible that I am wrong, that the same is not true on other campuses, but it is also possible that the overall negative correlation is due to the feelings students have about the bureaucracy on their campuses. </w:t>
      </w: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4152C6" w:rsidRPr="00127044" w:rsidRDefault="004152C6" w:rsidP="004A740B">
      <w:pPr>
        <w:pStyle w:val="TableCaption"/>
      </w:pPr>
    </w:p>
    <w:p w:rsidR="006A303A" w:rsidRDefault="006A303A" w:rsidP="004A740B">
      <w:pPr>
        <w:pStyle w:val="TableCaption"/>
      </w:pPr>
      <w:bookmarkStart w:id="216" w:name="_Toc321814460"/>
    </w:p>
    <w:p w:rsidR="00A508B7" w:rsidRPr="00127044" w:rsidRDefault="00A508B7" w:rsidP="004A740B">
      <w:pPr>
        <w:pStyle w:val="TableCaption"/>
      </w:pPr>
      <w:r w:rsidRPr="00127044">
        <w:lastRenderedPageBreak/>
        <w:t>Table 28</w:t>
      </w:r>
      <w:r w:rsidR="004A0E0B" w:rsidRPr="00127044">
        <w:t>:</w:t>
      </w:r>
      <w:bookmarkEnd w:id="216"/>
      <w:r w:rsidR="004A0E0B" w:rsidRPr="00127044">
        <w:t xml:space="preserve"> </w:t>
      </w:r>
    </w:p>
    <w:p w:rsidR="004A0E0B" w:rsidRPr="00127044" w:rsidRDefault="00B2355E" w:rsidP="004A740B">
      <w:pPr>
        <w:pStyle w:val="TableCaption"/>
      </w:pPr>
      <w:bookmarkStart w:id="217" w:name="_Toc321814461"/>
      <w:r w:rsidRPr="00127044">
        <w:rPr>
          <w:i/>
        </w:rPr>
        <w:t xml:space="preserve">Estimated </w:t>
      </w:r>
      <w:r w:rsidR="004A0E0B" w:rsidRPr="00127044">
        <w:rPr>
          <w:i/>
        </w:rPr>
        <w:t>Correlation Matrix Showing Relationship</w:t>
      </w:r>
      <w:r w:rsidRPr="00127044">
        <w:rPr>
          <w:i/>
        </w:rPr>
        <w:t>s</w:t>
      </w:r>
      <w:r w:rsidR="004A0E0B" w:rsidRPr="00127044">
        <w:rPr>
          <w:i/>
        </w:rPr>
        <w:t xml:space="preserve"> between Library Ratio Construct Indicators and Institutional Support Indicators</w:t>
      </w:r>
      <w:r w:rsidR="00CD32B4" w:rsidRPr="00127044">
        <w:t xml:space="preserve"> (N = 497)</w:t>
      </w:r>
      <w:bookmarkEnd w:id="217"/>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029"/>
        <w:gridCol w:w="949"/>
        <w:gridCol w:w="949"/>
        <w:gridCol w:w="949"/>
        <w:gridCol w:w="950"/>
        <w:gridCol w:w="950"/>
        <w:gridCol w:w="950"/>
        <w:gridCol w:w="1029"/>
        <w:gridCol w:w="945"/>
      </w:tblGrid>
      <w:tr w:rsidR="004A0E0B" w:rsidRPr="00127044">
        <w:trPr>
          <w:cantSplit/>
          <w:trHeight w:val="292"/>
          <w:tblHeader/>
        </w:trPr>
        <w:tc>
          <w:tcPr>
            <w:tcW w:w="547" w:type="pct"/>
            <w:tcBorders>
              <w:left w:val="nil"/>
              <w:bottom w:val="single" w:sz="8" w:space="0" w:color="auto"/>
              <w:right w:val="nil"/>
            </w:tcBorders>
            <w:shd w:val="clear" w:color="auto" w:fill="FFFFFF"/>
          </w:tcPr>
          <w:p w:rsidR="004A0E0B" w:rsidRPr="00127044" w:rsidRDefault="004A0E0B" w:rsidP="004A0E0B">
            <w:pPr>
              <w:autoSpaceDE w:val="0"/>
              <w:autoSpaceDN w:val="0"/>
              <w:adjustRightInd w:val="0"/>
              <w:rPr>
                <w:rFonts w:ascii="Times New Roman" w:hAnsi="Times New Roman"/>
                <w:sz w:val="16"/>
                <w:szCs w:val="16"/>
              </w:rPr>
            </w:pPr>
          </w:p>
        </w:tc>
        <w:tc>
          <w:tcPr>
            <w:tcW w:w="557" w:type="pct"/>
            <w:tcBorders>
              <w:left w:val="nil"/>
              <w:bottom w:val="single" w:sz="8" w:space="0" w:color="auto"/>
              <w:right w:val="nil"/>
            </w:tcBorders>
            <w:shd w:val="clear" w:color="auto" w:fill="FFFFFF"/>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Librarians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Expenditures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Circulation</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Instruction</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Students</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Faculty</w:t>
            </w:r>
          </w:p>
        </w:tc>
        <w:tc>
          <w:tcPr>
            <w:tcW w:w="557"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555" w:type="pct"/>
            <w:tcBorders>
              <w:left w:val="nil"/>
              <w:bottom w:val="single" w:sz="8" w:space="0" w:color="auto"/>
              <w:right w:val="nil"/>
            </w:tcBorders>
            <w:shd w:val="clear" w:color="auto" w:fill="FFFFFF"/>
            <w:tcMar>
              <w:top w:w="30" w:type="dxa"/>
              <w:left w:w="30" w:type="dxa"/>
              <w:bottom w:w="30" w:type="dxa"/>
              <w:right w:w="30" w:type="dxa"/>
            </w:tcMar>
            <w:vAlign w:val="bottom"/>
          </w:tcPr>
          <w:p w:rsidR="004A0E0B" w:rsidRPr="00127044" w:rsidRDefault="004A0E0B" w:rsidP="004A0E0B">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Support</w:t>
            </w:r>
          </w:p>
        </w:tc>
      </w:tr>
      <w:tr w:rsidR="004A0E0B" w:rsidRPr="00127044">
        <w:trPr>
          <w:cantSplit/>
          <w:trHeight w:val="288"/>
          <w:tblHeader/>
        </w:trPr>
        <w:tc>
          <w:tcPr>
            <w:tcW w:w="547" w:type="pct"/>
            <w:tcBorders>
              <w:top w:val="single" w:sz="8" w:space="0" w:color="auto"/>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557" w:type="pct"/>
            <w:tcBorders>
              <w:top w:val="single" w:sz="8" w:space="0" w:color="auto"/>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557" w:type="pct"/>
            <w:tcBorders>
              <w:top w:val="nil"/>
              <w:left w:val="nil"/>
              <w:bottom w:val="nil"/>
              <w:right w:val="nil"/>
            </w:tcBorders>
            <w:shd w:val="clear" w:color="auto" w:fill="FFFFFF"/>
            <w:vAlign w:val="center"/>
          </w:tcPr>
          <w:p w:rsidR="004A0E0B" w:rsidRPr="00127044" w:rsidRDefault="004A0E0B" w:rsidP="00E2560B">
            <w:pPr>
              <w:ind w:left="-42"/>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557" w:type="pct"/>
            <w:tcBorders>
              <w:top w:val="nil"/>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557" w:type="pct"/>
            <w:tcBorders>
              <w:top w:val="nil"/>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Students</w:t>
            </w:r>
          </w:p>
        </w:tc>
        <w:tc>
          <w:tcPr>
            <w:tcW w:w="557" w:type="pct"/>
            <w:tcBorders>
              <w:top w:val="nil"/>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-.042</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-.086</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-.014</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Faculty</w:t>
            </w:r>
          </w:p>
        </w:tc>
        <w:tc>
          <w:tcPr>
            <w:tcW w:w="557" w:type="pct"/>
            <w:tcBorders>
              <w:top w:val="nil"/>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-.008</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-.021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nil"/>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557" w:type="pct"/>
            <w:tcBorders>
              <w:top w:val="nil"/>
              <w:left w:val="nil"/>
              <w:bottom w:val="nil"/>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.117</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-.147</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-.138</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-.046</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557"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5" w:type="pct"/>
            <w:tcBorders>
              <w:top w:val="nil"/>
              <w:left w:val="nil"/>
              <w:bottom w:val="nil"/>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p>
        </w:tc>
      </w:tr>
      <w:tr w:rsidR="004A0E0B" w:rsidRPr="00127044">
        <w:trPr>
          <w:cantSplit/>
          <w:trHeight w:val="288"/>
          <w:tblHeader/>
        </w:trPr>
        <w:tc>
          <w:tcPr>
            <w:tcW w:w="547" w:type="pct"/>
            <w:tcBorders>
              <w:top w:val="nil"/>
              <w:left w:val="nil"/>
              <w:bottom w:val="single" w:sz="8" w:space="0" w:color="auto"/>
              <w:right w:val="nil"/>
            </w:tcBorders>
            <w:shd w:val="clear" w:color="auto" w:fill="FFFFFF"/>
          </w:tcPr>
          <w:p w:rsidR="004A0E0B" w:rsidRPr="00127044" w:rsidRDefault="004A0E0B" w:rsidP="004A0E0B">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Support</w:t>
            </w:r>
          </w:p>
        </w:tc>
        <w:tc>
          <w:tcPr>
            <w:tcW w:w="557" w:type="pct"/>
            <w:tcBorders>
              <w:top w:val="nil"/>
              <w:left w:val="nil"/>
              <w:bottom w:val="single" w:sz="8" w:space="0" w:color="auto"/>
              <w:right w:val="nil"/>
            </w:tcBorders>
            <w:shd w:val="clear" w:color="auto" w:fill="FFFFFF"/>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.306</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.057</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.040</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.005</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55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555"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4A0E0B" w:rsidRPr="00127044" w:rsidRDefault="004A0E0B">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4A0E0B" w:rsidRPr="00127044" w:rsidRDefault="004A0E0B" w:rsidP="002A31A7">
      <w:pPr>
        <w:rPr>
          <w:rFonts w:ascii="Times New Roman" w:hAnsi="Times New Roman"/>
        </w:rPr>
      </w:pPr>
    </w:p>
    <w:p w:rsidR="008C5AF6" w:rsidRPr="00127044" w:rsidRDefault="008C5AF6" w:rsidP="008C5AF6">
      <w:pPr>
        <w:pStyle w:val="Heading3fordissertation"/>
        <w:rPr>
          <w:szCs w:val="24"/>
        </w:rPr>
      </w:pPr>
      <w:bookmarkStart w:id="218" w:name="_Toc357082410"/>
      <w:r w:rsidRPr="00127044">
        <w:t>Library Construct Indicators and Intent to Persist Construct Indicators</w:t>
      </w:r>
      <w:bookmarkEnd w:id="218"/>
    </w:p>
    <w:p w:rsidR="008C5AF6" w:rsidRPr="00127044" w:rsidRDefault="008C5AF6" w:rsidP="002A31A7">
      <w:pPr>
        <w:spacing w:line="480" w:lineRule="auto"/>
        <w:ind w:firstLine="720"/>
        <w:rPr>
          <w:rFonts w:ascii="Times New Roman" w:hAnsi="Times New Roman"/>
        </w:rPr>
      </w:pPr>
      <w:r w:rsidRPr="00127044">
        <w:rPr>
          <w:rFonts w:ascii="Times New Roman" w:hAnsi="Times New Roman"/>
        </w:rPr>
        <w:t>The Library construct indicators and Intent to P</w:t>
      </w:r>
      <w:r w:rsidR="005C08F4" w:rsidRPr="00127044">
        <w:rPr>
          <w:rFonts w:ascii="Times New Roman" w:hAnsi="Times New Roman"/>
        </w:rPr>
        <w:t>ersist construct indicators had</w:t>
      </w:r>
      <w:r w:rsidRPr="00127044">
        <w:rPr>
          <w:rFonts w:ascii="Times New Roman" w:hAnsi="Times New Roman"/>
        </w:rPr>
        <w:t xml:space="preserve"> mostly weak to moderate negative relationships. The rat</w:t>
      </w:r>
      <w:r w:rsidR="005C08F4" w:rsidRPr="00127044">
        <w:rPr>
          <w:rFonts w:ascii="Times New Roman" w:hAnsi="Times New Roman"/>
        </w:rPr>
        <w:t>io of librarians to students had</w:t>
      </w:r>
      <w:r w:rsidRPr="00127044">
        <w:rPr>
          <w:rFonts w:ascii="Times New Roman" w:hAnsi="Times New Roman"/>
        </w:rPr>
        <w:t xml:space="preserve"> a positive weak relationship with intent to return </w:t>
      </w:r>
      <w:r w:rsidR="00190E42" w:rsidRPr="00127044">
        <w:rPr>
          <w:rFonts w:ascii="Times New Roman" w:hAnsi="Times New Roman"/>
        </w:rPr>
        <w:t xml:space="preserve">(r = .145, p &lt; .001) </w:t>
      </w:r>
      <w:r w:rsidRPr="00127044">
        <w:rPr>
          <w:rFonts w:ascii="Times New Roman" w:hAnsi="Times New Roman"/>
        </w:rPr>
        <w:t xml:space="preserve">and a moderate </w:t>
      </w:r>
      <w:r w:rsidR="00D8038C" w:rsidRPr="00127044">
        <w:rPr>
          <w:rFonts w:ascii="Times New Roman" w:hAnsi="Times New Roman"/>
        </w:rPr>
        <w:t xml:space="preserve">positive </w:t>
      </w:r>
      <w:r w:rsidRPr="00127044">
        <w:rPr>
          <w:rFonts w:ascii="Times New Roman" w:hAnsi="Times New Roman"/>
        </w:rPr>
        <w:t>relationship with overall experience</w:t>
      </w:r>
      <w:r w:rsidR="00190E42" w:rsidRPr="00127044">
        <w:rPr>
          <w:rFonts w:ascii="Times New Roman" w:hAnsi="Times New Roman"/>
        </w:rPr>
        <w:t xml:space="preserve"> (r = .330, p &lt; .001)</w:t>
      </w:r>
      <w:r w:rsidRPr="00127044">
        <w:rPr>
          <w:rFonts w:ascii="Times New Roman" w:hAnsi="Times New Roman"/>
        </w:rPr>
        <w:t>. But, library expenditures, circulation, and instruction show</w:t>
      </w:r>
      <w:r w:rsidR="005C08F4" w:rsidRPr="00127044">
        <w:rPr>
          <w:rFonts w:ascii="Times New Roman" w:hAnsi="Times New Roman"/>
        </w:rPr>
        <w:t>ed</w:t>
      </w:r>
      <w:r w:rsidRPr="00127044">
        <w:rPr>
          <w:rFonts w:ascii="Times New Roman" w:hAnsi="Times New Roman"/>
        </w:rPr>
        <w:t xml:space="preserve"> weak negative relationships if they show</w:t>
      </w:r>
      <w:r w:rsidR="005C08F4" w:rsidRPr="00127044">
        <w:rPr>
          <w:rFonts w:ascii="Times New Roman" w:hAnsi="Times New Roman"/>
        </w:rPr>
        <w:t>ed</w:t>
      </w:r>
      <w:r w:rsidRPr="00127044">
        <w:rPr>
          <w:rFonts w:ascii="Times New Roman" w:hAnsi="Times New Roman"/>
        </w:rPr>
        <w:t xml:space="preserve"> </w:t>
      </w:r>
      <w:r w:rsidR="00A508B7" w:rsidRPr="00127044">
        <w:rPr>
          <w:rFonts w:ascii="Times New Roman" w:hAnsi="Times New Roman"/>
        </w:rPr>
        <w:t xml:space="preserve">any at all (see </w:t>
      </w:r>
      <w:r w:rsidR="007107F9" w:rsidRPr="00127044">
        <w:rPr>
          <w:rFonts w:ascii="Times New Roman" w:hAnsi="Times New Roman"/>
        </w:rPr>
        <w:t>Table</w:t>
      </w:r>
      <w:r w:rsidR="00A508B7" w:rsidRPr="00127044">
        <w:rPr>
          <w:rFonts w:ascii="Times New Roman" w:hAnsi="Times New Roman"/>
        </w:rPr>
        <w:t xml:space="preserve"> 29</w:t>
      </w:r>
      <w:r w:rsidRPr="00127044">
        <w:rPr>
          <w:rFonts w:ascii="Times New Roman" w:hAnsi="Times New Roman"/>
        </w:rPr>
        <w:t>).</w:t>
      </w:r>
    </w:p>
    <w:p w:rsidR="00A508B7" w:rsidRPr="00127044" w:rsidRDefault="00E84186" w:rsidP="004A740B">
      <w:pPr>
        <w:pStyle w:val="TableCaption"/>
      </w:pPr>
      <w:bookmarkStart w:id="219" w:name="_Toc321814462"/>
      <w:r w:rsidRPr="00127044">
        <w:t xml:space="preserve">Table </w:t>
      </w:r>
      <w:r w:rsidR="00A508B7" w:rsidRPr="00127044">
        <w:t>29</w:t>
      </w:r>
      <w:r w:rsidRPr="00127044">
        <w:t>:</w:t>
      </w:r>
      <w:bookmarkEnd w:id="219"/>
      <w:r w:rsidRPr="00127044">
        <w:t xml:space="preserve"> </w:t>
      </w:r>
    </w:p>
    <w:p w:rsidR="00E84186" w:rsidRPr="00127044" w:rsidRDefault="00B2355E" w:rsidP="004A740B">
      <w:pPr>
        <w:pStyle w:val="TableCaption"/>
      </w:pPr>
      <w:bookmarkStart w:id="220" w:name="_Toc321814463"/>
      <w:r w:rsidRPr="00127044">
        <w:rPr>
          <w:i/>
        </w:rPr>
        <w:t xml:space="preserve">Estimated </w:t>
      </w:r>
      <w:r w:rsidR="00E84186" w:rsidRPr="00127044">
        <w:rPr>
          <w:i/>
        </w:rPr>
        <w:t xml:space="preserve">Correlation Matrix Showing Relationship between Library Construct Indicators and </w:t>
      </w:r>
      <w:r w:rsidR="003707A3" w:rsidRPr="00127044">
        <w:rPr>
          <w:i/>
        </w:rPr>
        <w:t>Intent to Persist Indicators</w:t>
      </w:r>
      <w:r w:rsidR="00CD32B4" w:rsidRPr="00127044">
        <w:t xml:space="preserve"> (N = 497)</w:t>
      </w:r>
      <w:bookmarkEnd w:id="220"/>
    </w:p>
    <w:tbl>
      <w:tblPr>
        <w:tblW w:w="388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953"/>
        <w:gridCol w:w="970"/>
        <w:gridCol w:w="970"/>
        <w:gridCol w:w="970"/>
        <w:gridCol w:w="969"/>
        <w:gridCol w:w="969"/>
        <w:gridCol w:w="959"/>
      </w:tblGrid>
      <w:tr w:rsidR="00E84186" w:rsidRPr="00127044">
        <w:trPr>
          <w:cantSplit/>
          <w:trHeight w:val="292"/>
          <w:tblHeader/>
        </w:trPr>
        <w:tc>
          <w:tcPr>
            <w:tcW w:w="704" w:type="pct"/>
            <w:tcBorders>
              <w:left w:val="nil"/>
              <w:bottom w:val="single" w:sz="8" w:space="0" w:color="auto"/>
              <w:right w:val="nil"/>
            </w:tcBorders>
            <w:shd w:val="clear" w:color="auto" w:fill="FFFFFF"/>
            <w:tcMar>
              <w:top w:w="30" w:type="dxa"/>
              <w:left w:w="30" w:type="dxa"/>
              <w:bottom w:w="30" w:type="dxa"/>
              <w:right w:w="30" w:type="dxa"/>
            </w:tcMar>
          </w:tcPr>
          <w:p w:rsidR="00E84186" w:rsidRPr="00127044" w:rsidRDefault="00E84186" w:rsidP="00F26FB1">
            <w:pPr>
              <w:autoSpaceDE w:val="0"/>
              <w:autoSpaceDN w:val="0"/>
              <w:adjustRightInd w:val="0"/>
              <w:rPr>
                <w:rFonts w:ascii="Times New Roman" w:hAnsi="Times New Roman"/>
                <w:sz w:val="16"/>
                <w:szCs w:val="16"/>
              </w:rPr>
            </w:pP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E84186"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Librarians</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E84186"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E84186"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Circulation</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E84186"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Instruction</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F26FB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Experience</w:t>
            </w:r>
          </w:p>
        </w:tc>
        <w:tc>
          <w:tcPr>
            <w:tcW w:w="709" w:type="pct"/>
            <w:tcBorders>
              <w:left w:val="nil"/>
              <w:bottom w:val="single" w:sz="8" w:space="0" w:color="auto"/>
              <w:right w:val="nil"/>
            </w:tcBorders>
            <w:shd w:val="clear" w:color="auto" w:fill="FFFFFF"/>
            <w:tcMar>
              <w:top w:w="30" w:type="dxa"/>
              <w:left w:w="30" w:type="dxa"/>
              <w:bottom w:w="30" w:type="dxa"/>
              <w:right w:w="30" w:type="dxa"/>
            </w:tcMar>
            <w:vAlign w:val="bottom"/>
          </w:tcPr>
          <w:p w:rsidR="00E84186"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Return</w:t>
            </w:r>
          </w:p>
        </w:tc>
      </w:tr>
      <w:tr w:rsidR="00CB1FF8" w:rsidRPr="00127044">
        <w:trPr>
          <w:cantSplit/>
          <w:trHeight w:val="288"/>
          <w:tblHeader/>
        </w:trPr>
        <w:tc>
          <w:tcPr>
            <w:tcW w:w="704" w:type="pct"/>
            <w:tcBorders>
              <w:top w:val="single" w:sz="8" w:space="0" w:color="auto"/>
              <w:left w:val="nil"/>
              <w:bottom w:val="nil"/>
              <w:right w:val="nil"/>
            </w:tcBorders>
            <w:shd w:val="clear" w:color="auto" w:fill="FFFFFF"/>
            <w:tcMar>
              <w:top w:w="30" w:type="dxa"/>
              <w:left w:w="30" w:type="dxa"/>
              <w:bottom w:w="30" w:type="dxa"/>
              <w:right w:w="30" w:type="dxa"/>
            </w:tcMar>
          </w:tcPr>
          <w:p w:rsidR="00CB1FF8" w:rsidRPr="00127044" w:rsidRDefault="00CB1FF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09"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r>
      <w:tr w:rsidR="00CB1FF8"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CB1FF8" w:rsidRPr="00127044" w:rsidRDefault="00CB1FF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-.112</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r>
      <w:tr w:rsidR="00CB1FF8"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CB1FF8" w:rsidRPr="00127044" w:rsidRDefault="00CB1FF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-.131</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.843</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r>
      <w:tr w:rsidR="00CB1FF8"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CB1FF8" w:rsidRPr="00127044" w:rsidRDefault="00CB1FF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-.276</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.828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.718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r>
      <w:tr w:rsidR="00CB1FF8"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CB1FF8" w:rsidRPr="00127044" w:rsidRDefault="00F26FB1"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Experience</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.330</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-.115</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.015</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-.241</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p>
        </w:tc>
      </w:tr>
      <w:tr w:rsidR="00CB1FF8" w:rsidRPr="00127044">
        <w:trPr>
          <w:cantSplit/>
          <w:trHeight w:val="288"/>
          <w:tblHeader/>
        </w:trPr>
        <w:tc>
          <w:tcPr>
            <w:tcW w:w="704" w:type="pct"/>
            <w:tcBorders>
              <w:top w:val="nil"/>
              <w:left w:val="nil"/>
              <w:bottom w:val="single" w:sz="8" w:space="0" w:color="auto"/>
              <w:right w:val="nil"/>
            </w:tcBorders>
            <w:shd w:val="clear" w:color="auto" w:fill="FFFFFF"/>
            <w:tcMar>
              <w:top w:w="30" w:type="dxa"/>
              <w:left w:w="30" w:type="dxa"/>
              <w:bottom w:w="30" w:type="dxa"/>
              <w:right w:w="30" w:type="dxa"/>
            </w:tcMar>
          </w:tcPr>
          <w:p w:rsidR="00CB1FF8" w:rsidRPr="00127044" w:rsidRDefault="00CB1FF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Return</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.145</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-.015</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.141</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-.099</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709"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CB1FF8" w:rsidRPr="00127044" w:rsidRDefault="00CB1FF8">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3B0684" w:rsidRPr="00127044" w:rsidRDefault="003B0684" w:rsidP="006D18F0">
      <w:pPr>
        <w:ind w:firstLine="720"/>
        <w:rPr>
          <w:rFonts w:ascii="Times New Roman" w:hAnsi="Times New Roman"/>
        </w:rPr>
      </w:pPr>
    </w:p>
    <w:p w:rsidR="009C7BF4" w:rsidRPr="00127044" w:rsidRDefault="009C7BF4" w:rsidP="00CF3E77">
      <w:pPr>
        <w:spacing w:line="480" w:lineRule="auto"/>
        <w:ind w:firstLine="720"/>
        <w:rPr>
          <w:rFonts w:ascii="Times New Roman" w:hAnsi="Times New Roman"/>
        </w:rPr>
      </w:pPr>
      <w:r w:rsidRPr="00127044">
        <w:rPr>
          <w:rFonts w:ascii="Times New Roman" w:hAnsi="Times New Roman"/>
        </w:rPr>
        <w:t xml:space="preserve">When library indicators </w:t>
      </w:r>
      <w:r w:rsidR="005C08F4" w:rsidRPr="00127044">
        <w:rPr>
          <w:rFonts w:ascii="Times New Roman" w:hAnsi="Times New Roman"/>
        </w:rPr>
        <w:t>were</w:t>
      </w:r>
      <w:r w:rsidRPr="00127044">
        <w:rPr>
          <w:rFonts w:ascii="Times New Roman" w:hAnsi="Times New Roman"/>
        </w:rPr>
        <w:t xml:space="preserve"> converted to ratios to control for institution size, however, the relationship </w:t>
      </w:r>
      <w:r w:rsidR="005C08F4" w:rsidRPr="00127044">
        <w:rPr>
          <w:rFonts w:ascii="Times New Roman" w:hAnsi="Times New Roman"/>
        </w:rPr>
        <w:t>was</w:t>
      </w:r>
      <w:r w:rsidRPr="00127044">
        <w:rPr>
          <w:rFonts w:ascii="Times New Roman" w:hAnsi="Times New Roman"/>
        </w:rPr>
        <w:t xml:space="preserve"> statistically significant only </w:t>
      </w:r>
      <w:r w:rsidR="0017580C" w:rsidRPr="00127044">
        <w:rPr>
          <w:rFonts w:ascii="Times New Roman" w:hAnsi="Times New Roman"/>
        </w:rPr>
        <w:t xml:space="preserve">for </w:t>
      </w:r>
      <w:r w:rsidR="00D8038C" w:rsidRPr="00127044">
        <w:rPr>
          <w:rFonts w:ascii="Times New Roman" w:hAnsi="Times New Roman"/>
        </w:rPr>
        <w:t xml:space="preserve">experience. Only the </w:t>
      </w:r>
      <w:r w:rsidR="00D8038C" w:rsidRPr="00127044">
        <w:rPr>
          <w:rFonts w:ascii="Times New Roman" w:hAnsi="Times New Roman"/>
        </w:rPr>
        <w:lastRenderedPageBreak/>
        <w:t>librarians and expenditures show</w:t>
      </w:r>
      <w:r w:rsidR="005C08F4" w:rsidRPr="00127044">
        <w:rPr>
          <w:rFonts w:ascii="Times New Roman" w:hAnsi="Times New Roman"/>
        </w:rPr>
        <w:t>ed</w:t>
      </w:r>
      <w:r w:rsidR="00D8038C" w:rsidRPr="00127044">
        <w:rPr>
          <w:rFonts w:ascii="Times New Roman" w:hAnsi="Times New Roman"/>
        </w:rPr>
        <w:t xml:space="preserve"> statistically significant relationships with the return indicator </w:t>
      </w:r>
      <w:r w:rsidR="00164ED6" w:rsidRPr="00127044">
        <w:rPr>
          <w:rFonts w:ascii="Times New Roman" w:hAnsi="Times New Roman"/>
        </w:rPr>
        <w:t>(s</w:t>
      </w:r>
      <w:r w:rsidR="00A508B7" w:rsidRPr="00127044">
        <w:rPr>
          <w:rFonts w:ascii="Times New Roman" w:hAnsi="Times New Roman"/>
        </w:rPr>
        <w:t xml:space="preserve">ee </w:t>
      </w:r>
      <w:r w:rsidR="007107F9" w:rsidRPr="00127044">
        <w:rPr>
          <w:rFonts w:ascii="Times New Roman" w:hAnsi="Times New Roman"/>
        </w:rPr>
        <w:t>Table</w:t>
      </w:r>
      <w:r w:rsidR="00A508B7" w:rsidRPr="00127044">
        <w:rPr>
          <w:rFonts w:ascii="Times New Roman" w:hAnsi="Times New Roman"/>
        </w:rPr>
        <w:t xml:space="preserve"> 30</w:t>
      </w:r>
      <w:r w:rsidRPr="00127044">
        <w:rPr>
          <w:rFonts w:ascii="Times New Roman" w:hAnsi="Times New Roman"/>
        </w:rPr>
        <w:t>). In addition</w:t>
      </w:r>
      <w:r w:rsidR="005C08F4" w:rsidRPr="00127044">
        <w:rPr>
          <w:rFonts w:ascii="Times New Roman" w:hAnsi="Times New Roman"/>
        </w:rPr>
        <w:t>, expenditures had</w:t>
      </w:r>
      <w:r w:rsidR="00A30417" w:rsidRPr="00127044">
        <w:rPr>
          <w:rFonts w:ascii="Times New Roman" w:hAnsi="Times New Roman"/>
        </w:rPr>
        <w:t xml:space="preserve"> a weak positive relationship with intent to return.</w:t>
      </w:r>
      <w:r w:rsidR="005C08F4" w:rsidRPr="00127044">
        <w:rPr>
          <w:rFonts w:ascii="Times New Roman" w:hAnsi="Times New Roman"/>
        </w:rPr>
        <w:t xml:space="preserve"> This suggested</w:t>
      </w:r>
      <w:r w:rsidR="00151F53" w:rsidRPr="00127044">
        <w:rPr>
          <w:rFonts w:ascii="Times New Roman" w:hAnsi="Times New Roman"/>
        </w:rPr>
        <w:t xml:space="preserve"> that the library </w:t>
      </w:r>
      <w:r w:rsidR="005C08F4" w:rsidRPr="00127044">
        <w:rPr>
          <w:rFonts w:ascii="Times New Roman" w:hAnsi="Times New Roman"/>
        </w:rPr>
        <w:t>was</w:t>
      </w:r>
      <w:r w:rsidR="00151F53" w:rsidRPr="00127044">
        <w:rPr>
          <w:rFonts w:ascii="Times New Roman" w:hAnsi="Times New Roman"/>
        </w:rPr>
        <w:t xml:space="preserve"> correlated with students’ overall experie</w:t>
      </w:r>
      <w:r w:rsidR="005C08F4" w:rsidRPr="00127044">
        <w:rPr>
          <w:rFonts w:ascii="Times New Roman" w:hAnsi="Times New Roman"/>
        </w:rPr>
        <w:t>nces, but that the library had no relation with</w:t>
      </w:r>
      <w:r w:rsidR="00151F53" w:rsidRPr="00127044">
        <w:rPr>
          <w:rFonts w:ascii="Times New Roman" w:hAnsi="Times New Roman"/>
        </w:rPr>
        <w:t xml:space="preserve"> students’ avowal that they would return to the same institution if they could do it all over again.</w:t>
      </w:r>
    </w:p>
    <w:p w:rsidR="00A508B7" w:rsidRPr="00127044" w:rsidRDefault="00A508B7" w:rsidP="004A740B">
      <w:pPr>
        <w:pStyle w:val="TableCaption"/>
      </w:pPr>
      <w:bookmarkStart w:id="221" w:name="_Toc321814464"/>
      <w:r w:rsidRPr="00127044">
        <w:t>Table 30</w:t>
      </w:r>
      <w:r w:rsidR="003707A3" w:rsidRPr="00127044">
        <w:t>:</w:t>
      </w:r>
      <w:bookmarkEnd w:id="221"/>
      <w:r w:rsidR="003707A3" w:rsidRPr="00127044">
        <w:t xml:space="preserve"> </w:t>
      </w:r>
    </w:p>
    <w:p w:rsidR="003707A3" w:rsidRPr="00127044" w:rsidRDefault="00B2355E" w:rsidP="004A740B">
      <w:pPr>
        <w:pStyle w:val="TableCaption"/>
        <w:rPr>
          <w:i/>
        </w:rPr>
      </w:pPr>
      <w:bookmarkStart w:id="222" w:name="_Toc321814465"/>
      <w:r w:rsidRPr="00127044">
        <w:rPr>
          <w:i/>
        </w:rPr>
        <w:t xml:space="preserve">Estimated </w:t>
      </w:r>
      <w:r w:rsidR="003707A3" w:rsidRPr="00127044">
        <w:rPr>
          <w:i/>
        </w:rPr>
        <w:t>Correlation Matrix Showing Relationship</w:t>
      </w:r>
      <w:r w:rsidRPr="00127044">
        <w:rPr>
          <w:i/>
        </w:rPr>
        <w:t>s</w:t>
      </w:r>
      <w:r w:rsidR="003707A3" w:rsidRPr="00127044">
        <w:rPr>
          <w:i/>
        </w:rPr>
        <w:t xml:space="preserve"> between Library Ratio Construct Indicators and Intent to Persist Indicators</w:t>
      </w:r>
      <w:r w:rsidR="00CD32B4" w:rsidRPr="00127044">
        <w:rPr>
          <w:i/>
        </w:rPr>
        <w:t xml:space="preserve"> (N = 497)</w:t>
      </w:r>
      <w:bookmarkEnd w:id="222"/>
    </w:p>
    <w:tbl>
      <w:tblPr>
        <w:tblW w:w="388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953"/>
        <w:gridCol w:w="970"/>
        <w:gridCol w:w="970"/>
        <w:gridCol w:w="970"/>
        <w:gridCol w:w="969"/>
        <w:gridCol w:w="969"/>
        <w:gridCol w:w="959"/>
      </w:tblGrid>
      <w:tr w:rsidR="003707A3" w:rsidRPr="00127044">
        <w:trPr>
          <w:cantSplit/>
          <w:trHeight w:val="292"/>
          <w:tblHeader/>
        </w:trPr>
        <w:tc>
          <w:tcPr>
            <w:tcW w:w="704" w:type="pct"/>
            <w:tcBorders>
              <w:left w:val="nil"/>
              <w:bottom w:val="single" w:sz="8" w:space="0" w:color="auto"/>
              <w:right w:val="nil"/>
            </w:tcBorders>
            <w:shd w:val="clear" w:color="auto" w:fill="FFFFFF"/>
            <w:tcMar>
              <w:top w:w="30" w:type="dxa"/>
              <w:left w:w="30" w:type="dxa"/>
              <w:bottom w:w="30" w:type="dxa"/>
              <w:right w:w="30" w:type="dxa"/>
            </w:tcMar>
          </w:tcPr>
          <w:p w:rsidR="003707A3" w:rsidRPr="00127044" w:rsidRDefault="003707A3" w:rsidP="00F26FB1">
            <w:pPr>
              <w:autoSpaceDE w:val="0"/>
              <w:autoSpaceDN w:val="0"/>
              <w:adjustRightInd w:val="0"/>
              <w:rPr>
                <w:rFonts w:ascii="Times New Roman" w:hAnsi="Times New Roman"/>
                <w:sz w:val="16"/>
                <w:szCs w:val="16"/>
              </w:rPr>
            </w:pP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Librarians</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Circulation</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Instruction</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F26FB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Experience</w:t>
            </w:r>
          </w:p>
        </w:tc>
        <w:tc>
          <w:tcPr>
            <w:tcW w:w="709" w:type="pct"/>
            <w:tcBorders>
              <w:left w:val="nil"/>
              <w:bottom w:val="single" w:sz="8" w:space="0" w:color="auto"/>
              <w:right w:val="nil"/>
            </w:tcBorders>
            <w:shd w:val="clear" w:color="auto" w:fill="FFFFFF"/>
            <w:tcMar>
              <w:top w:w="30" w:type="dxa"/>
              <w:left w:w="30" w:type="dxa"/>
              <w:bottom w:w="30" w:type="dxa"/>
              <w:right w:w="30" w:type="dxa"/>
            </w:tcMar>
            <w:vAlign w:val="bottom"/>
          </w:tcPr>
          <w:p w:rsidR="003707A3" w:rsidRPr="00127044" w:rsidRDefault="003707A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Return</w:t>
            </w:r>
          </w:p>
        </w:tc>
      </w:tr>
      <w:tr w:rsidR="003607C5" w:rsidRPr="00127044">
        <w:trPr>
          <w:cantSplit/>
          <w:trHeight w:val="288"/>
          <w:tblHeader/>
        </w:trPr>
        <w:tc>
          <w:tcPr>
            <w:tcW w:w="704" w:type="pct"/>
            <w:tcBorders>
              <w:top w:val="single" w:sz="8" w:space="0" w:color="auto"/>
              <w:left w:val="nil"/>
              <w:bottom w:val="nil"/>
              <w:right w:val="nil"/>
            </w:tcBorders>
            <w:shd w:val="clear" w:color="auto" w:fill="FFFFFF"/>
            <w:tcMar>
              <w:top w:w="30" w:type="dxa"/>
              <w:left w:w="30" w:type="dxa"/>
              <w:bottom w:w="30" w:type="dxa"/>
              <w:right w:w="30" w:type="dxa"/>
            </w:tcMar>
          </w:tcPr>
          <w:p w:rsidR="003607C5" w:rsidRPr="00127044" w:rsidRDefault="003607C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09"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r>
      <w:tr w:rsidR="003607C5"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3607C5" w:rsidRPr="00127044" w:rsidRDefault="003607C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r>
      <w:tr w:rsidR="003607C5"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3607C5" w:rsidRPr="00127044" w:rsidRDefault="003607C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r>
      <w:tr w:rsidR="003607C5"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3607C5" w:rsidRPr="00127044" w:rsidRDefault="003607C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r>
      <w:tr w:rsidR="003607C5"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3607C5" w:rsidRPr="00127044" w:rsidRDefault="00F26FB1"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Experience</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.330</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.100</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.104</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p>
        </w:tc>
      </w:tr>
      <w:tr w:rsidR="003607C5" w:rsidRPr="00127044">
        <w:trPr>
          <w:cantSplit/>
          <w:trHeight w:val="288"/>
          <w:tblHeader/>
        </w:trPr>
        <w:tc>
          <w:tcPr>
            <w:tcW w:w="704" w:type="pct"/>
            <w:tcBorders>
              <w:top w:val="nil"/>
              <w:left w:val="nil"/>
              <w:bottom w:val="single" w:sz="8" w:space="0" w:color="auto"/>
              <w:right w:val="nil"/>
            </w:tcBorders>
            <w:shd w:val="clear" w:color="auto" w:fill="FFFFFF"/>
            <w:tcMar>
              <w:top w:w="30" w:type="dxa"/>
              <w:left w:w="30" w:type="dxa"/>
              <w:bottom w:w="30" w:type="dxa"/>
              <w:right w:w="30" w:type="dxa"/>
            </w:tcMar>
          </w:tcPr>
          <w:p w:rsidR="003607C5" w:rsidRPr="00127044" w:rsidRDefault="003607C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Return</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.145</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.114</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.049</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.055</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709"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3607C5" w:rsidRPr="00127044" w:rsidRDefault="003607C5">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3707A3" w:rsidRPr="00127044" w:rsidRDefault="003707A3" w:rsidP="001D682C">
      <w:pPr>
        <w:rPr>
          <w:rFonts w:ascii="Times New Roman" w:hAnsi="Times New Roman"/>
        </w:rPr>
      </w:pPr>
    </w:p>
    <w:p w:rsidR="00A30417" w:rsidRPr="00127044" w:rsidRDefault="00A30417" w:rsidP="00A30417">
      <w:pPr>
        <w:pStyle w:val="Heading3fordissertation"/>
        <w:rPr>
          <w:szCs w:val="24"/>
        </w:rPr>
      </w:pPr>
      <w:bookmarkStart w:id="223" w:name="_Toc357082411"/>
      <w:r w:rsidRPr="00127044">
        <w:t>Library Construct Indicators and Intent to Persist Construct Indicators</w:t>
      </w:r>
      <w:bookmarkEnd w:id="223"/>
    </w:p>
    <w:p w:rsidR="007C74CD" w:rsidRPr="00127044" w:rsidRDefault="00A30417" w:rsidP="00956688">
      <w:pPr>
        <w:spacing w:line="480" w:lineRule="auto"/>
        <w:ind w:firstLine="720"/>
        <w:rPr>
          <w:rFonts w:ascii="Times New Roman" w:hAnsi="Times New Roman"/>
        </w:rPr>
      </w:pPr>
      <w:r w:rsidRPr="00127044">
        <w:rPr>
          <w:rFonts w:ascii="Times New Roman" w:hAnsi="Times New Roman"/>
        </w:rPr>
        <w:t xml:space="preserve">All library indicators </w:t>
      </w:r>
      <w:r w:rsidR="0042670B" w:rsidRPr="00127044">
        <w:rPr>
          <w:rFonts w:ascii="Times New Roman" w:hAnsi="Times New Roman"/>
        </w:rPr>
        <w:t>show</w:t>
      </w:r>
      <w:r w:rsidR="00193012" w:rsidRPr="00127044">
        <w:rPr>
          <w:rFonts w:ascii="Times New Roman" w:hAnsi="Times New Roman"/>
        </w:rPr>
        <w:t>ed</w:t>
      </w:r>
      <w:r w:rsidR="0042670B" w:rsidRPr="00127044">
        <w:rPr>
          <w:rFonts w:ascii="Times New Roman" w:hAnsi="Times New Roman"/>
        </w:rPr>
        <w:t xml:space="preserve"> </w:t>
      </w:r>
      <w:r w:rsidRPr="00127044">
        <w:rPr>
          <w:rFonts w:ascii="Times New Roman" w:hAnsi="Times New Roman"/>
        </w:rPr>
        <w:t>a statistically significant weak to moderate</w:t>
      </w:r>
      <w:r w:rsidR="006F3BFD" w:rsidRPr="00127044">
        <w:rPr>
          <w:rFonts w:ascii="Times New Roman" w:hAnsi="Times New Roman"/>
        </w:rPr>
        <w:t xml:space="preserve"> </w:t>
      </w:r>
      <w:r w:rsidRPr="00127044">
        <w:rPr>
          <w:rFonts w:ascii="Times New Roman" w:hAnsi="Times New Roman"/>
        </w:rPr>
        <w:t>positive relationship with</w:t>
      </w:r>
      <w:r w:rsidR="00B2355E" w:rsidRPr="00127044">
        <w:rPr>
          <w:rFonts w:ascii="Times New Roman" w:hAnsi="Times New Roman"/>
        </w:rPr>
        <w:t xml:space="preserve"> the indicators for</w:t>
      </w:r>
      <w:r w:rsidRPr="00127044">
        <w:rPr>
          <w:rFonts w:ascii="Times New Roman" w:hAnsi="Times New Roman"/>
        </w:rPr>
        <w:t xml:space="preserve"> Persistence</w:t>
      </w:r>
      <w:r w:rsidR="00B2355E" w:rsidRPr="00127044">
        <w:rPr>
          <w:rFonts w:ascii="Times New Roman" w:hAnsi="Times New Roman"/>
        </w:rPr>
        <w:t xml:space="preserve"> (retention and graduation)</w:t>
      </w:r>
      <w:r w:rsidRPr="00127044">
        <w:rPr>
          <w:rFonts w:ascii="Times New Roman" w:hAnsi="Times New Roman"/>
        </w:rPr>
        <w:t xml:space="preserve"> with the exception of </w:t>
      </w:r>
      <w:r w:rsidR="00193012" w:rsidRPr="00127044">
        <w:rPr>
          <w:rFonts w:ascii="Times New Roman" w:hAnsi="Times New Roman"/>
        </w:rPr>
        <w:t>instruction that showed</w:t>
      </w:r>
      <w:r w:rsidRPr="00127044">
        <w:rPr>
          <w:rFonts w:ascii="Times New Roman" w:hAnsi="Times New Roman"/>
        </w:rPr>
        <w:t xml:space="preserve"> no statistically significant relationship with gr</w:t>
      </w:r>
      <w:r w:rsidR="00A508B7" w:rsidRPr="00127044">
        <w:rPr>
          <w:rFonts w:ascii="Times New Roman" w:hAnsi="Times New Roman"/>
        </w:rPr>
        <w:t xml:space="preserve">aduation (see </w:t>
      </w:r>
      <w:r w:rsidR="007107F9" w:rsidRPr="00127044">
        <w:rPr>
          <w:rFonts w:ascii="Times New Roman" w:hAnsi="Times New Roman"/>
        </w:rPr>
        <w:t>Table</w:t>
      </w:r>
      <w:r w:rsidR="00A508B7" w:rsidRPr="00127044">
        <w:rPr>
          <w:rFonts w:ascii="Times New Roman" w:hAnsi="Times New Roman"/>
        </w:rPr>
        <w:t xml:space="preserve"> 31</w:t>
      </w:r>
      <w:r w:rsidRPr="00127044">
        <w:rPr>
          <w:rFonts w:ascii="Times New Roman" w:hAnsi="Times New Roman"/>
        </w:rPr>
        <w:t>).</w:t>
      </w:r>
      <w:r w:rsidR="00920A1A" w:rsidRPr="00127044">
        <w:rPr>
          <w:rFonts w:ascii="Times New Roman" w:hAnsi="Times New Roman"/>
        </w:rPr>
        <w:t xml:space="preserve"> </w:t>
      </w:r>
      <w:r w:rsidR="00956688" w:rsidRPr="00127044">
        <w:rPr>
          <w:rFonts w:ascii="Times New Roman" w:hAnsi="Times New Roman"/>
        </w:rPr>
        <w:t>I selected these indicators specifically because the literature showed that statistically significant relationships existed</w:t>
      </w:r>
      <w:r w:rsidR="00355DF7" w:rsidRPr="00127044">
        <w:rPr>
          <w:rFonts w:ascii="Times New Roman" w:hAnsi="Times New Roman"/>
        </w:rPr>
        <w:t xml:space="preserve"> between the academic library and persistence </w:t>
      </w:r>
      <w:r w:rsidR="00E6099C" w:rsidRPr="00127044">
        <w:rPr>
          <w:rFonts w:ascii="Times New Roman" w:hAnsi="Times New Roman"/>
        </w:rPr>
        <w:fldChar w:fldCharType="begin">
          <w:fldData xml:space="preserve">PEVuZE5vdGU+PENpdGU+PEF1dGhvcj5LcmFtZXI8L0F1dGhvcj48WWVhcj4xOTY4PC9ZZWFyPjxS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</w:fldData>
        </w:fldChar>
      </w:r>
      <w:r w:rsidR="00355DF7"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PEVuZE5vdGU+PENpdGU+PEF1dGhvcj5LcmFtZXI8L0F1dGhvcj48WWVhcj4xOTY4PC9ZZWFyPjxS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</w:fldData>
        </w:fldChar>
      </w:r>
      <w:r w:rsidR="00355DF7"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355DF7" w:rsidRPr="00127044">
        <w:rPr>
          <w:rFonts w:ascii="Times New Roman" w:hAnsi="Times New Roman"/>
          <w:noProof/>
        </w:rPr>
        <w:t>(</w:t>
      </w:r>
      <w:hyperlink w:anchor="_ENREF_40" w:tooltip="Emmons, 2011 #463" w:history="1">
        <w:r w:rsidR="00886D37" w:rsidRPr="00127044">
          <w:rPr>
            <w:rFonts w:ascii="Times New Roman" w:hAnsi="Times New Roman"/>
            <w:noProof/>
          </w:rPr>
          <w:t>Emmons &amp; Wilkinson, 2011</w:t>
        </w:r>
      </w:hyperlink>
      <w:r w:rsidR="00355DF7" w:rsidRPr="00127044">
        <w:rPr>
          <w:rFonts w:ascii="Times New Roman" w:hAnsi="Times New Roman"/>
          <w:noProof/>
        </w:rPr>
        <w:t xml:space="preserve">; </w:t>
      </w:r>
      <w:hyperlink w:anchor="_ENREF_51" w:tooltip="Hamrick, 2004 #404" w:history="1">
        <w:r w:rsidR="00886D37" w:rsidRPr="00127044">
          <w:rPr>
            <w:rFonts w:ascii="Times New Roman" w:hAnsi="Times New Roman"/>
            <w:noProof/>
          </w:rPr>
          <w:t>Hamrick, et al., 2004</w:t>
        </w:r>
      </w:hyperlink>
      <w:r w:rsidR="00355DF7" w:rsidRPr="00127044">
        <w:rPr>
          <w:rFonts w:ascii="Times New Roman" w:hAnsi="Times New Roman"/>
          <w:noProof/>
        </w:rPr>
        <w:t xml:space="preserve">; </w:t>
      </w:r>
      <w:hyperlink w:anchor="_ENREF_65" w:tooltip="Kramer, 1968 #398" w:history="1">
        <w:r w:rsidR="00886D37" w:rsidRPr="00127044">
          <w:rPr>
            <w:rFonts w:ascii="Times New Roman" w:hAnsi="Times New Roman"/>
            <w:noProof/>
          </w:rPr>
          <w:t>Kramer &amp; Kramer, 1968</w:t>
        </w:r>
      </w:hyperlink>
      <w:r w:rsidR="00355DF7" w:rsidRPr="00127044">
        <w:rPr>
          <w:rFonts w:ascii="Times New Roman" w:hAnsi="Times New Roman"/>
          <w:noProof/>
        </w:rPr>
        <w:t xml:space="preserve">; </w:t>
      </w:r>
      <w:hyperlink w:anchor="_ENREF_77" w:tooltip="Mallinckrodt, 2009 #147" w:history="1">
        <w:r w:rsidR="00886D37" w:rsidRPr="00127044">
          <w:rPr>
            <w:rFonts w:ascii="Times New Roman" w:hAnsi="Times New Roman"/>
            <w:noProof/>
          </w:rPr>
          <w:t>Mallinckrodt &amp; Sedlacek, 2009</w:t>
        </w:r>
      </w:hyperlink>
      <w:r w:rsidR="00355DF7" w:rsidRPr="00127044">
        <w:rPr>
          <w:rFonts w:ascii="Times New Roman" w:hAnsi="Times New Roman"/>
          <w:noProof/>
        </w:rPr>
        <w:t xml:space="preserve">; </w:t>
      </w:r>
      <w:hyperlink w:anchor="_ENREF_80" w:tooltip="Mezick, 2007 #55" w:history="1">
        <w:r w:rsidR="00886D37" w:rsidRPr="00127044">
          <w:rPr>
            <w:rFonts w:ascii="Times New Roman" w:hAnsi="Times New Roman"/>
            <w:noProof/>
          </w:rPr>
          <w:t>Mezick, 2007</w:t>
        </w:r>
      </w:hyperlink>
      <w:r w:rsidR="00355DF7" w:rsidRPr="00127044">
        <w:rPr>
          <w:rFonts w:ascii="Times New Roman" w:hAnsi="Times New Roman"/>
          <w:noProof/>
        </w:rPr>
        <w:t>)</w:t>
      </w:r>
      <w:r w:rsidR="00E6099C" w:rsidRPr="00127044">
        <w:rPr>
          <w:rFonts w:ascii="Times New Roman" w:hAnsi="Times New Roman"/>
        </w:rPr>
        <w:fldChar w:fldCharType="end"/>
      </w:r>
      <w:r w:rsidR="00355DF7" w:rsidRPr="00127044">
        <w:rPr>
          <w:rFonts w:ascii="Times New Roman" w:hAnsi="Times New Roman"/>
        </w:rPr>
        <w:t xml:space="preserve">. </w:t>
      </w:r>
      <w:r w:rsidR="00956688" w:rsidRPr="00127044">
        <w:rPr>
          <w:rFonts w:ascii="Times New Roman" w:hAnsi="Times New Roman"/>
        </w:rPr>
        <w:t>These figures</w:t>
      </w:r>
      <w:r w:rsidR="00193012" w:rsidRPr="00127044">
        <w:rPr>
          <w:rFonts w:ascii="Times New Roman" w:hAnsi="Times New Roman"/>
        </w:rPr>
        <w:t xml:space="preserve"> for the most part</w:t>
      </w:r>
      <w:r w:rsidR="00956688" w:rsidRPr="00127044">
        <w:rPr>
          <w:rFonts w:ascii="Times New Roman" w:hAnsi="Times New Roman"/>
        </w:rPr>
        <w:t xml:space="preserve"> affirm</w:t>
      </w:r>
      <w:r w:rsidR="00193012" w:rsidRPr="00127044">
        <w:rPr>
          <w:rFonts w:ascii="Times New Roman" w:hAnsi="Times New Roman"/>
        </w:rPr>
        <w:t>ed</w:t>
      </w:r>
      <w:r w:rsidR="00956688" w:rsidRPr="00127044">
        <w:rPr>
          <w:rFonts w:ascii="Times New Roman" w:hAnsi="Times New Roman"/>
        </w:rPr>
        <w:t xml:space="preserve"> the literature.</w:t>
      </w:r>
    </w:p>
    <w:p w:rsidR="0076355F" w:rsidRDefault="0076355F" w:rsidP="004A740B">
      <w:pPr>
        <w:pStyle w:val="TableCaption"/>
      </w:pPr>
      <w:bookmarkStart w:id="224" w:name="_Toc321814466"/>
    </w:p>
    <w:p w:rsidR="0076355F" w:rsidRDefault="0076355F" w:rsidP="004A740B">
      <w:pPr>
        <w:pStyle w:val="TableCaption"/>
      </w:pPr>
    </w:p>
    <w:p w:rsidR="0076355F" w:rsidRDefault="0076355F" w:rsidP="004A740B">
      <w:pPr>
        <w:pStyle w:val="TableCaption"/>
      </w:pPr>
    </w:p>
    <w:p w:rsidR="0076355F" w:rsidRDefault="0076355F" w:rsidP="004A740B">
      <w:pPr>
        <w:pStyle w:val="TableCaption"/>
      </w:pPr>
    </w:p>
    <w:p w:rsidR="00A508B7" w:rsidRPr="00127044" w:rsidRDefault="00A508B7" w:rsidP="004A740B">
      <w:pPr>
        <w:pStyle w:val="TableCaption"/>
      </w:pPr>
      <w:r w:rsidRPr="00127044">
        <w:lastRenderedPageBreak/>
        <w:t>Table 31</w:t>
      </w:r>
      <w:r w:rsidR="00E84186" w:rsidRPr="00127044">
        <w:t>:</w:t>
      </w:r>
      <w:bookmarkEnd w:id="224"/>
      <w:r w:rsidR="00E84186" w:rsidRPr="00127044">
        <w:t xml:space="preserve"> </w:t>
      </w:r>
    </w:p>
    <w:p w:rsidR="00E84186" w:rsidRPr="00127044" w:rsidRDefault="00D2746C" w:rsidP="004A740B">
      <w:pPr>
        <w:pStyle w:val="TableCaption"/>
      </w:pPr>
      <w:bookmarkStart w:id="225" w:name="_Toc321814467"/>
      <w:r w:rsidRPr="00127044">
        <w:rPr>
          <w:i/>
        </w:rPr>
        <w:t xml:space="preserve">Estimated </w:t>
      </w:r>
      <w:r w:rsidR="00E84186" w:rsidRPr="00127044">
        <w:rPr>
          <w:i/>
        </w:rPr>
        <w:t xml:space="preserve">Correlation Matrix Showing Relationship between Library Construct Indicators and </w:t>
      </w:r>
      <w:r w:rsidR="003707A3" w:rsidRPr="00127044">
        <w:rPr>
          <w:i/>
        </w:rPr>
        <w:t>Persistence Indicators</w:t>
      </w:r>
      <w:r w:rsidR="00CD32B4" w:rsidRPr="00127044">
        <w:rPr>
          <w:i/>
        </w:rPr>
        <w:t xml:space="preserve"> (N = 497)</w:t>
      </w:r>
      <w:bookmarkEnd w:id="225"/>
    </w:p>
    <w:tbl>
      <w:tblPr>
        <w:tblW w:w="3803"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945"/>
        <w:gridCol w:w="946"/>
        <w:gridCol w:w="945"/>
        <w:gridCol w:w="946"/>
        <w:gridCol w:w="945"/>
        <w:gridCol w:w="946"/>
        <w:gridCol w:w="944"/>
      </w:tblGrid>
      <w:tr w:rsidR="00330478" w:rsidRPr="00127044">
        <w:trPr>
          <w:cantSplit/>
          <w:trHeight w:val="184"/>
          <w:tblHeader/>
        </w:trPr>
        <w:tc>
          <w:tcPr>
            <w:tcW w:w="714" w:type="pct"/>
            <w:tcBorders>
              <w:left w:val="nil"/>
              <w:bottom w:val="single" w:sz="8" w:space="0" w:color="auto"/>
              <w:right w:val="nil"/>
            </w:tcBorders>
            <w:shd w:val="clear" w:color="auto" w:fill="FFFFFF"/>
          </w:tcPr>
          <w:p w:rsidR="00330478" w:rsidRPr="00127044" w:rsidRDefault="00330478" w:rsidP="00A7546E">
            <w:pPr>
              <w:autoSpaceDE w:val="0"/>
              <w:autoSpaceDN w:val="0"/>
              <w:adjustRightInd w:val="0"/>
              <w:rPr>
                <w:rFonts w:ascii="Times New Roman" w:hAnsi="Times New Roman"/>
                <w:sz w:val="16"/>
                <w:szCs w:val="16"/>
              </w:rPr>
            </w:pPr>
          </w:p>
        </w:tc>
        <w:tc>
          <w:tcPr>
            <w:tcW w:w="715" w:type="pct"/>
            <w:tcBorders>
              <w:left w:val="nil"/>
              <w:bottom w:val="single" w:sz="8" w:space="0" w:color="auto"/>
              <w:right w:val="nil"/>
            </w:tcBorders>
            <w:shd w:val="clear" w:color="auto" w:fill="FFFFFF"/>
          </w:tcPr>
          <w:p w:rsidR="00330478" w:rsidRPr="00127044" w:rsidRDefault="00330478" w:rsidP="00A7546E">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Librarians</w:t>
            </w:r>
          </w:p>
        </w:tc>
        <w:tc>
          <w:tcPr>
            <w:tcW w:w="714" w:type="pct"/>
            <w:tcBorders>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7546E">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7546E">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Circulation</w:t>
            </w:r>
          </w:p>
        </w:tc>
        <w:tc>
          <w:tcPr>
            <w:tcW w:w="714" w:type="pct"/>
            <w:tcBorders>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7546E">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Instruction</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330478">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330478">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Graduation </w:t>
            </w:r>
          </w:p>
        </w:tc>
      </w:tr>
      <w:tr w:rsidR="00330478" w:rsidRPr="00127044">
        <w:trPr>
          <w:cantSplit/>
          <w:trHeight w:val="288"/>
          <w:tblHeader/>
        </w:trPr>
        <w:tc>
          <w:tcPr>
            <w:tcW w:w="714" w:type="pct"/>
            <w:tcBorders>
              <w:top w:val="single" w:sz="8" w:space="0" w:color="auto"/>
              <w:left w:val="nil"/>
              <w:bottom w:val="nil"/>
              <w:right w:val="nil"/>
            </w:tcBorders>
            <w:shd w:val="clear" w:color="auto" w:fill="FFFFFF"/>
          </w:tcPr>
          <w:p w:rsidR="00330478" w:rsidRPr="00127044" w:rsidRDefault="00330478" w:rsidP="00A7546E">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715" w:type="pct"/>
            <w:tcBorders>
              <w:top w:val="single" w:sz="8" w:space="0" w:color="auto"/>
              <w:left w:val="nil"/>
              <w:bottom w:val="nil"/>
              <w:right w:val="nil"/>
            </w:tcBorders>
            <w:shd w:val="clear" w:color="auto" w:fill="FFFFFF"/>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r>
      <w:tr w:rsidR="00330478" w:rsidRPr="00127044">
        <w:trPr>
          <w:cantSplit/>
          <w:trHeight w:val="288"/>
          <w:tblHeader/>
        </w:trPr>
        <w:tc>
          <w:tcPr>
            <w:tcW w:w="714" w:type="pct"/>
            <w:tcBorders>
              <w:top w:val="nil"/>
              <w:left w:val="nil"/>
              <w:bottom w:val="nil"/>
              <w:right w:val="nil"/>
            </w:tcBorders>
            <w:shd w:val="clear" w:color="auto" w:fill="FFFFFF"/>
          </w:tcPr>
          <w:p w:rsidR="00330478" w:rsidRPr="00127044" w:rsidRDefault="00330478" w:rsidP="00A7546E">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5" w:type="pct"/>
            <w:tcBorders>
              <w:top w:val="nil"/>
              <w:left w:val="nil"/>
              <w:bottom w:val="nil"/>
              <w:right w:val="nil"/>
            </w:tcBorders>
            <w:shd w:val="clear" w:color="auto" w:fill="FFFFFF"/>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-.112</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r>
      <w:tr w:rsidR="00330478" w:rsidRPr="00127044">
        <w:trPr>
          <w:cantSplit/>
          <w:trHeight w:val="288"/>
          <w:tblHeader/>
        </w:trPr>
        <w:tc>
          <w:tcPr>
            <w:tcW w:w="714" w:type="pct"/>
            <w:tcBorders>
              <w:top w:val="nil"/>
              <w:left w:val="nil"/>
              <w:bottom w:val="nil"/>
              <w:right w:val="nil"/>
            </w:tcBorders>
            <w:shd w:val="clear" w:color="auto" w:fill="FFFFFF"/>
          </w:tcPr>
          <w:p w:rsidR="00330478" w:rsidRPr="00127044" w:rsidRDefault="00330478" w:rsidP="00A7546E">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715" w:type="pct"/>
            <w:tcBorders>
              <w:top w:val="nil"/>
              <w:left w:val="nil"/>
              <w:bottom w:val="nil"/>
              <w:right w:val="nil"/>
            </w:tcBorders>
            <w:shd w:val="clear" w:color="auto" w:fill="FFFFFF"/>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-.131</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.843</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r>
      <w:tr w:rsidR="00330478" w:rsidRPr="00127044">
        <w:trPr>
          <w:cantSplit/>
          <w:trHeight w:val="288"/>
          <w:tblHeader/>
        </w:trPr>
        <w:tc>
          <w:tcPr>
            <w:tcW w:w="714" w:type="pct"/>
            <w:tcBorders>
              <w:top w:val="nil"/>
              <w:left w:val="nil"/>
              <w:bottom w:val="nil"/>
              <w:right w:val="nil"/>
            </w:tcBorders>
            <w:shd w:val="clear" w:color="auto" w:fill="FFFFFF"/>
          </w:tcPr>
          <w:p w:rsidR="00330478" w:rsidRPr="00127044" w:rsidRDefault="00330478" w:rsidP="00A7546E">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715" w:type="pct"/>
            <w:tcBorders>
              <w:top w:val="nil"/>
              <w:left w:val="nil"/>
              <w:bottom w:val="nil"/>
              <w:right w:val="nil"/>
            </w:tcBorders>
            <w:shd w:val="clear" w:color="auto" w:fill="FFFFFF"/>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-.276</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.828</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.718</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r>
      <w:tr w:rsidR="00330478" w:rsidRPr="00127044">
        <w:trPr>
          <w:cantSplit/>
          <w:trHeight w:val="288"/>
          <w:tblHeader/>
        </w:trPr>
        <w:tc>
          <w:tcPr>
            <w:tcW w:w="714" w:type="pct"/>
            <w:tcBorders>
              <w:top w:val="nil"/>
              <w:left w:val="nil"/>
              <w:bottom w:val="nil"/>
              <w:right w:val="nil"/>
            </w:tcBorders>
            <w:shd w:val="clear" w:color="auto" w:fill="FFFFFF"/>
          </w:tcPr>
          <w:p w:rsidR="00330478" w:rsidRPr="00127044" w:rsidRDefault="00330478" w:rsidP="00330478">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715" w:type="pct"/>
            <w:tcBorders>
              <w:top w:val="nil"/>
              <w:left w:val="nil"/>
              <w:bottom w:val="nil"/>
              <w:right w:val="nil"/>
            </w:tcBorders>
            <w:shd w:val="clear" w:color="auto" w:fill="FFFFFF"/>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.179</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.409</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.409</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.251</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330478" w:rsidRPr="00127044" w:rsidRDefault="00330478" w:rsidP="00A7546E">
            <w:pPr>
              <w:jc w:val="right"/>
              <w:rPr>
                <w:rFonts w:ascii="Times New Roman" w:hAnsi="Times New Roman"/>
                <w:color w:val="000000"/>
                <w:sz w:val="16"/>
                <w:szCs w:val="16"/>
              </w:rPr>
            </w:pPr>
          </w:p>
        </w:tc>
      </w:tr>
      <w:tr w:rsidR="00330478" w:rsidRPr="00127044">
        <w:trPr>
          <w:cantSplit/>
          <w:trHeight w:val="288"/>
          <w:tblHeader/>
        </w:trPr>
        <w:tc>
          <w:tcPr>
            <w:tcW w:w="714" w:type="pct"/>
            <w:tcBorders>
              <w:top w:val="nil"/>
              <w:left w:val="nil"/>
              <w:bottom w:val="single" w:sz="8" w:space="0" w:color="auto"/>
              <w:right w:val="nil"/>
            </w:tcBorders>
            <w:shd w:val="clear" w:color="auto" w:fill="FFFFFF"/>
          </w:tcPr>
          <w:p w:rsidR="00330478" w:rsidRPr="00127044" w:rsidRDefault="00330478" w:rsidP="00164ED6">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Graduation </w:t>
            </w:r>
          </w:p>
        </w:tc>
        <w:tc>
          <w:tcPr>
            <w:tcW w:w="715" w:type="pct"/>
            <w:tcBorders>
              <w:top w:val="nil"/>
              <w:left w:val="nil"/>
              <w:bottom w:val="single" w:sz="8" w:space="0" w:color="auto"/>
              <w:right w:val="nil"/>
            </w:tcBorders>
            <w:shd w:val="clear" w:color="auto" w:fill="FFFFFF"/>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.294</w:t>
            </w:r>
            <w:r w:rsidRPr="00127044">
              <w:rPr>
                <w:rFonts w:ascii="Times New Roman" w:hAnsi="Times New Roman"/>
                <w:color w:val="000000"/>
                <w:sz w:val="16"/>
                <w:szCs w:val="16"/>
                <w:vertAlign w:val="superscript"/>
              </w:rPr>
              <w:t>**</w:t>
            </w:r>
          </w:p>
        </w:tc>
        <w:tc>
          <w:tcPr>
            <w:tcW w:w="714" w:type="pct"/>
            <w:tcBorders>
              <w:top w:val="nil"/>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.208</w:t>
            </w:r>
            <w:r w:rsidRPr="00127044">
              <w:rPr>
                <w:rFonts w:ascii="Times New Roman" w:hAnsi="Times New Roman"/>
                <w:color w:val="000000"/>
                <w:sz w:val="16"/>
                <w:szCs w:val="16"/>
                <w:vertAlign w:val="superscript"/>
              </w:rPr>
              <w:t>**</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.245</w:t>
            </w:r>
            <w:r w:rsidRPr="00127044">
              <w:rPr>
                <w:rFonts w:ascii="Times New Roman" w:hAnsi="Times New Roman"/>
                <w:color w:val="000000"/>
                <w:sz w:val="16"/>
                <w:szCs w:val="16"/>
                <w:vertAlign w:val="superscript"/>
              </w:rPr>
              <w:t>**</w:t>
            </w:r>
          </w:p>
        </w:tc>
        <w:tc>
          <w:tcPr>
            <w:tcW w:w="714" w:type="pct"/>
            <w:tcBorders>
              <w:top w:val="nil"/>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.042</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330478" w:rsidRPr="00127044" w:rsidRDefault="00330478" w:rsidP="00A60485">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EF6331" w:rsidRPr="00127044" w:rsidRDefault="00EF6331" w:rsidP="00EF6331">
      <w:pPr>
        <w:ind w:firstLine="720"/>
        <w:rPr>
          <w:rFonts w:ascii="Times New Roman" w:hAnsi="Times New Roman"/>
        </w:rPr>
      </w:pPr>
    </w:p>
    <w:p w:rsidR="00A30417" w:rsidRPr="00127044" w:rsidRDefault="00A30417" w:rsidP="00EF6331">
      <w:pPr>
        <w:spacing w:line="480" w:lineRule="auto"/>
        <w:ind w:firstLine="720"/>
        <w:rPr>
          <w:rFonts w:ascii="Times New Roman" w:hAnsi="Times New Roman"/>
        </w:rPr>
      </w:pPr>
      <w:r w:rsidRPr="00127044">
        <w:rPr>
          <w:rFonts w:ascii="Times New Roman" w:hAnsi="Times New Roman"/>
        </w:rPr>
        <w:t xml:space="preserve">When library indicators </w:t>
      </w:r>
      <w:r w:rsidR="00EF6331" w:rsidRPr="00127044">
        <w:rPr>
          <w:rFonts w:ascii="Times New Roman" w:hAnsi="Times New Roman"/>
        </w:rPr>
        <w:t>were</w:t>
      </w:r>
      <w:r w:rsidRPr="00127044">
        <w:rPr>
          <w:rFonts w:ascii="Times New Roman" w:hAnsi="Times New Roman"/>
        </w:rPr>
        <w:t xml:space="preserve"> converted to ratios to control for institution size, the relationships remain</w:t>
      </w:r>
      <w:r w:rsidR="00EF6331" w:rsidRPr="00127044">
        <w:rPr>
          <w:rFonts w:ascii="Times New Roman" w:hAnsi="Times New Roman"/>
        </w:rPr>
        <w:t>ed</w:t>
      </w:r>
      <w:r w:rsidRPr="00127044">
        <w:rPr>
          <w:rFonts w:ascii="Times New Roman" w:hAnsi="Times New Roman"/>
        </w:rPr>
        <w:t xml:space="preserve"> weak to moderate and positive, and instruction now also ha</w:t>
      </w:r>
      <w:r w:rsidR="00EF6331" w:rsidRPr="00127044">
        <w:rPr>
          <w:rFonts w:ascii="Times New Roman" w:hAnsi="Times New Roman"/>
        </w:rPr>
        <w:t>d</w:t>
      </w:r>
      <w:r w:rsidRPr="00127044">
        <w:rPr>
          <w:rFonts w:ascii="Times New Roman" w:hAnsi="Times New Roman"/>
        </w:rPr>
        <w:t xml:space="preserve"> a weak positive relations</w:t>
      </w:r>
      <w:r w:rsidR="005C1E05" w:rsidRPr="00127044">
        <w:rPr>
          <w:rFonts w:ascii="Times New Roman" w:hAnsi="Times New Roman"/>
        </w:rPr>
        <w:t>h</w:t>
      </w:r>
      <w:r w:rsidR="006B5957" w:rsidRPr="00127044">
        <w:rPr>
          <w:rFonts w:ascii="Times New Roman" w:hAnsi="Times New Roman"/>
        </w:rPr>
        <w:t>ip with graduation</w:t>
      </w:r>
      <w:r w:rsidR="00ED2C56" w:rsidRPr="00127044">
        <w:rPr>
          <w:rFonts w:ascii="Times New Roman" w:hAnsi="Times New Roman"/>
        </w:rPr>
        <w:t xml:space="preserve"> (r = .189, p &lt; .001)</w:t>
      </w:r>
      <w:r w:rsidR="00582514" w:rsidRPr="00127044">
        <w:rPr>
          <w:rFonts w:ascii="Times New Roman" w:hAnsi="Times New Roman"/>
        </w:rPr>
        <w:t xml:space="preserve">, suggesting that increased student participation in library instruction </w:t>
      </w:r>
      <w:r w:rsidR="00EF6331" w:rsidRPr="00127044">
        <w:rPr>
          <w:rFonts w:ascii="Times New Roman" w:hAnsi="Times New Roman"/>
        </w:rPr>
        <w:t>was</w:t>
      </w:r>
      <w:r w:rsidR="00582514" w:rsidRPr="00127044">
        <w:rPr>
          <w:rFonts w:ascii="Times New Roman" w:hAnsi="Times New Roman"/>
        </w:rPr>
        <w:t xml:space="preserve"> associated with higher graduation rates (and vice versa) and that lower levels of participation in library instruction </w:t>
      </w:r>
      <w:r w:rsidR="00EF6331" w:rsidRPr="00127044">
        <w:rPr>
          <w:rFonts w:ascii="Times New Roman" w:hAnsi="Times New Roman"/>
        </w:rPr>
        <w:t>was</w:t>
      </w:r>
      <w:r w:rsidR="00582514" w:rsidRPr="00127044">
        <w:rPr>
          <w:rFonts w:ascii="Times New Roman" w:hAnsi="Times New Roman"/>
        </w:rPr>
        <w:t xml:space="preserve"> associated with lower graduation rates </w:t>
      </w:r>
      <w:r w:rsidR="006B5957" w:rsidRPr="00127044">
        <w:rPr>
          <w:rFonts w:ascii="Times New Roman" w:hAnsi="Times New Roman"/>
        </w:rPr>
        <w:t xml:space="preserve">(see </w:t>
      </w:r>
      <w:r w:rsidR="007107F9" w:rsidRPr="00127044">
        <w:rPr>
          <w:rFonts w:ascii="Times New Roman" w:hAnsi="Times New Roman"/>
        </w:rPr>
        <w:t>Table</w:t>
      </w:r>
      <w:r w:rsidR="006B5957" w:rsidRPr="00127044">
        <w:rPr>
          <w:rFonts w:ascii="Times New Roman" w:hAnsi="Times New Roman"/>
        </w:rPr>
        <w:t xml:space="preserve"> </w:t>
      </w:r>
      <w:r w:rsidR="005850A2" w:rsidRPr="00127044">
        <w:rPr>
          <w:rFonts w:ascii="Times New Roman" w:hAnsi="Times New Roman"/>
        </w:rPr>
        <w:t>3</w:t>
      </w:r>
      <w:r w:rsidR="00A508B7" w:rsidRPr="00127044">
        <w:rPr>
          <w:rFonts w:ascii="Times New Roman" w:hAnsi="Times New Roman"/>
        </w:rPr>
        <w:t>2</w:t>
      </w:r>
      <w:r w:rsidRPr="00127044">
        <w:rPr>
          <w:rFonts w:ascii="Times New Roman" w:hAnsi="Times New Roman"/>
        </w:rPr>
        <w:t>).</w:t>
      </w:r>
    </w:p>
    <w:p w:rsidR="00A508B7" w:rsidRPr="00127044" w:rsidRDefault="00A508B7" w:rsidP="00E96A63">
      <w:pPr>
        <w:pStyle w:val="TableCaption"/>
      </w:pPr>
      <w:bookmarkStart w:id="226" w:name="_Toc321814468"/>
      <w:r w:rsidRPr="00127044">
        <w:t>Table 32</w:t>
      </w:r>
      <w:r w:rsidR="003707A3" w:rsidRPr="00127044">
        <w:t>:</w:t>
      </w:r>
      <w:bookmarkEnd w:id="226"/>
      <w:r w:rsidR="003707A3" w:rsidRPr="00127044">
        <w:t xml:space="preserve"> </w:t>
      </w:r>
    </w:p>
    <w:p w:rsidR="003707A3" w:rsidRPr="00127044" w:rsidRDefault="00D2746C" w:rsidP="00E96A63">
      <w:pPr>
        <w:pStyle w:val="TableCaption"/>
        <w:rPr>
          <w:i/>
        </w:rPr>
      </w:pPr>
      <w:bookmarkStart w:id="227" w:name="_Toc321814469"/>
      <w:r w:rsidRPr="00127044">
        <w:rPr>
          <w:i/>
        </w:rPr>
        <w:t xml:space="preserve">Estimated </w:t>
      </w:r>
      <w:r w:rsidR="003707A3" w:rsidRPr="00127044">
        <w:rPr>
          <w:i/>
        </w:rPr>
        <w:t>Correlation Matrix Showing Relationship between Library Ratio Construct Indicators and Persistence Indicators</w:t>
      </w:r>
      <w:r w:rsidR="00CD32B4" w:rsidRPr="00127044">
        <w:rPr>
          <w:i/>
        </w:rPr>
        <w:t xml:space="preserve"> (N = 497)</w:t>
      </w:r>
      <w:bookmarkEnd w:id="227"/>
    </w:p>
    <w:tbl>
      <w:tblPr>
        <w:tblW w:w="3803"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945"/>
        <w:gridCol w:w="946"/>
        <w:gridCol w:w="945"/>
        <w:gridCol w:w="946"/>
        <w:gridCol w:w="945"/>
        <w:gridCol w:w="946"/>
        <w:gridCol w:w="944"/>
      </w:tblGrid>
      <w:tr w:rsidR="00A60485" w:rsidRPr="00127044">
        <w:trPr>
          <w:cantSplit/>
          <w:trHeight w:val="184"/>
          <w:tblHeader/>
        </w:trPr>
        <w:tc>
          <w:tcPr>
            <w:tcW w:w="714" w:type="pct"/>
            <w:tcBorders>
              <w:left w:val="nil"/>
              <w:bottom w:val="single" w:sz="8" w:space="0" w:color="auto"/>
              <w:right w:val="nil"/>
            </w:tcBorders>
            <w:shd w:val="clear" w:color="auto" w:fill="FFFFFF"/>
          </w:tcPr>
          <w:p w:rsidR="00A60485" w:rsidRPr="00127044" w:rsidRDefault="00A60485" w:rsidP="00F26FB1">
            <w:pPr>
              <w:autoSpaceDE w:val="0"/>
              <w:autoSpaceDN w:val="0"/>
              <w:adjustRightInd w:val="0"/>
              <w:rPr>
                <w:rFonts w:ascii="Times New Roman" w:hAnsi="Times New Roman"/>
                <w:sz w:val="16"/>
                <w:szCs w:val="16"/>
              </w:rPr>
            </w:pPr>
          </w:p>
        </w:tc>
        <w:tc>
          <w:tcPr>
            <w:tcW w:w="715" w:type="pct"/>
            <w:tcBorders>
              <w:left w:val="nil"/>
              <w:bottom w:val="single" w:sz="8" w:space="0" w:color="auto"/>
              <w:right w:val="nil"/>
            </w:tcBorders>
            <w:shd w:val="clear" w:color="auto" w:fill="FFFFFF"/>
          </w:tcPr>
          <w:p w:rsidR="00A60485" w:rsidRPr="00127044" w:rsidRDefault="00A60485" w:rsidP="00F26FB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Librarians</w:t>
            </w:r>
          </w:p>
        </w:tc>
        <w:tc>
          <w:tcPr>
            <w:tcW w:w="714" w:type="pct"/>
            <w:tcBorders>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F26FB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F26FB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Circulation</w:t>
            </w:r>
          </w:p>
        </w:tc>
        <w:tc>
          <w:tcPr>
            <w:tcW w:w="714" w:type="pct"/>
            <w:tcBorders>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F26FB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Instruction</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715" w:type="pct"/>
            <w:tcBorders>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Graduation </w:t>
            </w:r>
          </w:p>
        </w:tc>
      </w:tr>
      <w:tr w:rsidR="00A60485" w:rsidRPr="00127044">
        <w:trPr>
          <w:cantSplit/>
          <w:trHeight w:val="288"/>
          <w:tblHeader/>
        </w:trPr>
        <w:tc>
          <w:tcPr>
            <w:tcW w:w="714" w:type="pct"/>
            <w:tcBorders>
              <w:top w:val="single" w:sz="8" w:space="0" w:color="auto"/>
              <w:left w:val="nil"/>
              <w:bottom w:val="nil"/>
              <w:right w:val="nil"/>
            </w:tcBorders>
            <w:shd w:val="clear" w:color="auto" w:fill="FFFFFF"/>
          </w:tcPr>
          <w:p w:rsidR="00A60485" w:rsidRPr="00127044" w:rsidRDefault="00A6048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Librarians</w:t>
            </w:r>
          </w:p>
        </w:tc>
        <w:tc>
          <w:tcPr>
            <w:tcW w:w="715" w:type="pct"/>
            <w:tcBorders>
              <w:top w:val="single" w:sz="8" w:space="0" w:color="auto"/>
              <w:left w:val="nil"/>
              <w:bottom w:val="nil"/>
              <w:right w:val="nil"/>
            </w:tcBorders>
            <w:shd w:val="clear" w:color="auto" w:fill="FFFFFF"/>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4"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r>
      <w:tr w:rsidR="00A60485" w:rsidRPr="00127044">
        <w:trPr>
          <w:cantSplit/>
          <w:trHeight w:val="288"/>
          <w:tblHeader/>
        </w:trPr>
        <w:tc>
          <w:tcPr>
            <w:tcW w:w="714" w:type="pct"/>
            <w:tcBorders>
              <w:top w:val="nil"/>
              <w:left w:val="nil"/>
              <w:bottom w:val="nil"/>
              <w:right w:val="nil"/>
            </w:tcBorders>
            <w:shd w:val="clear" w:color="auto" w:fill="FFFFFF"/>
          </w:tcPr>
          <w:p w:rsidR="00A60485" w:rsidRPr="00127044" w:rsidRDefault="00A6048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Expenditures</w:t>
            </w:r>
          </w:p>
        </w:tc>
        <w:tc>
          <w:tcPr>
            <w:tcW w:w="715" w:type="pct"/>
            <w:tcBorders>
              <w:top w:val="nil"/>
              <w:left w:val="nil"/>
              <w:bottom w:val="nil"/>
              <w:right w:val="nil"/>
            </w:tcBorders>
            <w:shd w:val="clear" w:color="auto" w:fill="FFFFFF"/>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r>
      <w:tr w:rsidR="00A60485" w:rsidRPr="00127044">
        <w:trPr>
          <w:cantSplit/>
          <w:trHeight w:val="288"/>
          <w:tblHeader/>
        </w:trPr>
        <w:tc>
          <w:tcPr>
            <w:tcW w:w="714" w:type="pct"/>
            <w:tcBorders>
              <w:top w:val="nil"/>
              <w:left w:val="nil"/>
              <w:bottom w:val="nil"/>
              <w:right w:val="nil"/>
            </w:tcBorders>
            <w:shd w:val="clear" w:color="auto" w:fill="FFFFFF"/>
          </w:tcPr>
          <w:p w:rsidR="00A60485" w:rsidRPr="00127044" w:rsidRDefault="00A6048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Circulation</w:t>
            </w:r>
          </w:p>
        </w:tc>
        <w:tc>
          <w:tcPr>
            <w:tcW w:w="715" w:type="pct"/>
            <w:tcBorders>
              <w:top w:val="nil"/>
              <w:left w:val="nil"/>
              <w:bottom w:val="nil"/>
              <w:right w:val="nil"/>
            </w:tcBorders>
            <w:shd w:val="clear" w:color="auto" w:fill="FFFFFF"/>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r>
      <w:tr w:rsidR="00A60485" w:rsidRPr="00127044">
        <w:trPr>
          <w:cantSplit/>
          <w:trHeight w:val="288"/>
          <w:tblHeader/>
        </w:trPr>
        <w:tc>
          <w:tcPr>
            <w:tcW w:w="714" w:type="pct"/>
            <w:tcBorders>
              <w:top w:val="nil"/>
              <w:left w:val="nil"/>
              <w:bottom w:val="nil"/>
              <w:right w:val="nil"/>
            </w:tcBorders>
            <w:shd w:val="clear" w:color="auto" w:fill="FFFFFF"/>
          </w:tcPr>
          <w:p w:rsidR="00A60485" w:rsidRPr="00127044" w:rsidRDefault="00A60485"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Instruction</w:t>
            </w:r>
          </w:p>
        </w:tc>
        <w:tc>
          <w:tcPr>
            <w:tcW w:w="715" w:type="pct"/>
            <w:tcBorders>
              <w:top w:val="nil"/>
              <w:left w:val="nil"/>
              <w:bottom w:val="nil"/>
              <w:right w:val="nil"/>
            </w:tcBorders>
            <w:shd w:val="clear" w:color="auto" w:fill="FFFFFF"/>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r>
      <w:tr w:rsidR="00A60485" w:rsidRPr="00127044">
        <w:trPr>
          <w:cantSplit/>
          <w:trHeight w:val="288"/>
          <w:tblHeader/>
        </w:trPr>
        <w:tc>
          <w:tcPr>
            <w:tcW w:w="714" w:type="pct"/>
            <w:tcBorders>
              <w:top w:val="nil"/>
              <w:left w:val="nil"/>
              <w:bottom w:val="nil"/>
              <w:right w:val="nil"/>
            </w:tcBorders>
            <w:shd w:val="clear" w:color="auto" w:fill="FFFFFF"/>
          </w:tcPr>
          <w:p w:rsidR="00A60485" w:rsidRPr="00127044" w:rsidRDefault="00A60485" w:rsidP="00A60485">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715" w:type="pct"/>
            <w:tcBorders>
              <w:top w:val="nil"/>
              <w:left w:val="nil"/>
              <w:bottom w:val="nil"/>
              <w:right w:val="nil"/>
            </w:tcBorders>
            <w:shd w:val="clear" w:color="auto" w:fill="FFFFFF"/>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.179</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.362</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.240</w:t>
            </w:r>
            <w:r w:rsidRPr="00127044">
              <w:rPr>
                <w:rFonts w:ascii="Times New Roman" w:hAnsi="Times New Roman"/>
                <w:color w:val="000000"/>
                <w:sz w:val="16"/>
                <w:szCs w:val="16"/>
                <w:vertAlign w:val="superscript"/>
              </w:rPr>
              <w:t>**</w:t>
            </w:r>
          </w:p>
        </w:tc>
        <w:tc>
          <w:tcPr>
            <w:tcW w:w="714"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.158</w:t>
            </w:r>
            <w:r w:rsidRPr="00127044">
              <w:rPr>
                <w:rFonts w:ascii="Times New Roman" w:hAnsi="Times New Roman"/>
                <w:color w:val="000000"/>
                <w:sz w:val="16"/>
                <w:szCs w:val="16"/>
                <w:vertAlign w:val="superscript"/>
              </w:rPr>
              <w:t>**</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5" w:type="pct"/>
            <w:tcBorders>
              <w:top w:val="nil"/>
              <w:left w:val="nil"/>
              <w:bottom w:val="nil"/>
              <w:right w:val="nil"/>
            </w:tcBorders>
            <w:shd w:val="clear" w:color="auto" w:fill="FFFFFF"/>
            <w:tcMar>
              <w:top w:w="30" w:type="dxa"/>
              <w:left w:w="30" w:type="dxa"/>
              <w:bottom w:w="30" w:type="dxa"/>
              <w:right w:w="30" w:type="dxa"/>
            </w:tcMar>
            <w:vAlign w:val="center"/>
          </w:tcPr>
          <w:p w:rsidR="00A60485" w:rsidRPr="00127044" w:rsidRDefault="00A60485">
            <w:pPr>
              <w:jc w:val="right"/>
              <w:rPr>
                <w:rFonts w:ascii="Times New Roman" w:hAnsi="Times New Roman"/>
                <w:color w:val="000000"/>
                <w:sz w:val="16"/>
                <w:szCs w:val="16"/>
              </w:rPr>
            </w:pPr>
          </w:p>
        </w:tc>
      </w:tr>
      <w:tr w:rsidR="00A60485" w:rsidRPr="00127044">
        <w:trPr>
          <w:cantSplit/>
          <w:trHeight w:val="288"/>
          <w:tblHeader/>
        </w:trPr>
        <w:tc>
          <w:tcPr>
            <w:tcW w:w="714" w:type="pct"/>
            <w:tcBorders>
              <w:top w:val="nil"/>
              <w:left w:val="nil"/>
              <w:bottom w:val="single" w:sz="8" w:space="0" w:color="auto"/>
              <w:right w:val="nil"/>
            </w:tcBorders>
            <w:shd w:val="clear" w:color="auto" w:fill="FFFFFF"/>
          </w:tcPr>
          <w:p w:rsidR="00A60485" w:rsidRPr="00127044" w:rsidRDefault="00A60485" w:rsidP="00A60485">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Graduation </w:t>
            </w:r>
          </w:p>
        </w:tc>
        <w:tc>
          <w:tcPr>
            <w:tcW w:w="715" w:type="pct"/>
            <w:tcBorders>
              <w:top w:val="nil"/>
              <w:left w:val="nil"/>
              <w:bottom w:val="single" w:sz="8" w:space="0" w:color="auto"/>
              <w:right w:val="nil"/>
            </w:tcBorders>
            <w:shd w:val="clear" w:color="auto" w:fill="FFFFFF"/>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.294</w:t>
            </w:r>
            <w:r w:rsidRPr="00127044">
              <w:rPr>
                <w:rFonts w:ascii="Times New Roman" w:hAnsi="Times New Roman"/>
                <w:color w:val="000000"/>
                <w:sz w:val="16"/>
                <w:szCs w:val="16"/>
                <w:vertAlign w:val="superscript"/>
              </w:rPr>
              <w:t>**</w:t>
            </w:r>
          </w:p>
        </w:tc>
        <w:tc>
          <w:tcPr>
            <w:tcW w:w="714" w:type="pct"/>
            <w:tcBorders>
              <w:top w:val="nil"/>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.350</w:t>
            </w:r>
            <w:r w:rsidRPr="00127044">
              <w:rPr>
                <w:rFonts w:ascii="Times New Roman" w:hAnsi="Times New Roman"/>
                <w:color w:val="000000"/>
                <w:sz w:val="16"/>
                <w:szCs w:val="16"/>
                <w:vertAlign w:val="superscript"/>
              </w:rPr>
              <w:t>**</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.233</w:t>
            </w:r>
            <w:r w:rsidRPr="00127044">
              <w:rPr>
                <w:rFonts w:ascii="Times New Roman" w:hAnsi="Times New Roman"/>
                <w:color w:val="000000"/>
                <w:sz w:val="16"/>
                <w:szCs w:val="16"/>
                <w:vertAlign w:val="superscript"/>
              </w:rPr>
              <w:t>**</w:t>
            </w:r>
          </w:p>
        </w:tc>
        <w:tc>
          <w:tcPr>
            <w:tcW w:w="714" w:type="pct"/>
            <w:tcBorders>
              <w:top w:val="nil"/>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.189</w:t>
            </w:r>
            <w:r w:rsidRPr="00127044">
              <w:rPr>
                <w:rFonts w:ascii="Times New Roman" w:hAnsi="Times New Roman"/>
                <w:color w:val="000000"/>
                <w:sz w:val="16"/>
                <w:szCs w:val="16"/>
                <w:vertAlign w:val="superscript"/>
              </w:rPr>
              <w:t>**</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715" w:type="pct"/>
            <w:tcBorders>
              <w:top w:val="nil"/>
              <w:left w:val="nil"/>
              <w:bottom w:val="single" w:sz="8" w:space="0" w:color="auto"/>
              <w:right w:val="nil"/>
            </w:tcBorders>
            <w:shd w:val="clear" w:color="auto" w:fill="FFFFFF"/>
            <w:tcMar>
              <w:top w:w="30" w:type="dxa"/>
              <w:left w:w="30" w:type="dxa"/>
              <w:bottom w:w="30" w:type="dxa"/>
              <w:right w:w="30" w:type="dxa"/>
            </w:tcMar>
          </w:tcPr>
          <w:p w:rsidR="00A60485" w:rsidRPr="00127044" w:rsidRDefault="00A60485" w:rsidP="00A60485">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3707A3" w:rsidRPr="00127044" w:rsidRDefault="003707A3" w:rsidP="001D682C">
      <w:pPr>
        <w:rPr>
          <w:rFonts w:ascii="Times New Roman" w:hAnsi="Times New Roman"/>
        </w:rPr>
      </w:pPr>
    </w:p>
    <w:p w:rsidR="00D55ABA" w:rsidRPr="00127044" w:rsidRDefault="00D55ABA" w:rsidP="005D28CF">
      <w:pPr>
        <w:pStyle w:val="Heading3fordissertation"/>
      </w:pPr>
      <w:bookmarkStart w:id="228" w:name="_Toc357082412"/>
      <w:r w:rsidRPr="00127044">
        <w:t>Complete Matrix with Library Ratio Indicators</w:t>
      </w:r>
      <w:bookmarkEnd w:id="228"/>
    </w:p>
    <w:p w:rsidR="00F616F6" w:rsidRPr="00127044" w:rsidRDefault="00F616F6" w:rsidP="001D682C">
      <w:pPr>
        <w:spacing w:line="480" w:lineRule="auto"/>
        <w:ind w:firstLine="720"/>
        <w:rPr>
          <w:rFonts w:ascii="Times New Roman" w:hAnsi="Times New Roman"/>
        </w:rPr>
      </w:pPr>
      <w:r w:rsidRPr="00127044">
        <w:rPr>
          <w:rFonts w:ascii="Times New Roman" w:hAnsi="Times New Roman"/>
        </w:rPr>
        <w:t xml:space="preserve">I have compared two sets of library indicators. The first set included the ratio of librarians to students </w:t>
      </w:r>
      <w:r w:rsidR="00537430" w:rsidRPr="00127044">
        <w:rPr>
          <w:rFonts w:ascii="Times New Roman" w:hAnsi="Times New Roman"/>
        </w:rPr>
        <w:t>along with</w:t>
      </w:r>
      <w:r w:rsidRPr="00127044">
        <w:rPr>
          <w:rFonts w:ascii="Times New Roman" w:hAnsi="Times New Roman"/>
        </w:rPr>
        <w:t xml:space="preserve"> total</w:t>
      </w:r>
      <w:r w:rsidR="00537430" w:rsidRPr="00127044">
        <w:rPr>
          <w:rFonts w:ascii="Times New Roman" w:hAnsi="Times New Roman"/>
        </w:rPr>
        <w:t>s of</w:t>
      </w:r>
      <w:r w:rsidRPr="00127044">
        <w:rPr>
          <w:rFonts w:ascii="Times New Roman" w:hAnsi="Times New Roman"/>
        </w:rPr>
        <w:t xml:space="preserve"> expenditures, circulation of materials, and instruction of students. The second set converted total expenditures, circulation of </w:t>
      </w:r>
      <w:r w:rsidRPr="00127044">
        <w:rPr>
          <w:rFonts w:ascii="Times New Roman" w:hAnsi="Times New Roman"/>
        </w:rPr>
        <w:lastRenderedPageBreak/>
        <w:t>materials, and instruction of students to ratios in order to control for the size of the institu</w:t>
      </w:r>
      <w:r w:rsidR="00300E2B" w:rsidRPr="00127044">
        <w:rPr>
          <w:rFonts w:ascii="Times New Roman" w:hAnsi="Times New Roman"/>
        </w:rPr>
        <w:t>tion. A comparison of each showed</w:t>
      </w:r>
      <w:r w:rsidRPr="00127044">
        <w:rPr>
          <w:rFonts w:ascii="Times New Roman" w:hAnsi="Times New Roman"/>
        </w:rPr>
        <w:t xml:space="preserve"> that in most cases, </w:t>
      </w:r>
      <w:r w:rsidR="00582514" w:rsidRPr="00127044">
        <w:rPr>
          <w:rFonts w:ascii="Times New Roman" w:hAnsi="Times New Roman"/>
        </w:rPr>
        <w:t>when</w:t>
      </w:r>
      <w:r w:rsidRPr="00127044">
        <w:rPr>
          <w:rFonts w:ascii="Times New Roman" w:hAnsi="Times New Roman"/>
        </w:rPr>
        <w:t xml:space="preserve"> the measures </w:t>
      </w:r>
      <w:r w:rsidR="00300E2B" w:rsidRPr="00127044">
        <w:rPr>
          <w:rFonts w:ascii="Times New Roman" w:hAnsi="Times New Roman"/>
        </w:rPr>
        <w:t>were</w:t>
      </w:r>
      <w:r w:rsidR="00582514" w:rsidRPr="00127044">
        <w:rPr>
          <w:rFonts w:ascii="Times New Roman" w:hAnsi="Times New Roman"/>
        </w:rPr>
        <w:t xml:space="preserve"> </w:t>
      </w:r>
      <w:r w:rsidRPr="00127044">
        <w:rPr>
          <w:rFonts w:ascii="Times New Roman" w:hAnsi="Times New Roman"/>
        </w:rPr>
        <w:t>not converted to ratios</w:t>
      </w:r>
      <w:r w:rsidR="00300E2B" w:rsidRPr="00127044">
        <w:rPr>
          <w:rFonts w:ascii="Times New Roman" w:hAnsi="Times New Roman"/>
        </w:rPr>
        <w:t>,</w:t>
      </w:r>
      <w:r w:rsidRPr="00127044">
        <w:rPr>
          <w:rFonts w:ascii="Times New Roman" w:hAnsi="Times New Roman"/>
        </w:rPr>
        <w:t xml:space="preserve"> </w:t>
      </w:r>
      <w:r w:rsidR="00582514" w:rsidRPr="00127044">
        <w:rPr>
          <w:rFonts w:ascii="Times New Roman" w:hAnsi="Times New Roman"/>
        </w:rPr>
        <w:t>the estimated correlation coefficients suggest</w:t>
      </w:r>
      <w:r w:rsidR="00956688" w:rsidRPr="00127044">
        <w:rPr>
          <w:rFonts w:ascii="Times New Roman" w:hAnsi="Times New Roman"/>
        </w:rPr>
        <w:t>ed</w:t>
      </w:r>
      <w:r w:rsidR="00582514" w:rsidRPr="00127044">
        <w:rPr>
          <w:rFonts w:ascii="Times New Roman" w:hAnsi="Times New Roman"/>
        </w:rPr>
        <w:t xml:space="preserve"> </w:t>
      </w:r>
      <w:r w:rsidR="00300E2B" w:rsidRPr="00127044">
        <w:rPr>
          <w:rFonts w:ascii="Times New Roman" w:hAnsi="Times New Roman"/>
        </w:rPr>
        <w:t>negative relationships;</w:t>
      </w:r>
      <w:r w:rsidRPr="00127044">
        <w:rPr>
          <w:rFonts w:ascii="Times New Roman" w:hAnsi="Times New Roman"/>
        </w:rPr>
        <w:t xml:space="preserve"> </w:t>
      </w:r>
      <w:r w:rsidR="00582514" w:rsidRPr="00127044">
        <w:rPr>
          <w:rFonts w:ascii="Times New Roman" w:hAnsi="Times New Roman"/>
        </w:rPr>
        <w:t xml:space="preserve">but when the measures </w:t>
      </w:r>
      <w:r w:rsidR="00300E2B" w:rsidRPr="00127044">
        <w:rPr>
          <w:rFonts w:ascii="Times New Roman" w:hAnsi="Times New Roman"/>
        </w:rPr>
        <w:t>were</w:t>
      </w:r>
      <w:r w:rsidR="00582514" w:rsidRPr="00127044">
        <w:rPr>
          <w:rFonts w:ascii="Times New Roman" w:hAnsi="Times New Roman"/>
        </w:rPr>
        <w:t xml:space="preserve"> converted to ratios, the estimated correlation coefficients tended to be positive. </w:t>
      </w:r>
      <w:r w:rsidR="00F36E67" w:rsidRPr="00127044">
        <w:rPr>
          <w:rFonts w:ascii="Times New Roman" w:hAnsi="Times New Roman"/>
        </w:rPr>
        <w:t xml:space="preserve">I believe that this </w:t>
      </w:r>
      <w:r w:rsidR="00956688" w:rsidRPr="00127044">
        <w:rPr>
          <w:rFonts w:ascii="Times New Roman" w:hAnsi="Times New Roman"/>
        </w:rPr>
        <w:t>rings true</w:t>
      </w:r>
      <w:r w:rsidR="00F36E67" w:rsidRPr="00127044">
        <w:rPr>
          <w:rFonts w:ascii="Times New Roman" w:hAnsi="Times New Roman"/>
        </w:rPr>
        <w:t>, as absolute size of a library budget, total number of items circulated, and total number of classes taught by librarians make no sense outside the context of the size of the institution</w:t>
      </w:r>
      <w:r w:rsidR="00BC59EE" w:rsidRPr="00127044">
        <w:rPr>
          <w:rFonts w:ascii="Times New Roman" w:hAnsi="Times New Roman"/>
        </w:rPr>
        <w:t xml:space="preserve"> and the number of students</w:t>
      </w:r>
      <w:r w:rsidR="00300E2B" w:rsidRPr="00127044">
        <w:rPr>
          <w:rFonts w:ascii="Times New Roman" w:hAnsi="Times New Roman"/>
        </w:rPr>
        <w:t xml:space="preserve"> served</w:t>
      </w:r>
      <w:r w:rsidR="00F36E67" w:rsidRPr="00127044">
        <w:rPr>
          <w:rFonts w:ascii="Times New Roman" w:hAnsi="Times New Roman"/>
        </w:rPr>
        <w:t>.</w:t>
      </w:r>
      <w:r w:rsidR="00BC59EE" w:rsidRPr="00127044">
        <w:rPr>
          <w:rFonts w:ascii="Times New Roman" w:hAnsi="Times New Roman"/>
        </w:rPr>
        <w:t xml:space="preserve"> In other words, large institutions tend</w:t>
      </w:r>
      <w:r w:rsidR="00300E2B" w:rsidRPr="00127044">
        <w:rPr>
          <w:rFonts w:ascii="Times New Roman" w:hAnsi="Times New Roman"/>
        </w:rPr>
        <w:t>ed</w:t>
      </w:r>
      <w:r w:rsidR="00BC59EE" w:rsidRPr="00127044">
        <w:rPr>
          <w:rFonts w:ascii="Times New Roman" w:hAnsi="Times New Roman"/>
        </w:rPr>
        <w:t xml:space="preserve"> to have more resources. And unless those resources </w:t>
      </w:r>
      <w:r w:rsidR="00300E2B" w:rsidRPr="00127044">
        <w:rPr>
          <w:rFonts w:ascii="Times New Roman" w:hAnsi="Times New Roman"/>
        </w:rPr>
        <w:t>were</w:t>
      </w:r>
      <w:r w:rsidR="00BC59EE" w:rsidRPr="00127044">
        <w:rPr>
          <w:rFonts w:ascii="Times New Roman" w:hAnsi="Times New Roman"/>
        </w:rPr>
        <w:t xml:space="preserve"> adjusted by the number of students they serve</w:t>
      </w:r>
      <w:r w:rsidR="00300E2B" w:rsidRPr="00127044">
        <w:rPr>
          <w:rFonts w:ascii="Times New Roman" w:hAnsi="Times New Roman"/>
        </w:rPr>
        <w:t>d</w:t>
      </w:r>
      <w:r w:rsidR="00BC59EE" w:rsidRPr="00127044">
        <w:rPr>
          <w:rFonts w:ascii="Times New Roman" w:hAnsi="Times New Roman"/>
        </w:rPr>
        <w:t>, the statistics relate</w:t>
      </w:r>
      <w:r w:rsidR="00300E2B" w:rsidRPr="00127044">
        <w:rPr>
          <w:rFonts w:ascii="Times New Roman" w:hAnsi="Times New Roman"/>
        </w:rPr>
        <w:t>d</w:t>
      </w:r>
      <w:r w:rsidR="00BC59EE" w:rsidRPr="00127044">
        <w:rPr>
          <w:rFonts w:ascii="Times New Roman" w:hAnsi="Times New Roman"/>
        </w:rPr>
        <w:t xml:space="preserve"> to overall size instead of relative allocation and use of those resources.</w:t>
      </w:r>
    </w:p>
    <w:p w:rsidR="003B39DA" w:rsidRDefault="00F616F6" w:rsidP="001D682C">
      <w:pPr>
        <w:spacing w:line="480" w:lineRule="auto"/>
        <w:ind w:firstLine="720"/>
        <w:rPr>
          <w:rFonts w:ascii="Times New Roman" w:hAnsi="Times New Roman"/>
        </w:rPr>
      </w:pPr>
      <w:r w:rsidRPr="00127044">
        <w:rPr>
          <w:rFonts w:ascii="Times New Roman" w:hAnsi="Times New Roman"/>
        </w:rPr>
        <w:t>Controlling for the size of the institution that host</w:t>
      </w:r>
      <w:r w:rsidR="00806D21" w:rsidRPr="00127044">
        <w:rPr>
          <w:rFonts w:ascii="Times New Roman" w:hAnsi="Times New Roman"/>
        </w:rPr>
        <w:t>ed the library, therefore, made</w:t>
      </w:r>
      <w:r w:rsidRPr="00127044">
        <w:rPr>
          <w:rFonts w:ascii="Times New Roman" w:hAnsi="Times New Roman"/>
        </w:rPr>
        <w:t xml:space="preserve"> a difference in how the indicators </w:t>
      </w:r>
      <w:r w:rsidR="00582514" w:rsidRPr="00127044">
        <w:rPr>
          <w:rFonts w:ascii="Times New Roman" w:hAnsi="Times New Roman"/>
        </w:rPr>
        <w:t>reference</w:t>
      </w:r>
      <w:r w:rsidR="00806D21" w:rsidRPr="00127044">
        <w:rPr>
          <w:rFonts w:ascii="Times New Roman" w:hAnsi="Times New Roman"/>
        </w:rPr>
        <w:t>d</w:t>
      </w:r>
      <w:r w:rsidR="00A508B7" w:rsidRPr="00127044">
        <w:rPr>
          <w:rFonts w:ascii="Times New Roman" w:hAnsi="Times New Roman"/>
        </w:rPr>
        <w:t xml:space="preserve"> the construct. See </w:t>
      </w:r>
      <w:r w:rsidR="007107F9" w:rsidRPr="00127044">
        <w:rPr>
          <w:rFonts w:ascii="Times New Roman" w:hAnsi="Times New Roman"/>
        </w:rPr>
        <w:t>Table</w:t>
      </w:r>
      <w:r w:rsidR="00A508B7" w:rsidRPr="00127044">
        <w:rPr>
          <w:rFonts w:ascii="Times New Roman" w:hAnsi="Times New Roman"/>
        </w:rPr>
        <w:t xml:space="preserve"> 33</w:t>
      </w:r>
      <w:r w:rsidRPr="00127044">
        <w:rPr>
          <w:rFonts w:ascii="Times New Roman" w:hAnsi="Times New Roman"/>
        </w:rPr>
        <w:t xml:space="preserve"> for a</w:t>
      </w:r>
      <w:r w:rsidR="006819D2" w:rsidRPr="00127044">
        <w:rPr>
          <w:rFonts w:ascii="Times New Roman" w:hAnsi="Times New Roman"/>
        </w:rPr>
        <w:t xml:space="preserve"> complete</w:t>
      </w:r>
      <w:r w:rsidR="00D55ABA" w:rsidRPr="00127044">
        <w:rPr>
          <w:rFonts w:ascii="Times New Roman" w:hAnsi="Times New Roman"/>
        </w:rPr>
        <w:t xml:space="preserve"> </w:t>
      </w:r>
      <w:r w:rsidR="00582514" w:rsidRPr="00127044">
        <w:rPr>
          <w:rFonts w:ascii="Times New Roman" w:hAnsi="Times New Roman"/>
        </w:rPr>
        <w:t xml:space="preserve">estimated </w:t>
      </w:r>
      <w:r w:rsidR="00D55ABA" w:rsidRPr="00127044">
        <w:rPr>
          <w:rFonts w:ascii="Times New Roman" w:hAnsi="Times New Roman"/>
        </w:rPr>
        <w:t xml:space="preserve">correlation matrix </w:t>
      </w:r>
      <w:r w:rsidR="002B5A62" w:rsidRPr="00127044">
        <w:rPr>
          <w:rFonts w:ascii="Times New Roman" w:hAnsi="Times New Roman"/>
        </w:rPr>
        <w:t xml:space="preserve">in </w:t>
      </w:r>
      <w:r w:rsidR="006847CC" w:rsidRPr="00127044">
        <w:rPr>
          <w:rFonts w:ascii="Times New Roman" w:hAnsi="Times New Roman"/>
        </w:rPr>
        <w:t xml:space="preserve">one table </w:t>
      </w:r>
      <w:r w:rsidRPr="00127044">
        <w:rPr>
          <w:rFonts w:ascii="Times New Roman" w:hAnsi="Times New Roman"/>
        </w:rPr>
        <w:t xml:space="preserve">that </w:t>
      </w:r>
      <w:r w:rsidR="006B5957" w:rsidRPr="00127044">
        <w:rPr>
          <w:rFonts w:ascii="Times New Roman" w:hAnsi="Times New Roman"/>
        </w:rPr>
        <w:t>presents</w:t>
      </w:r>
      <w:r w:rsidR="00D55ABA" w:rsidRPr="00127044">
        <w:rPr>
          <w:rFonts w:ascii="Times New Roman" w:hAnsi="Times New Roman"/>
        </w:rPr>
        <w:t xml:space="preserve"> the </w:t>
      </w:r>
      <w:r w:rsidR="006B5957" w:rsidRPr="00127044">
        <w:rPr>
          <w:rFonts w:ascii="Times New Roman" w:hAnsi="Times New Roman"/>
        </w:rPr>
        <w:t xml:space="preserve">alternate </w:t>
      </w:r>
      <w:r w:rsidR="00D55ABA" w:rsidRPr="00127044">
        <w:rPr>
          <w:rFonts w:ascii="Times New Roman" w:hAnsi="Times New Roman"/>
        </w:rPr>
        <w:t>library ratio indicators</w:t>
      </w:r>
      <w:r w:rsidR="006B5957" w:rsidRPr="00127044">
        <w:rPr>
          <w:rFonts w:ascii="Times New Roman" w:hAnsi="Times New Roman"/>
        </w:rPr>
        <w:t xml:space="preserve"> instead of the original library indicators</w:t>
      </w:r>
      <w:r w:rsidRPr="00127044">
        <w:rPr>
          <w:rFonts w:ascii="Times New Roman" w:hAnsi="Times New Roman"/>
        </w:rPr>
        <w:t>.</w:t>
      </w:r>
    </w:p>
    <w:p w:rsidR="003B39DA" w:rsidRDefault="003B39DA">
      <w:pPr>
        <w:rPr>
          <w:rFonts w:ascii="Times New Roman" w:hAnsi="Times New Roman"/>
        </w:rPr>
      </w:pPr>
      <w:r>
        <w:rPr>
          <w:rFonts w:ascii="Times New Roman" w:hAnsi="Times New Roman"/>
        </w:rPr>
        <w:br w:type="page"/>
      </w:r>
    </w:p>
    <w:p w:rsidR="003B39DA" w:rsidRPr="00127044" w:rsidRDefault="003B39DA" w:rsidP="003B39DA">
      <w:pPr>
        <w:pStyle w:val="TableCaption"/>
        <w:rPr>
          <w:b/>
          <w:i/>
        </w:rPr>
      </w:pPr>
      <w:r w:rsidRPr="00127044">
        <w:lastRenderedPageBreak/>
        <w:t>Table 33:</w:t>
      </w:r>
    </w:p>
    <w:p w:rsidR="003B39DA" w:rsidRDefault="003B39DA" w:rsidP="003B39DA">
      <w:pPr>
        <w:pStyle w:val="TableCaption"/>
      </w:pPr>
      <w:r w:rsidRPr="00127044">
        <w:rPr>
          <w:i/>
        </w:rPr>
        <w:t>Estimated Correlation Matrix with Library Ratios (Log 10) Variables</w:t>
      </w:r>
      <w:r w:rsidRPr="00127044">
        <w:rPr>
          <w:b/>
          <w:i/>
        </w:rPr>
        <w:t xml:space="preserve"> </w:t>
      </w:r>
      <w:r w:rsidRPr="00127044">
        <w:rPr>
          <w:i/>
        </w:rPr>
        <w:t>(N = 497)</w:t>
      </w:r>
      <w:r w:rsidRPr="00127044">
        <w:t xml:space="preserve"> </w:t>
      </w:r>
    </w:p>
    <w:p w:rsidR="003B39DA" w:rsidRDefault="003B39DA">
      <w:pPr>
        <w:rPr>
          <w:rFonts w:ascii="Times New Roman" w:hAnsi="Times New Roman"/>
        </w:rPr>
      </w:pPr>
      <w:r>
        <w:rPr>
          <w:noProof/>
        </w:rPr>
        <mc:AlternateContent>
          <mc:Choice Requires="wps">
            <w:drawing>
              <wp:anchor distT="0" distB="0" distL="114300" distR="114300" simplePos="0" relativeHeight="251667456" behindDoc="0" locked="0" layoutInCell="1" allowOverlap="1" wp14:anchorId="1CD81187" wp14:editId="28253273">
                <wp:simplePos x="0" y="0"/>
                <wp:positionH relativeFrom="column">
                  <wp:posOffset>-1257300</wp:posOffset>
                </wp:positionH>
                <wp:positionV relativeFrom="paragraph">
                  <wp:posOffset>1426210</wp:posOffset>
                </wp:positionV>
                <wp:extent cx="7410132" cy="4755515"/>
                <wp:effectExtent l="0" t="635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10132" cy="4755515"/>
                        </a:xfrm>
                        <a:prstGeom prst="rect">
                          <a:avLst/>
                        </a:prstGeom>
                        <a:solidFill>
                          <a:srgbClr val="FFFFFF"/>
                        </a:solidFill>
                        <a:ln w="9525">
                          <a:noFill/>
                          <a:miter lim="800000"/>
                          <a:headEnd/>
                          <a:tailEnd/>
                        </a:ln>
                      </wps:spPr>
                      <wps:txbx>
                        <w:txbxContent>
                          <w:p w:rsidR="00882568" w:rsidRDefault="00882568" w:rsidP="003B39DA"/>
                          <w:tbl>
                            <w:tblPr>
                              <w:tblW w:w="4577"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216"/>
                              <w:gridCol w:w="487"/>
                              <w:gridCol w:w="489"/>
                              <w:gridCol w:w="487"/>
                              <w:gridCol w:w="489"/>
                              <w:gridCol w:w="486"/>
                              <w:gridCol w:w="488"/>
                              <w:gridCol w:w="486"/>
                              <w:gridCol w:w="488"/>
                              <w:gridCol w:w="486"/>
                              <w:gridCol w:w="488"/>
                              <w:gridCol w:w="486"/>
                              <w:gridCol w:w="488"/>
                              <w:gridCol w:w="486"/>
                              <w:gridCol w:w="488"/>
                              <w:gridCol w:w="486"/>
                              <w:gridCol w:w="488"/>
                              <w:gridCol w:w="486"/>
                              <w:gridCol w:w="488"/>
                              <w:gridCol w:w="488"/>
                            </w:tblGrid>
                            <w:tr w:rsidR="00882568" w:rsidRPr="00127044" w:rsidTr="000153E2">
                              <w:trPr>
                                <w:cantSplit/>
                                <w:trHeight w:val="202"/>
                                <w:tblHeader/>
                              </w:trPr>
                              <w:tc>
                                <w:tcPr>
                                  <w:tcW w:w="580"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sz w:val="16"/>
                                      <w:szCs w:val="16"/>
                                    </w:rPr>
                                  </w:pP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2</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3</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4</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5</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6</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7</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8</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9</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10</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11</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12</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13</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14</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15</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16</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17</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18</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19</w:t>
                                  </w:r>
                                </w:p>
                              </w:tc>
                            </w:tr>
                            <w:tr w:rsidR="00882568" w:rsidRPr="00127044" w:rsidTr="000153E2">
                              <w:trPr>
                                <w:cantSplit/>
                                <w:trHeight w:val="288"/>
                                <w:tblHeader/>
                              </w:trPr>
                              <w:tc>
                                <w:tcPr>
                                  <w:tcW w:w="580"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 Librarians</w:t>
                                  </w: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 Expenditures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3. Circulation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4. Instruction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5. Bloom's.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.323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6. Critical</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.123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.825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7. Lifelong</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.039</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.749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8. Active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-.050</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.614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.449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9. Collaborative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.085</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.255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10. Challenge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.274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.092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.059</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.589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.674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.596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.295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11. Interaction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.405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.066</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.038</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.617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.630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.673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.313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.454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12. Students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-.042</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-.086</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-.014</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.322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.337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.266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13. Faculty</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-.008</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.576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.513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.550</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.195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.403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.742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14. Administration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-.138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-.046</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.212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15. Support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.057</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.040</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.005</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.268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.390</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.529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16. Experience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.330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.580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.751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.596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.244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.481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.525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17. Return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.049</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.055</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.098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.253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18. Retention </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.240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.025</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.012</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-.132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.471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19. Graduation </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.294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.350</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.233</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.189</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.434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.426</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.229</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.383</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.225</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.178</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.152</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.557</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882568" w:rsidRDefault="00882568" w:rsidP="003B39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81187" id="_x0000_s1027" type="#_x0000_t202" style="position:absolute;margin-left:-99pt;margin-top:112.3pt;width:583.45pt;height:374.4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" stroked="f">
                <v:textbox>
                  <w:txbxContent>
                    <w:p w:rsidR="00882568" w:rsidRDefault="00882568" w:rsidP="003B39DA"/>
                    <w:tbl>
                      <w:tblPr>
                        <w:tblW w:w="4577"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216"/>
                        <w:gridCol w:w="487"/>
                        <w:gridCol w:w="489"/>
                        <w:gridCol w:w="487"/>
                        <w:gridCol w:w="489"/>
                        <w:gridCol w:w="486"/>
                        <w:gridCol w:w="488"/>
                        <w:gridCol w:w="486"/>
                        <w:gridCol w:w="488"/>
                        <w:gridCol w:w="486"/>
                        <w:gridCol w:w="488"/>
                        <w:gridCol w:w="486"/>
                        <w:gridCol w:w="488"/>
                        <w:gridCol w:w="486"/>
                        <w:gridCol w:w="488"/>
                        <w:gridCol w:w="486"/>
                        <w:gridCol w:w="488"/>
                        <w:gridCol w:w="486"/>
                        <w:gridCol w:w="488"/>
                        <w:gridCol w:w="488"/>
                      </w:tblGrid>
                      <w:tr w:rsidR="00882568" w:rsidRPr="00127044" w:rsidTr="000153E2">
                        <w:trPr>
                          <w:cantSplit/>
                          <w:trHeight w:val="202"/>
                          <w:tblHeader/>
                        </w:trPr>
                        <w:tc>
                          <w:tcPr>
                            <w:tcW w:w="580"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sz w:val="16"/>
                                <w:szCs w:val="16"/>
                              </w:rPr>
                            </w:pP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2</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3</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4</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5</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6</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7</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8</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9</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10</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11</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12</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13</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14</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15</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16</w:t>
                            </w:r>
                          </w:p>
                        </w:tc>
                        <w:tc>
                          <w:tcPr>
                            <w:tcW w:w="232"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17</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18</w:t>
                            </w:r>
                          </w:p>
                        </w:tc>
                        <w:tc>
                          <w:tcPr>
                            <w:tcW w:w="233" w:type="pct"/>
                            <w:tcBorders>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sz w:val="16"/>
                                <w:szCs w:val="16"/>
                              </w:rPr>
                            </w:pPr>
                            <w:r w:rsidRPr="00127044">
                              <w:rPr>
                                <w:rFonts w:ascii="Times New Roman" w:hAnsi="Times New Roman"/>
                                <w:sz w:val="16"/>
                                <w:szCs w:val="16"/>
                              </w:rPr>
                              <w:t>19</w:t>
                            </w:r>
                          </w:p>
                        </w:tc>
                      </w:tr>
                      <w:tr w:rsidR="00882568" w:rsidRPr="00127044" w:rsidTr="000153E2">
                        <w:trPr>
                          <w:cantSplit/>
                          <w:trHeight w:val="288"/>
                          <w:tblHeader/>
                        </w:trPr>
                        <w:tc>
                          <w:tcPr>
                            <w:tcW w:w="580"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 Librarians</w:t>
                            </w: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2. Expenditures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3. Circulation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.573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4. Instruction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.312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5. Bloom's.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.323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6. Critical</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.123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.825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7. Lifelong</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.039</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.749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8. Active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-.050</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.614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.449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9. Collaborative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.085</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.255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10. Challenge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.274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.092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.003</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.059</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.589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.674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.596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.295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11. Interaction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.405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.066</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.038</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.617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.630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.673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.313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.454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12. Students</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-.042</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-.086</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-.014</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.322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.337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.266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13. Faculty</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-.008</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.494</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.576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.513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.550</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.195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.403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.742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14. Administration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-.138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-.046</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.212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15. Support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.057</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.040</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.005</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.268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.390</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.529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16. Experience</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.330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.580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.751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.596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.244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.543</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.481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.686</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.525</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.685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17. Return</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.145</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.114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.049</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.055</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.507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.098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.253</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.496</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.542</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18. Retention </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.179</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.240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.158</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.378</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.181</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-.109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.189</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.025</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.012</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-.132</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.170</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.471</w:t>
                            </w:r>
                            <w:r w:rsidRPr="00127044">
                              <w:rPr>
                                <w:rFonts w:ascii="Times New Roman" w:hAnsi="Times New Roman"/>
                                <w:color w:val="000000"/>
                                <w:sz w:val="16"/>
                                <w:szCs w:val="16"/>
                                <w:vertAlign w:val="superscript"/>
                              </w:rPr>
                              <w:t>**</w:t>
                            </w:r>
                          </w:p>
                        </w:tc>
                        <w:tc>
                          <w:tcPr>
                            <w:tcW w:w="232"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.357</w:t>
                            </w:r>
                            <w:r w:rsidRPr="00127044">
                              <w:rPr>
                                <w:rFonts w:ascii="Times New Roman" w:hAnsi="Times New Roman"/>
                                <w:color w:val="000000"/>
                                <w:sz w:val="16"/>
                                <w:szCs w:val="16"/>
                                <w:vertAlign w:val="superscript"/>
                              </w:rPr>
                              <w:t>**</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233" w:type="pct"/>
                            <w:tcBorders>
                              <w:top w:val="nil"/>
                              <w:left w:val="nil"/>
                              <w:bottom w:val="nil"/>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p>
                        </w:tc>
                      </w:tr>
                      <w:tr w:rsidR="00882568" w:rsidRPr="00127044" w:rsidTr="000153E2">
                        <w:trPr>
                          <w:cantSplit/>
                          <w:trHeight w:val="288"/>
                          <w:tblHeader/>
                        </w:trPr>
                        <w:tc>
                          <w:tcPr>
                            <w:tcW w:w="580"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19. Graduation </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.294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.350</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.233</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.189</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.434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.426</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.229</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.383</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.225</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.178</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.152</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.304</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.557</w:t>
                            </w:r>
                            <w:r w:rsidRPr="00127044">
                              <w:rPr>
                                <w:rFonts w:ascii="Times New Roman" w:hAnsi="Times New Roman"/>
                                <w:color w:val="000000"/>
                                <w:sz w:val="16"/>
                                <w:szCs w:val="16"/>
                                <w:vertAlign w:val="superscript"/>
                              </w:rPr>
                              <w:t>**</w:t>
                            </w:r>
                          </w:p>
                        </w:tc>
                        <w:tc>
                          <w:tcPr>
                            <w:tcW w:w="232"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233"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127044" w:rsidRDefault="00882568" w:rsidP="000153E2">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882568" w:rsidRDefault="00882568" w:rsidP="003B39DA"/>
                  </w:txbxContent>
                </v:textbox>
              </v:shape>
            </w:pict>
          </mc:Fallback>
        </mc:AlternateContent>
      </w:r>
      <w:r>
        <w:rPr>
          <w:rFonts w:ascii="Times New Roman" w:hAnsi="Times New Roman"/>
        </w:rPr>
        <w:br w:type="page"/>
      </w:r>
    </w:p>
    <w:p w:rsidR="00D55ABA" w:rsidRPr="00127044" w:rsidRDefault="00D55ABA" w:rsidP="003B39DA">
      <w:pPr>
        <w:spacing w:line="480" w:lineRule="auto"/>
        <w:rPr>
          <w:rFonts w:ascii="Times New Roman" w:hAnsi="Times New Roman"/>
        </w:rPr>
        <w:sectPr w:rsidR="00D55ABA" w:rsidRPr="00127044" w:rsidSect="00FA0674">
          <w:headerReference w:type="first" r:id="rId50"/>
          <w:pgSz w:w="11520" w:h="15120" w:code="1"/>
          <w:pgMar w:top="1080" w:right="1440" w:bottom="1080" w:left="1440" w:header="720" w:footer="720" w:gutter="0"/>
          <w:cols w:space="720"/>
          <w:titlePg/>
          <w:docGrid w:linePitch="326"/>
        </w:sectPr>
      </w:pPr>
    </w:p>
    <w:p w:rsidR="00AC577C" w:rsidRPr="00127044" w:rsidRDefault="00AC577C" w:rsidP="005D28CF">
      <w:pPr>
        <w:pStyle w:val="Heading3fordissertation"/>
      </w:pPr>
      <w:bookmarkStart w:id="229" w:name="_Toc357082413"/>
      <w:r w:rsidRPr="00127044">
        <w:lastRenderedPageBreak/>
        <w:t>Academic Performance indicators with Persistence indicators</w:t>
      </w:r>
      <w:bookmarkEnd w:id="229"/>
    </w:p>
    <w:p w:rsidR="00B03EE3" w:rsidRPr="00127044" w:rsidRDefault="00B03EE3" w:rsidP="001D682C">
      <w:pPr>
        <w:spacing w:line="480" w:lineRule="auto"/>
        <w:ind w:firstLine="720"/>
        <w:rPr>
          <w:rFonts w:ascii="Times New Roman" w:hAnsi="Times New Roman"/>
        </w:rPr>
      </w:pPr>
      <w:r w:rsidRPr="00127044">
        <w:rPr>
          <w:rFonts w:ascii="Times New Roman" w:hAnsi="Times New Roman"/>
        </w:rPr>
        <w:t>All indicators for Academic Performance show</w:t>
      </w:r>
      <w:r w:rsidR="00960B17" w:rsidRPr="00127044">
        <w:rPr>
          <w:rFonts w:ascii="Times New Roman" w:hAnsi="Times New Roman"/>
        </w:rPr>
        <w:t>ed</w:t>
      </w:r>
      <w:r w:rsidRPr="00127044">
        <w:rPr>
          <w:rFonts w:ascii="Times New Roman" w:hAnsi="Times New Roman"/>
        </w:rPr>
        <w:t xml:space="preserve"> statistically significant weak to moderate positive relationships with Persistence</w:t>
      </w:r>
      <w:r w:rsidR="00F75311" w:rsidRPr="00127044">
        <w:rPr>
          <w:rFonts w:ascii="Times New Roman" w:hAnsi="Times New Roman"/>
        </w:rPr>
        <w:t xml:space="preserve"> indicators</w:t>
      </w:r>
      <w:r w:rsidR="00550896" w:rsidRPr="00127044">
        <w:rPr>
          <w:rFonts w:ascii="Times New Roman" w:hAnsi="Times New Roman"/>
        </w:rPr>
        <w:t xml:space="preserve"> (see </w:t>
      </w:r>
      <w:r w:rsidR="007107F9" w:rsidRPr="00127044">
        <w:rPr>
          <w:rFonts w:ascii="Times New Roman" w:hAnsi="Times New Roman"/>
        </w:rPr>
        <w:t>Table</w:t>
      </w:r>
      <w:r w:rsidR="00550896" w:rsidRPr="00127044">
        <w:rPr>
          <w:rFonts w:ascii="Times New Roman" w:hAnsi="Times New Roman"/>
        </w:rPr>
        <w:t xml:space="preserve"> 34</w:t>
      </w:r>
      <w:r w:rsidR="001429DB" w:rsidRPr="00127044">
        <w:rPr>
          <w:rFonts w:ascii="Times New Roman" w:hAnsi="Times New Roman"/>
        </w:rPr>
        <w:t>)</w:t>
      </w:r>
      <w:r w:rsidRPr="00127044">
        <w:rPr>
          <w:rFonts w:ascii="Times New Roman" w:hAnsi="Times New Roman"/>
        </w:rPr>
        <w:t xml:space="preserve">. The relationship </w:t>
      </w:r>
      <w:r w:rsidR="00960B17" w:rsidRPr="00127044">
        <w:rPr>
          <w:rFonts w:ascii="Times New Roman" w:hAnsi="Times New Roman"/>
        </w:rPr>
        <w:t>was</w:t>
      </w:r>
      <w:r w:rsidRPr="00127044">
        <w:rPr>
          <w:rFonts w:ascii="Times New Roman" w:hAnsi="Times New Roman"/>
        </w:rPr>
        <w:t xml:space="preserve"> moderate for Bloom’s Taxonomy and Critical Thinking and weak for Lifelong Learning</w:t>
      </w:r>
      <w:r w:rsidR="00A41120" w:rsidRPr="00127044">
        <w:rPr>
          <w:rFonts w:ascii="Times New Roman" w:hAnsi="Times New Roman"/>
        </w:rPr>
        <w:t>, confirming the common sense idea that there is a relationship between academic performance and retention and graduation.</w:t>
      </w:r>
    </w:p>
    <w:p w:rsidR="00550896" w:rsidRPr="00127044" w:rsidRDefault="00550896" w:rsidP="00E96A63">
      <w:pPr>
        <w:pStyle w:val="TableCaption"/>
      </w:pPr>
      <w:bookmarkStart w:id="230" w:name="_Toc321814472"/>
      <w:r w:rsidRPr="00127044">
        <w:t>Table 34</w:t>
      </w:r>
      <w:r w:rsidR="004F5030" w:rsidRPr="00127044">
        <w:t>:</w:t>
      </w:r>
      <w:bookmarkEnd w:id="230"/>
      <w:r w:rsidR="004F5030" w:rsidRPr="00127044">
        <w:t xml:space="preserve"> </w:t>
      </w:r>
    </w:p>
    <w:p w:rsidR="004F5030" w:rsidRPr="00127044" w:rsidRDefault="00CB290A" w:rsidP="00E96A63">
      <w:pPr>
        <w:pStyle w:val="TableCaption"/>
        <w:rPr>
          <w:i/>
        </w:rPr>
      </w:pPr>
      <w:bookmarkStart w:id="231" w:name="_Toc321814473"/>
      <w:r w:rsidRPr="00127044">
        <w:rPr>
          <w:i/>
        </w:rPr>
        <w:t xml:space="preserve">Estimated </w:t>
      </w:r>
      <w:r w:rsidR="004F5030" w:rsidRPr="00127044">
        <w:rPr>
          <w:i/>
        </w:rPr>
        <w:t>Correlation Matrix showing Relationship</w:t>
      </w:r>
      <w:r w:rsidRPr="00127044">
        <w:rPr>
          <w:i/>
        </w:rPr>
        <w:t>s</w:t>
      </w:r>
      <w:r w:rsidR="004F5030" w:rsidRPr="00127044">
        <w:rPr>
          <w:i/>
        </w:rPr>
        <w:t xml:space="preserve"> between Academic Performance Indicators</w:t>
      </w:r>
      <w:r w:rsidR="00295CA1" w:rsidRPr="00127044">
        <w:rPr>
          <w:i/>
        </w:rPr>
        <w:t xml:space="preserve"> and Persistence Indicators</w:t>
      </w:r>
      <w:r w:rsidR="00CD32B4" w:rsidRPr="00127044">
        <w:rPr>
          <w:i/>
        </w:rPr>
        <w:t xml:space="preserve"> (N = 497)</w:t>
      </w:r>
      <w:bookmarkEnd w:id="231"/>
    </w:p>
    <w:tbl>
      <w:tblPr>
        <w:tblW w:w="355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110"/>
        <w:gridCol w:w="1013"/>
        <w:gridCol w:w="1013"/>
        <w:gridCol w:w="1014"/>
        <w:gridCol w:w="1013"/>
        <w:gridCol w:w="1014"/>
      </w:tblGrid>
      <w:tr w:rsidR="00665303" w:rsidRPr="00127044">
        <w:trPr>
          <w:cantSplit/>
          <w:trHeight w:val="211"/>
          <w:tblHeader/>
        </w:trPr>
        <w:tc>
          <w:tcPr>
            <w:tcW w:w="898"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F26FB1">
            <w:pPr>
              <w:autoSpaceDE w:val="0"/>
              <w:autoSpaceDN w:val="0"/>
              <w:adjustRightInd w:val="0"/>
              <w:rPr>
                <w:rFonts w:ascii="Times New Roman" w:hAnsi="Times New Roman"/>
                <w:sz w:val="16"/>
                <w:szCs w:val="16"/>
              </w:rPr>
            </w:pPr>
          </w:p>
        </w:tc>
        <w:tc>
          <w:tcPr>
            <w:tcW w:w="820"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295CA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Bloom's </w:t>
            </w:r>
          </w:p>
        </w:tc>
        <w:tc>
          <w:tcPr>
            <w:tcW w:w="820"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295CA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Critical </w:t>
            </w:r>
          </w:p>
        </w:tc>
        <w:tc>
          <w:tcPr>
            <w:tcW w:w="821"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295CA1">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Lifelong </w:t>
            </w:r>
          </w:p>
        </w:tc>
        <w:tc>
          <w:tcPr>
            <w:tcW w:w="820"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821" w:type="pct"/>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Graduation </w:t>
            </w:r>
          </w:p>
        </w:tc>
      </w:tr>
      <w:tr w:rsidR="00665303" w:rsidRPr="00127044">
        <w:trPr>
          <w:cantSplit/>
          <w:trHeight w:val="288"/>
          <w:tblHeader/>
        </w:trPr>
        <w:tc>
          <w:tcPr>
            <w:tcW w:w="898"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Bloom's</w:t>
            </w:r>
          </w:p>
        </w:tc>
        <w:tc>
          <w:tcPr>
            <w:tcW w:w="820"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820"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1"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0"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1"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cantSplit/>
          <w:trHeight w:val="288"/>
          <w:tblHeader/>
        </w:trPr>
        <w:tc>
          <w:tcPr>
            <w:tcW w:w="898"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Critical</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.825</w:t>
            </w:r>
            <w:r w:rsidRPr="00127044">
              <w:rPr>
                <w:rFonts w:ascii="Times New Roman" w:hAnsi="Times New Roman"/>
                <w:color w:val="000000"/>
                <w:sz w:val="16"/>
                <w:szCs w:val="16"/>
                <w:vertAlign w:val="superscript"/>
              </w:rPr>
              <w:t>**</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cantSplit/>
          <w:trHeight w:val="288"/>
          <w:tblHeader/>
        </w:trPr>
        <w:tc>
          <w:tcPr>
            <w:tcW w:w="898"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Lifelong</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.682</w:t>
            </w:r>
            <w:r w:rsidRPr="00127044">
              <w:rPr>
                <w:rFonts w:ascii="Times New Roman" w:hAnsi="Times New Roman"/>
                <w:color w:val="000000"/>
                <w:sz w:val="16"/>
                <w:szCs w:val="16"/>
                <w:vertAlign w:val="superscript"/>
              </w:rPr>
              <w:t>**</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.749</w:t>
            </w:r>
            <w:r w:rsidRPr="00127044">
              <w:rPr>
                <w:rFonts w:ascii="Times New Roman" w:hAnsi="Times New Roman"/>
                <w:color w:val="000000"/>
                <w:sz w:val="16"/>
                <w:szCs w:val="16"/>
                <w:vertAlign w:val="superscript"/>
              </w:rPr>
              <w:t>**</w:t>
            </w: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cantSplit/>
          <w:trHeight w:val="288"/>
          <w:tblHeader/>
        </w:trPr>
        <w:tc>
          <w:tcPr>
            <w:tcW w:w="898"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.378</w:t>
            </w:r>
            <w:r w:rsidRPr="00127044">
              <w:rPr>
                <w:rFonts w:ascii="Times New Roman" w:hAnsi="Times New Roman"/>
                <w:color w:val="000000"/>
                <w:sz w:val="16"/>
                <w:szCs w:val="16"/>
                <w:vertAlign w:val="superscript"/>
              </w:rPr>
              <w:t>**</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.352</w:t>
            </w:r>
            <w:r w:rsidRPr="00127044">
              <w:rPr>
                <w:rFonts w:ascii="Times New Roman" w:hAnsi="Times New Roman"/>
                <w:color w:val="000000"/>
                <w:sz w:val="16"/>
                <w:szCs w:val="16"/>
                <w:vertAlign w:val="superscript"/>
              </w:rPr>
              <w:t>**</w:t>
            </w: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.181</w:t>
            </w:r>
            <w:r w:rsidRPr="00127044">
              <w:rPr>
                <w:rFonts w:ascii="Times New Roman" w:hAnsi="Times New Roman"/>
                <w:color w:val="000000"/>
                <w:sz w:val="16"/>
                <w:szCs w:val="16"/>
                <w:vertAlign w:val="superscript"/>
              </w:rPr>
              <w:t>**</w:t>
            </w:r>
          </w:p>
        </w:tc>
        <w:tc>
          <w:tcPr>
            <w:tcW w:w="820"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821"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cantSplit/>
          <w:trHeight w:val="288"/>
          <w:tblHeader/>
        </w:trPr>
        <w:tc>
          <w:tcPr>
            <w:tcW w:w="898"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Graduation </w:t>
            </w:r>
          </w:p>
        </w:tc>
        <w:tc>
          <w:tcPr>
            <w:tcW w:w="820"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.434</w:t>
            </w:r>
            <w:r w:rsidRPr="00127044">
              <w:rPr>
                <w:rFonts w:ascii="Times New Roman" w:hAnsi="Times New Roman"/>
                <w:color w:val="000000"/>
                <w:sz w:val="16"/>
                <w:szCs w:val="16"/>
                <w:vertAlign w:val="superscript"/>
              </w:rPr>
              <w:t>**</w:t>
            </w:r>
          </w:p>
        </w:tc>
        <w:tc>
          <w:tcPr>
            <w:tcW w:w="820"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.426</w:t>
            </w:r>
            <w:r w:rsidRPr="00127044">
              <w:rPr>
                <w:rFonts w:ascii="Times New Roman" w:hAnsi="Times New Roman"/>
                <w:color w:val="000000"/>
                <w:sz w:val="16"/>
                <w:szCs w:val="16"/>
                <w:vertAlign w:val="superscript"/>
              </w:rPr>
              <w:t>**</w:t>
            </w:r>
          </w:p>
        </w:tc>
        <w:tc>
          <w:tcPr>
            <w:tcW w:w="821"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.229</w:t>
            </w:r>
            <w:r w:rsidRPr="00127044">
              <w:rPr>
                <w:rFonts w:ascii="Times New Roman" w:hAnsi="Times New Roman"/>
                <w:color w:val="000000"/>
                <w:sz w:val="16"/>
                <w:szCs w:val="16"/>
                <w:vertAlign w:val="superscript"/>
              </w:rPr>
              <w:t>**</w:t>
            </w:r>
          </w:p>
        </w:tc>
        <w:tc>
          <w:tcPr>
            <w:tcW w:w="820"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821"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4F5030" w:rsidRPr="00127044" w:rsidRDefault="004F5030" w:rsidP="001D682C">
      <w:pPr>
        <w:rPr>
          <w:rFonts w:ascii="Times New Roman" w:hAnsi="Times New Roman"/>
        </w:rPr>
      </w:pPr>
    </w:p>
    <w:p w:rsidR="00AC577C" w:rsidRPr="00127044" w:rsidRDefault="00AC577C" w:rsidP="00F75311">
      <w:pPr>
        <w:pStyle w:val="Heading3fordissertation"/>
      </w:pPr>
      <w:bookmarkStart w:id="232" w:name="_Toc357082414"/>
      <w:r w:rsidRPr="00127044">
        <w:t xml:space="preserve">Academic Integration indicators </w:t>
      </w:r>
      <w:r w:rsidR="00295CA1" w:rsidRPr="00127044">
        <w:t>and</w:t>
      </w:r>
      <w:r w:rsidRPr="00127044">
        <w:t xml:space="preserve"> Institutional Commitment indicators</w:t>
      </w:r>
      <w:bookmarkEnd w:id="232"/>
    </w:p>
    <w:p w:rsidR="000F783B" w:rsidRPr="00127044" w:rsidRDefault="00F75311" w:rsidP="001D682C">
      <w:pPr>
        <w:spacing w:line="480" w:lineRule="auto"/>
        <w:ind w:firstLine="720"/>
        <w:rPr>
          <w:rFonts w:ascii="Times New Roman" w:hAnsi="Times New Roman"/>
        </w:rPr>
      </w:pPr>
      <w:r w:rsidRPr="00127044">
        <w:rPr>
          <w:rFonts w:ascii="Times New Roman" w:hAnsi="Times New Roman"/>
        </w:rPr>
        <w:t>All indicators for Academic Integration show</w:t>
      </w:r>
      <w:r w:rsidR="00960B17" w:rsidRPr="00127044">
        <w:rPr>
          <w:rFonts w:ascii="Times New Roman" w:hAnsi="Times New Roman"/>
        </w:rPr>
        <w:t>ed</w:t>
      </w:r>
      <w:r w:rsidRPr="00127044">
        <w:rPr>
          <w:rFonts w:ascii="Times New Roman" w:hAnsi="Times New Roman"/>
        </w:rPr>
        <w:t xml:space="preserve"> statistically significant moderate positive relationships with Institutional Commitment indicators</w:t>
      </w:r>
      <w:r w:rsidR="006B5957" w:rsidRPr="00127044">
        <w:rPr>
          <w:rFonts w:ascii="Times New Roman" w:hAnsi="Times New Roman"/>
        </w:rPr>
        <w:t xml:space="preserve"> (</w:t>
      </w:r>
      <w:r w:rsidR="00550896" w:rsidRPr="00127044">
        <w:rPr>
          <w:rFonts w:ascii="Times New Roman" w:hAnsi="Times New Roman"/>
        </w:rPr>
        <w:t xml:space="preserve">see </w:t>
      </w:r>
      <w:r w:rsidR="007107F9" w:rsidRPr="00127044">
        <w:rPr>
          <w:rFonts w:ascii="Times New Roman" w:hAnsi="Times New Roman"/>
        </w:rPr>
        <w:t>Table</w:t>
      </w:r>
      <w:r w:rsidR="00550896" w:rsidRPr="00127044">
        <w:rPr>
          <w:rFonts w:ascii="Times New Roman" w:hAnsi="Times New Roman"/>
        </w:rPr>
        <w:t xml:space="preserve"> 35</w:t>
      </w:r>
      <w:r w:rsidR="001429DB" w:rsidRPr="00127044">
        <w:rPr>
          <w:rFonts w:ascii="Times New Roman" w:hAnsi="Times New Roman"/>
        </w:rPr>
        <w:t>)</w:t>
      </w:r>
      <w:r w:rsidR="00960B17" w:rsidRPr="00127044">
        <w:rPr>
          <w:rFonts w:ascii="Times New Roman" w:hAnsi="Times New Roman"/>
        </w:rPr>
        <w:t>. The relationship tended</w:t>
      </w:r>
      <w:r w:rsidRPr="00127044">
        <w:rPr>
          <w:rFonts w:ascii="Times New Roman" w:hAnsi="Times New Roman"/>
        </w:rPr>
        <w:t xml:space="preserve"> to be </w:t>
      </w:r>
      <w:r w:rsidR="00AC577C" w:rsidRPr="00127044">
        <w:rPr>
          <w:rFonts w:ascii="Times New Roman" w:hAnsi="Times New Roman"/>
        </w:rPr>
        <w:t xml:space="preserve">strongest with faculty relationships. </w:t>
      </w:r>
      <w:r w:rsidRPr="00127044">
        <w:rPr>
          <w:rFonts w:ascii="Times New Roman" w:hAnsi="Times New Roman"/>
        </w:rPr>
        <w:t>Pike’s Active scalelet</w:t>
      </w:r>
      <w:r w:rsidR="00AC577C" w:rsidRPr="00127044">
        <w:rPr>
          <w:rFonts w:ascii="Times New Roman" w:hAnsi="Times New Roman"/>
        </w:rPr>
        <w:t xml:space="preserve"> </w:t>
      </w:r>
      <w:r w:rsidR="00960B17" w:rsidRPr="00127044">
        <w:rPr>
          <w:rFonts w:ascii="Times New Roman" w:hAnsi="Times New Roman"/>
        </w:rPr>
        <w:t>was</w:t>
      </w:r>
      <w:r w:rsidRPr="00127044">
        <w:rPr>
          <w:rFonts w:ascii="Times New Roman" w:hAnsi="Times New Roman"/>
        </w:rPr>
        <w:t xml:space="preserve"> w</w:t>
      </w:r>
      <w:r w:rsidR="00F54C1F" w:rsidRPr="00127044">
        <w:rPr>
          <w:rFonts w:ascii="Times New Roman" w:hAnsi="Times New Roman"/>
        </w:rPr>
        <w:t>eak with students</w:t>
      </w:r>
      <w:r w:rsidR="00ED2C56" w:rsidRPr="00127044">
        <w:rPr>
          <w:rFonts w:ascii="Times New Roman" w:hAnsi="Times New Roman"/>
        </w:rPr>
        <w:t xml:space="preserve"> (r = .235, p &lt; .001)</w:t>
      </w:r>
      <w:r w:rsidRPr="00127044">
        <w:rPr>
          <w:rFonts w:ascii="Times New Roman" w:hAnsi="Times New Roman"/>
        </w:rPr>
        <w:t xml:space="preserve"> and m</w:t>
      </w:r>
      <w:r w:rsidR="00F54C1F" w:rsidRPr="00127044">
        <w:rPr>
          <w:rFonts w:ascii="Times New Roman" w:hAnsi="Times New Roman"/>
        </w:rPr>
        <w:t xml:space="preserve">oderate </w:t>
      </w:r>
      <w:r w:rsidRPr="00127044">
        <w:rPr>
          <w:rFonts w:ascii="Times New Roman" w:hAnsi="Times New Roman"/>
        </w:rPr>
        <w:t>with faculty</w:t>
      </w:r>
      <w:r w:rsidR="00ED2C56" w:rsidRPr="00127044">
        <w:rPr>
          <w:rFonts w:ascii="Times New Roman" w:hAnsi="Times New Roman"/>
        </w:rPr>
        <w:t xml:space="preserve"> (r = .353, p &lt; .001)</w:t>
      </w:r>
      <w:r w:rsidRPr="00127044">
        <w:rPr>
          <w:rFonts w:ascii="Times New Roman" w:hAnsi="Times New Roman"/>
        </w:rPr>
        <w:t xml:space="preserve"> and administrators </w:t>
      </w:r>
      <w:r w:rsidR="00ED2C56" w:rsidRPr="00127044">
        <w:rPr>
          <w:rFonts w:ascii="Times New Roman" w:hAnsi="Times New Roman"/>
        </w:rPr>
        <w:t xml:space="preserve">(r = .268, p &lt; .001) </w:t>
      </w:r>
      <w:r w:rsidRPr="00127044">
        <w:rPr>
          <w:rFonts w:ascii="Times New Roman" w:hAnsi="Times New Roman"/>
        </w:rPr>
        <w:t>and his own</w:t>
      </w:r>
      <w:r w:rsidR="00F54C1F" w:rsidRPr="00127044">
        <w:rPr>
          <w:rFonts w:ascii="Times New Roman" w:hAnsi="Times New Roman"/>
        </w:rPr>
        <w:t xml:space="preserve"> </w:t>
      </w:r>
      <w:r w:rsidR="00ED2C56" w:rsidRPr="00127044">
        <w:rPr>
          <w:rFonts w:ascii="Times New Roman" w:hAnsi="Times New Roman"/>
        </w:rPr>
        <w:t xml:space="preserve">support for </w:t>
      </w:r>
      <w:r w:rsidR="00F54C1F" w:rsidRPr="00127044">
        <w:rPr>
          <w:rFonts w:ascii="Times New Roman" w:hAnsi="Times New Roman"/>
        </w:rPr>
        <w:t>student success scalelet</w:t>
      </w:r>
      <w:r w:rsidR="00ED2C56" w:rsidRPr="00127044">
        <w:rPr>
          <w:rFonts w:ascii="Times New Roman" w:hAnsi="Times New Roman"/>
        </w:rPr>
        <w:t xml:space="preserve"> (r = .268, p &lt; .001)</w:t>
      </w:r>
      <w:r w:rsidR="00F54C1F" w:rsidRPr="00127044">
        <w:rPr>
          <w:rFonts w:ascii="Times New Roman" w:hAnsi="Times New Roman"/>
        </w:rPr>
        <w:t>.</w:t>
      </w:r>
      <w:r w:rsidRPr="00127044">
        <w:rPr>
          <w:rFonts w:ascii="Times New Roman" w:hAnsi="Times New Roman"/>
        </w:rPr>
        <w:t xml:space="preserve"> </w:t>
      </w:r>
      <w:r w:rsidR="00AC577C" w:rsidRPr="00127044">
        <w:rPr>
          <w:rFonts w:ascii="Times New Roman" w:hAnsi="Times New Roman"/>
        </w:rPr>
        <w:t>Pike’s collaborative</w:t>
      </w:r>
      <w:r w:rsidRPr="00127044">
        <w:rPr>
          <w:rFonts w:ascii="Times New Roman" w:hAnsi="Times New Roman"/>
        </w:rPr>
        <w:t xml:space="preserve"> scalelet </w:t>
      </w:r>
      <w:r w:rsidR="00960B17" w:rsidRPr="00127044">
        <w:rPr>
          <w:rFonts w:ascii="Times New Roman" w:hAnsi="Times New Roman"/>
        </w:rPr>
        <w:t>was</w:t>
      </w:r>
      <w:r w:rsidRPr="00127044">
        <w:rPr>
          <w:rFonts w:ascii="Times New Roman" w:hAnsi="Times New Roman"/>
        </w:rPr>
        <w:t xml:space="preserve"> moderate with students </w:t>
      </w:r>
      <w:r w:rsidR="00ED2C56" w:rsidRPr="00127044">
        <w:rPr>
          <w:rFonts w:ascii="Times New Roman" w:hAnsi="Times New Roman"/>
        </w:rPr>
        <w:t xml:space="preserve">(r = .337, p &lt; .001) </w:t>
      </w:r>
      <w:r w:rsidRPr="00127044">
        <w:rPr>
          <w:rFonts w:ascii="Times New Roman" w:hAnsi="Times New Roman"/>
        </w:rPr>
        <w:t xml:space="preserve">and his student success scalelet </w:t>
      </w:r>
      <w:r w:rsidR="00ED2C56" w:rsidRPr="00127044">
        <w:rPr>
          <w:rFonts w:ascii="Times New Roman" w:hAnsi="Times New Roman"/>
        </w:rPr>
        <w:t xml:space="preserve">(r = .392, p &lt; .001) </w:t>
      </w:r>
      <w:r w:rsidRPr="00127044">
        <w:rPr>
          <w:rFonts w:ascii="Times New Roman" w:hAnsi="Times New Roman"/>
        </w:rPr>
        <w:t>and</w:t>
      </w:r>
      <w:r w:rsidR="00F54C1F" w:rsidRPr="00127044">
        <w:rPr>
          <w:rFonts w:ascii="Times New Roman" w:hAnsi="Times New Roman"/>
        </w:rPr>
        <w:t xml:space="preserve"> </w:t>
      </w:r>
      <w:r w:rsidRPr="00127044">
        <w:rPr>
          <w:rFonts w:ascii="Times New Roman" w:hAnsi="Times New Roman"/>
        </w:rPr>
        <w:t>w</w:t>
      </w:r>
      <w:r w:rsidR="00F54C1F" w:rsidRPr="00127044">
        <w:rPr>
          <w:rFonts w:ascii="Times New Roman" w:hAnsi="Times New Roman"/>
        </w:rPr>
        <w:t xml:space="preserve">eak with faculty </w:t>
      </w:r>
      <w:r w:rsidR="00ED2C56" w:rsidRPr="00127044">
        <w:rPr>
          <w:rFonts w:ascii="Times New Roman" w:hAnsi="Times New Roman"/>
        </w:rPr>
        <w:t xml:space="preserve">(r = .195, p &lt; .001) </w:t>
      </w:r>
      <w:r w:rsidR="00F54C1F" w:rsidRPr="00127044">
        <w:rPr>
          <w:rFonts w:ascii="Times New Roman" w:hAnsi="Times New Roman"/>
        </w:rPr>
        <w:t>and administrators</w:t>
      </w:r>
      <w:r w:rsidR="00ED2C56" w:rsidRPr="00127044">
        <w:rPr>
          <w:rFonts w:ascii="Times New Roman" w:hAnsi="Times New Roman"/>
        </w:rPr>
        <w:t xml:space="preserve"> (r = .115, p &lt; .001)</w:t>
      </w:r>
      <w:r w:rsidR="00F54C1F" w:rsidRPr="00127044">
        <w:rPr>
          <w:rFonts w:ascii="Times New Roman" w:hAnsi="Times New Roman"/>
        </w:rPr>
        <w:t xml:space="preserve">. </w:t>
      </w:r>
      <w:r w:rsidR="0033485C" w:rsidRPr="00127044">
        <w:rPr>
          <w:rFonts w:ascii="Times New Roman" w:hAnsi="Times New Roman"/>
        </w:rPr>
        <w:t xml:space="preserve">Pike’s course challenge scalelet </w:t>
      </w:r>
      <w:r w:rsidR="00960B17" w:rsidRPr="00127044">
        <w:rPr>
          <w:rFonts w:ascii="Times New Roman" w:hAnsi="Times New Roman"/>
        </w:rPr>
        <w:t>was</w:t>
      </w:r>
      <w:r w:rsidR="0033485C" w:rsidRPr="00127044">
        <w:rPr>
          <w:rFonts w:ascii="Times New Roman" w:hAnsi="Times New Roman"/>
        </w:rPr>
        <w:t xml:space="preserve"> moderate for all four measures. Pike’s course interaction scalelet </w:t>
      </w:r>
      <w:r w:rsidR="00960B17" w:rsidRPr="00127044">
        <w:rPr>
          <w:rFonts w:ascii="Times New Roman" w:hAnsi="Times New Roman"/>
        </w:rPr>
        <w:t>was</w:t>
      </w:r>
      <w:r w:rsidR="0033485C" w:rsidRPr="00127044">
        <w:rPr>
          <w:rFonts w:ascii="Times New Roman" w:hAnsi="Times New Roman"/>
        </w:rPr>
        <w:t xml:space="preserve"> weak for students</w:t>
      </w:r>
      <w:r w:rsidR="00ED2C56" w:rsidRPr="00127044">
        <w:rPr>
          <w:rFonts w:ascii="Times New Roman" w:hAnsi="Times New Roman"/>
        </w:rPr>
        <w:t xml:space="preserve"> (r = .266, p &lt; .001)</w:t>
      </w:r>
      <w:r w:rsidR="0033485C" w:rsidRPr="00127044">
        <w:rPr>
          <w:rFonts w:ascii="Times New Roman" w:hAnsi="Times New Roman"/>
        </w:rPr>
        <w:t>, moderate for administrators</w:t>
      </w:r>
      <w:r w:rsidR="00ED2C56" w:rsidRPr="00127044">
        <w:rPr>
          <w:rFonts w:ascii="Times New Roman" w:hAnsi="Times New Roman"/>
        </w:rPr>
        <w:t xml:space="preserve"> (r = .397, p &lt; .001)</w:t>
      </w:r>
      <w:r w:rsidR="0033485C" w:rsidRPr="00127044">
        <w:rPr>
          <w:rFonts w:ascii="Times New Roman" w:hAnsi="Times New Roman"/>
        </w:rPr>
        <w:t xml:space="preserve"> a</w:t>
      </w:r>
      <w:r w:rsidR="00ED2C56" w:rsidRPr="00127044">
        <w:rPr>
          <w:rFonts w:ascii="Times New Roman" w:hAnsi="Times New Roman"/>
        </w:rPr>
        <w:t xml:space="preserve">nd his student success </w:t>
      </w:r>
      <w:r w:rsidR="00ED2C56" w:rsidRPr="00127044">
        <w:rPr>
          <w:rFonts w:ascii="Times New Roman" w:hAnsi="Times New Roman"/>
        </w:rPr>
        <w:lastRenderedPageBreak/>
        <w:t>scalelet (r = .529, p &lt; .001),</w:t>
      </w:r>
      <w:r w:rsidR="0033485C" w:rsidRPr="00127044">
        <w:rPr>
          <w:rFonts w:ascii="Times New Roman" w:hAnsi="Times New Roman"/>
        </w:rPr>
        <w:t xml:space="preserve"> and strong for faculty</w:t>
      </w:r>
      <w:r w:rsidR="00ED2C56" w:rsidRPr="00127044">
        <w:rPr>
          <w:rFonts w:ascii="Times New Roman" w:hAnsi="Times New Roman"/>
        </w:rPr>
        <w:t xml:space="preserve"> (r = .742, p &lt; .001)</w:t>
      </w:r>
      <w:r w:rsidR="0033485C" w:rsidRPr="00127044">
        <w:rPr>
          <w:rFonts w:ascii="Times New Roman" w:hAnsi="Times New Roman"/>
        </w:rPr>
        <w:t xml:space="preserve">. </w:t>
      </w:r>
      <w:r w:rsidR="00A41120" w:rsidRPr="00127044">
        <w:rPr>
          <w:rFonts w:ascii="Times New Roman" w:hAnsi="Times New Roman"/>
        </w:rPr>
        <w:t xml:space="preserve">Academic integration </w:t>
      </w:r>
      <w:r w:rsidR="000F783B" w:rsidRPr="00127044">
        <w:rPr>
          <w:rFonts w:ascii="Times New Roman" w:hAnsi="Times New Roman"/>
        </w:rPr>
        <w:t>is another term for academic engagement. The Institutional Commitment construct indicators look</w:t>
      </w:r>
      <w:r w:rsidR="00960B17" w:rsidRPr="00127044">
        <w:rPr>
          <w:rFonts w:ascii="Times New Roman" w:hAnsi="Times New Roman"/>
        </w:rPr>
        <w:t>ed</w:t>
      </w:r>
      <w:r w:rsidR="000F783B" w:rsidRPr="00127044">
        <w:rPr>
          <w:rFonts w:ascii="Times New Roman" w:hAnsi="Times New Roman"/>
        </w:rPr>
        <w:t xml:space="preserve"> at how students are engaged with other students, faculty, and administrators (as well has h</w:t>
      </w:r>
      <w:r w:rsidR="00960B17" w:rsidRPr="00127044">
        <w:rPr>
          <w:rFonts w:ascii="Times New Roman" w:hAnsi="Times New Roman"/>
        </w:rPr>
        <w:t>ow well the institution supported</w:t>
      </w:r>
      <w:r w:rsidR="000F783B" w:rsidRPr="00127044">
        <w:rPr>
          <w:rFonts w:ascii="Times New Roman" w:hAnsi="Times New Roman"/>
        </w:rPr>
        <w:t xml:space="preserve"> their needs,</w:t>
      </w:r>
      <w:r w:rsidR="00960B17" w:rsidRPr="00127044">
        <w:rPr>
          <w:rFonts w:ascii="Times New Roman" w:hAnsi="Times New Roman"/>
        </w:rPr>
        <w:t xml:space="preserve"> so it follows that there exists</w:t>
      </w:r>
      <w:r w:rsidR="000F783B" w:rsidRPr="00127044">
        <w:rPr>
          <w:rFonts w:ascii="Times New Roman" w:hAnsi="Times New Roman"/>
        </w:rPr>
        <w:t xml:space="preserve"> a relationship with the two constructs.</w:t>
      </w:r>
    </w:p>
    <w:p w:rsidR="00550896" w:rsidRPr="00127044" w:rsidRDefault="00295CA1" w:rsidP="00E96A63">
      <w:pPr>
        <w:pStyle w:val="TableCaption"/>
      </w:pPr>
      <w:bookmarkStart w:id="233" w:name="_Toc321814474"/>
      <w:r w:rsidRPr="00127044">
        <w:t>Table</w:t>
      </w:r>
      <w:r w:rsidR="00550896" w:rsidRPr="00127044">
        <w:t xml:space="preserve"> 35</w:t>
      </w:r>
      <w:r w:rsidRPr="00127044">
        <w:t>:</w:t>
      </w:r>
      <w:bookmarkEnd w:id="233"/>
      <w:r w:rsidRPr="00127044">
        <w:t xml:space="preserve"> </w:t>
      </w:r>
    </w:p>
    <w:p w:rsidR="00295CA1" w:rsidRPr="00127044" w:rsidRDefault="00B1429E" w:rsidP="00E96A63">
      <w:pPr>
        <w:pStyle w:val="TableCaption"/>
        <w:rPr>
          <w:i/>
        </w:rPr>
      </w:pPr>
      <w:bookmarkStart w:id="234" w:name="_Toc321814475"/>
      <w:r w:rsidRPr="00127044">
        <w:rPr>
          <w:i/>
        </w:rPr>
        <w:t xml:space="preserve">Estimated </w:t>
      </w:r>
      <w:r w:rsidR="00295CA1" w:rsidRPr="00127044">
        <w:rPr>
          <w:i/>
        </w:rPr>
        <w:t>Correlation Matrix Showing Relationship</w:t>
      </w:r>
      <w:r w:rsidRPr="00127044">
        <w:rPr>
          <w:i/>
        </w:rPr>
        <w:t>s</w:t>
      </w:r>
      <w:r w:rsidR="00295CA1" w:rsidRPr="00127044">
        <w:rPr>
          <w:i/>
        </w:rPr>
        <w:t xml:space="preserve"> between Academic Integration Indicators and Institutional Support Indicators</w:t>
      </w:r>
      <w:r w:rsidR="00CD32B4" w:rsidRPr="00127044">
        <w:rPr>
          <w:i/>
        </w:rPr>
        <w:t xml:space="preserve"> (N = 497)</w:t>
      </w:r>
      <w:bookmarkEnd w:id="23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107"/>
        <w:gridCol w:w="817"/>
        <w:gridCol w:w="130"/>
        <w:gridCol w:w="839"/>
        <w:gridCol w:w="110"/>
        <w:gridCol w:w="860"/>
        <w:gridCol w:w="90"/>
        <w:gridCol w:w="879"/>
        <w:gridCol w:w="70"/>
        <w:gridCol w:w="632"/>
        <w:gridCol w:w="317"/>
        <w:gridCol w:w="661"/>
        <w:gridCol w:w="249"/>
        <w:gridCol w:w="832"/>
        <w:gridCol w:w="157"/>
        <w:gridCol w:w="950"/>
      </w:tblGrid>
      <w:tr w:rsidR="00295CA1" w:rsidRPr="00127044">
        <w:trPr>
          <w:cantSplit/>
          <w:trHeight w:val="184"/>
          <w:tblHeader/>
        </w:trPr>
        <w:tc>
          <w:tcPr>
            <w:tcW w:w="637" w:type="pct"/>
            <w:tcBorders>
              <w:left w:val="nil"/>
              <w:bottom w:val="single" w:sz="8" w:space="0" w:color="auto"/>
              <w:right w:val="nil"/>
            </w:tcBorders>
            <w:shd w:val="clear" w:color="auto" w:fill="FFFFFF"/>
          </w:tcPr>
          <w:p w:rsidR="00295CA1" w:rsidRPr="00127044" w:rsidRDefault="00295CA1" w:rsidP="00F26FB1">
            <w:pPr>
              <w:autoSpaceDE w:val="0"/>
              <w:autoSpaceDN w:val="0"/>
              <w:adjustRightInd w:val="0"/>
              <w:rPr>
                <w:rFonts w:ascii="Times New Roman" w:hAnsi="Times New Roman"/>
                <w:sz w:val="16"/>
                <w:szCs w:val="16"/>
              </w:rPr>
            </w:pPr>
          </w:p>
        </w:tc>
        <w:tc>
          <w:tcPr>
            <w:tcW w:w="545" w:type="pct"/>
            <w:gridSpan w:val="2"/>
            <w:tcBorders>
              <w:left w:val="nil"/>
              <w:bottom w:val="single" w:sz="8" w:space="0" w:color="auto"/>
              <w:right w:val="nil"/>
            </w:tcBorders>
            <w:shd w:val="clear" w:color="auto" w:fill="FFFFFF"/>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Active</w:t>
            </w:r>
          </w:p>
        </w:tc>
        <w:tc>
          <w:tcPr>
            <w:tcW w:w="545"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Collaborative</w:t>
            </w:r>
          </w:p>
        </w:tc>
        <w:tc>
          <w:tcPr>
            <w:tcW w:w="546"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Challenge</w:t>
            </w:r>
          </w:p>
        </w:tc>
        <w:tc>
          <w:tcPr>
            <w:tcW w:w="545"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Interaction</w:t>
            </w:r>
          </w:p>
        </w:tc>
        <w:tc>
          <w:tcPr>
            <w:tcW w:w="545"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Students</w:t>
            </w:r>
          </w:p>
        </w:tc>
        <w:tc>
          <w:tcPr>
            <w:tcW w:w="523"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Faculty</w:t>
            </w:r>
          </w:p>
        </w:tc>
        <w:tc>
          <w:tcPr>
            <w:tcW w:w="568"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546" w:type="pct"/>
            <w:tcBorders>
              <w:left w:val="nil"/>
              <w:bottom w:val="single" w:sz="8" w:space="0" w:color="auto"/>
              <w:right w:val="nil"/>
            </w:tcBorders>
            <w:shd w:val="clear" w:color="auto" w:fill="FFFFFF"/>
            <w:tcMar>
              <w:top w:w="30" w:type="dxa"/>
              <w:left w:w="30" w:type="dxa"/>
              <w:bottom w:w="30" w:type="dxa"/>
              <w:right w:w="30" w:type="dxa"/>
            </w:tcMar>
            <w:vAlign w:val="bottom"/>
          </w:tcPr>
          <w:p w:rsidR="00295CA1" w:rsidRPr="00127044" w:rsidRDefault="00295CA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Support</w:t>
            </w:r>
          </w:p>
        </w:tc>
      </w:tr>
      <w:tr w:rsidR="00D55ABA" w:rsidRPr="00127044">
        <w:trPr>
          <w:cantSplit/>
          <w:trHeight w:val="288"/>
          <w:tblHeader/>
        </w:trPr>
        <w:tc>
          <w:tcPr>
            <w:tcW w:w="637" w:type="pct"/>
            <w:tcBorders>
              <w:top w:val="single" w:sz="8" w:space="0" w:color="auto"/>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Active</w:t>
            </w:r>
          </w:p>
        </w:tc>
        <w:tc>
          <w:tcPr>
            <w:tcW w:w="470" w:type="pct"/>
            <w:tcBorders>
              <w:top w:val="single" w:sz="8" w:space="0" w:color="auto"/>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57"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57"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403"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62"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21"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Collaborative</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.062</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Challenge</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.347</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.295</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Interaction</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.673</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.313</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.454</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Students</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.235</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.337</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.399</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.266</w:t>
            </w:r>
            <w:r w:rsidRPr="00127044">
              <w:rPr>
                <w:rFonts w:ascii="Times New Roman" w:hAnsi="Times New Roman"/>
                <w:color w:val="000000"/>
                <w:sz w:val="16"/>
                <w:szCs w:val="16"/>
                <w:vertAlign w:val="superscript"/>
              </w:rPr>
              <w:t>**</w:t>
            </w: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Faculty</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.550</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.195</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.403</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.742</w:t>
            </w:r>
            <w:r w:rsidRPr="00127044">
              <w:rPr>
                <w:rFonts w:ascii="Times New Roman" w:hAnsi="Times New Roman"/>
                <w:color w:val="000000"/>
                <w:sz w:val="16"/>
                <w:szCs w:val="16"/>
                <w:vertAlign w:val="superscript"/>
              </w:rPr>
              <w:t>**</w:t>
            </w: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nil"/>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470" w:type="pct"/>
            <w:tcBorders>
              <w:top w:val="nil"/>
              <w:left w:val="nil"/>
              <w:bottom w:val="nil"/>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.353</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.115</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.374</w:t>
            </w:r>
            <w:r w:rsidRPr="00127044">
              <w:rPr>
                <w:rFonts w:ascii="Times New Roman" w:hAnsi="Times New Roman"/>
                <w:color w:val="000000"/>
                <w:sz w:val="16"/>
                <w:szCs w:val="16"/>
                <w:vertAlign w:val="superscript"/>
              </w:rPr>
              <w:t>**</w:t>
            </w:r>
          </w:p>
        </w:tc>
        <w:tc>
          <w:tcPr>
            <w:tcW w:w="557"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.397</w:t>
            </w:r>
            <w:r w:rsidRPr="00127044">
              <w:rPr>
                <w:rFonts w:ascii="Times New Roman" w:hAnsi="Times New Roman"/>
                <w:color w:val="000000"/>
                <w:sz w:val="16"/>
                <w:szCs w:val="16"/>
                <w:vertAlign w:val="superscript"/>
              </w:rPr>
              <w:t>**</w:t>
            </w:r>
          </w:p>
        </w:tc>
        <w:tc>
          <w:tcPr>
            <w:tcW w:w="403"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562"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621"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36" w:type="pct"/>
            <w:gridSpan w:val="2"/>
            <w:tcBorders>
              <w:top w:val="nil"/>
              <w:left w:val="nil"/>
              <w:bottom w:val="nil"/>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p>
        </w:tc>
      </w:tr>
      <w:tr w:rsidR="00D55ABA" w:rsidRPr="00127044">
        <w:trPr>
          <w:cantSplit/>
          <w:trHeight w:val="288"/>
          <w:tblHeader/>
        </w:trPr>
        <w:tc>
          <w:tcPr>
            <w:tcW w:w="637" w:type="pct"/>
            <w:tcBorders>
              <w:top w:val="nil"/>
              <w:left w:val="nil"/>
              <w:bottom w:val="single" w:sz="8" w:space="0" w:color="auto"/>
              <w:right w:val="nil"/>
            </w:tcBorders>
            <w:shd w:val="clear" w:color="auto" w:fill="FFFFFF"/>
          </w:tcPr>
          <w:p w:rsidR="001E5D08" w:rsidRPr="00127044" w:rsidRDefault="001E5D08"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Support</w:t>
            </w:r>
          </w:p>
        </w:tc>
        <w:tc>
          <w:tcPr>
            <w:tcW w:w="470" w:type="pct"/>
            <w:tcBorders>
              <w:top w:val="nil"/>
              <w:left w:val="nil"/>
              <w:bottom w:val="single" w:sz="8" w:space="0" w:color="auto"/>
              <w:right w:val="nil"/>
            </w:tcBorders>
            <w:shd w:val="clear" w:color="auto" w:fill="FFFFFF"/>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.268</w:t>
            </w:r>
            <w:r w:rsidRPr="00127044">
              <w:rPr>
                <w:rFonts w:ascii="Times New Roman" w:hAnsi="Times New Roman"/>
                <w:color w:val="000000"/>
                <w:sz w:val="16"/>
                <w:szCs w:val="16"/>
                <w:vertAlign w:val="superscript"/>
              </w:rPr>
              <w:t>**</w:t>
            </w:r>
          </w:p>
        </w:tc>
        <w:tc>
          <w:tcPr>
            <w:tcW w:w="557"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.392</w:t>
            </w:r>
            <w:r w:rsidRPr="00127044">
              <w:rPr>
                <w:rFonts w:ascii="Times New Roman" w:hAnsi="Times New Roman"/>
                <w:color w:val="000000"/>
                <w:sz w:val="16"/>
                <w:szCs w:val="16"/>
                <w:vertAlign w:val="superscript"/>
              </w:rPr>
              <w:t>**</w:t>
            </w:r>
          </w:p>
        </w:tc>
        <w:tc>
          <w:tcPr>
            <w:tcW w:w="557"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.390</w:t>
            </w:r>
            <w:r w:rsidRPr="00127044">
              <w:rPr>
                <w:rFonts w:ascii="Times New Roman" w:hAnsi="Times New Roman"/>
                <w:color w:val="000000"/>
                <w:sz w:val="16"/>
                <w:szCs w:val="16"/>
                <w:vertAlign w:val="superscript"/>
              </w:rPr>
              <w:t>**</w:t>
            </w:r>
          </w:p>
        </w:tc>
        <w:tc>
          <w:tcPr>
            <w:tcW w:w="557"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.529</w:t>
            </w:r>
            <w:r w:rsidRPr="00127044">
              <w:rPr>
                <w:rFonts w:ascii="Times New Roman" w:hAnsi="Times New Roman"/>
                <w:color w:val="000000"/>
                <w:sz w:val="16"/>
                <w:szCs w:val="16"/>
                <w:vertAlign w:val="superscript"/>
              </w:rPr>
              <w:t>**</w:t>
            </w:r>
          </w:p>
        </w:tc>
        <w:tc>
          <w:tcPr>
            <w:tcW w:w="403"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562"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621"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63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1E5D08" w:rsidRPr="00127044" w:rsidRDefault="001E5D08">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295CA1" w:rsidRPr="00127044" w:rsidRDefault="00295CA1" w:rsidP="001D682C">
      <w:pPr>
        <w:rPr>
          <w:rFonts w:ascii="Times New Roman" w:hAnsi="Times New Roman"/>
        </w:rPr>
      </w:pPr>
    </w:p>
    <w:p w:rsidR="00F54C1F" w:rsidRPr="00127044" w:rsidRDefault="00F54C1F" w:rsidP="00F75311">
      <w:pPr>
        <w:pStyle w:val="Heading3fordissertation"/>
        <w:rPr>
          <w:b w:val="0"/>
          <w:szCs w:val="24"/>
        </w:rPr>
      </w:pPr>
      <w:bookmarkStart w:id="235" w:name="_Toc357082415"/>
      <w:r w:rsidRPr="00127044">
        <w:t>Institutional Commitment indicators with Intent to Persist</w:t>
      </w:r>
      <w:bookmarkEnd w:id="235"/>
    </w:p>
    <w:p w:rsidR="000F783B" w:rsidRPr="00127044" w:rsidRDefault="00F75311" w:rsidP="0059705B">
      <w:pPr>
        <w:spacing w:line="480" w:lineRule="auto"/>
        <w:ind w:firstLine="720"/>
        <w:rPr>
          <w:rFonts w:ascii="Times New Roman" w:hAnsi="Times New Roman"/>
        </w:rPr>
      </w:pPr>
      <w:r w:rsidRPr="00127044">
        <w:rPr>
          <w:rFonts w:ascii="Times New Roman" w:hAnsi="Times New Roman"/>
        </w:rPr>
        <w:t>All four Institutional Commitment indicators show</w:t>
      </w:r>
      <w:r w:rsidR="009F5093" w:rsidRPr="00127044">
        <w:rPr>
          <w:rFonts w:ascii="Times New Roman" w:hAnsi="Times New Roman"/>
        </w:rPr>
        <w:t>ed</w:t>
      </w:r>
      <w:r w:rsidRPr="00127044">
        <w:rPr>
          <w:rFonts w:ascii="Times New Roman" w:hAnsi="Times New Roman"/>
        </w:rPr>
        <w:t xml:space="preserve"> statistically significant moderate positive relationships with both</w:t>
      </w:r>
      <w:r w:rsidR="00B1429E" w:rsidRPr="00127044">
        <w:rPr>
          <w:rFonts w:ascii="Times New Roman" w:hAnsi="Times New Roman"/>
        </w:rPr>
        <w:t xml:space="preserve"> measures of</w:t>
      </w:r>
      <w:r w:rsidRPr="00127044">
        <w:rPr>
          <w:rFonts w:ascii="Times New Roman" w:hAnsi="Times New Roman"/>
        </w:rPr>
        <w:t xml:space="preserve"> Intent to Persist</w:t>
      </w:r>
      <w:r w:rsidR="00550896" w:rsidRPr="00127044">
        <w:rPr>
          <w:rFonts w:ascii="Times New Roman" w:hAnsi="Times New Roman"/>
        </w:rPr>
        <w:t xml:space="preserve"> (see </w:t>
      </w:r>
      <w:r w:rsidR="007107F9" w:rsidRPr="00127044">
        <w:rPr>
          <w:rFonts w:ascii="Times New Roman" w:hAnsi="Times New Roman"/>
        </w:rPr>
        <w:t>Table</w:t>
      </w:r>
      <w:r w:rsidR="00550896" w:rsidRPr="00127044">
        <w:rPr>
          <w:rFonts w:ascii="Times New Roman" w:hAnsi="Times New Roman"/>
        </w:rPr>
        <w:t xml:space="preserve"> 36</w:t>
      </w:r>
      <w:r w:rsidR="004009A0" w:rsidRPr="00127044">
        <w:rPr>
          <w:rFonts w:ascii="Times New Roman" w:hAnsi="Times New Roman"/>
        </w:rPr>
        <w:t>)</w:t>
      </w:r>
      <w:r w:rsidRPr="00127044">
        <w:rPr>
          <w:rFonts w:ascii="Times New Roman" w:hAnsi="Times New Roman"/>
        </w:rPr>
        <w:t xml:space="preserve">. </w:t>
      </w:r>
      <w:r w:rsidR="007A1E8A" w:rsidRPr="00127044">
        <w:rPr>
          <w:rFonts w:ascii="Times New Roman" w:hAnsi="Times New Roman"/>
        </w:rPr>
        <w:t xml:space="preserve">Tinto </w:t>
      </w:r>
      <w:r w:rsidR="00E6099C" w:rsidRPr="00127044">
        <w:rPr>
          <w:rFonts w:ascii="Times New Roman" w:hAnsi="Times New Roman"/>
        </w:rPr>
        <w:fldChar w:fldCharType="begin">
          <w:fldData xml:space="preserve">PEVuZE5vdGU+PENpdGUgRXhjbHVkZUF1dGg9IjEiPjxBdXRob3I+VGludG88L0F1dGhvcj48WWVh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</w:fldData>
        </w:fldChar>
      </w:r>
      <w:r w:rsidR="007A1E8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PEVuZE5vdGU+PENpdGUgRXhjbHVkZUF1dGg9IjEiPjxBdXRob3I+VGludG88L0F1dGhvcj48WWVh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</w:fldData>
        </w:fldChar>
      </w:r>
      <w:r w:rsidR="007A1E8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7A1E8A" w:rsidRPr="00127044">
        <w:rPr>
          <w:rFonts w:ascii="Times New Roman" w:hAnsi="Times New Roman"/>
          <w:noProof/>
        </w:rPr>
        <w:t>(</w:t>
      </w:r>
      <w:hyperlink w:anchor="_ENREF_116" w:tooltip="Tinto, 1987 #14" w:history="1">
        <w:r w:rsidR="00886D37" w:rsidRPr="00127044">
          <w:rPr>
            <w:rFonts w:ascii="Times New Roman" w:hAnsi="Times New Roman"/>
            <w:noProof/>
          </w:rPr>
          <w:t>1987</w:t>
        </w:r>
      </w:hyperlink>
      <w:r w:rsidR="007A1E8A" w:rsidRPr="00127044">
        <w:rPr>
          <w:rFonts w:ascii="Times New Roman" w:hAnsi="Times New Roman"/>
          <w:noProof/>
        </w:rPr>
        <w:t xml:space="preserve">, </w:t>
      </w:r>
      <w:hyperlink w:anchor="_ENREF_117" w:tooltip="Tinto, 1993 #13" w:history="1">
        <w:r w:rsidR="00886D37" w:rsidRPr="00127044">
          <w:rPr>
            <w:rFonts w:ascii="Times New Roman" w:hAnsi="Times New Roman"/>
            <w:noProof/>
          </w:rPr>
          <w:t>1993</w:t>
        </w:r>
      </w:hyperlink>
      <w:r w:rsidR="007A1E8A" w:rsidRPr="00127044">
        <w:rPr>
          <w:rFonts w:ascii="Times New Roman" w:hAnsi="Times New Roman"/>
          <w:noProof/>
        </w:rPr>
        <w:t>)</w:t>
      </w:r>
      <w:r w:rsidR="00E6099C" w:rsidRPr="00127044">
        <w:rPr>
          <w:rFonts w:ascii="Times New Roman" w:hAnsi="Times New Roman"/>
        </w:rPr>
        <w:fldChar w:fldCharType="end"/>
      </w:r>
      <w:r w:rsidR="007A1E8A" w:rsidRPr="00127044">
        <w:rPr>
          <w:rFonts w:ascii="Times New Roman" w:hAnsi="Times New Roman"/>
        </w:rPr>
        <w:t xml:space="preserve"> added the </w:t>
      </w:r>
      <w:r w:rsidR="000F783B" w:rsidRPr="00127044">
        <w:rPr>
          <w:rFonts w:ascii="Times New Roman" w:hAnsi="Times New Roman"/>
        </w:rPr>
        <w:t xml:space="preserve">Intent to Persist construct </w:t>
      </w:r>
      <w:r w:rsidR="007A1E8A" w:rsidRPr="00127044">
        <w:rPr>
          <w:rFonts w:ascii="Times New Roman" w:hAnsi="Times New Roman"/>
        </w:rPr>
        <w:t xml:space="preserve">to his original model </w:t>
      </w:r>
      <w:r w:rsidR="00E6099C" w:rsidRPr="00127044">
        <w:rPr>
          <w:rFonts w:ascii="Times New Roman" w:hAnsi="Times New Roman"/>
        </w:rPr>
        <w:fldChar w:fldCharType="begin"/>
      </w:r>
      <w:r w:rsidR="007A1E8A" w:rsidRPr="00127044">
        <w:rPr>
          <w:rFonts w:ascii="Times New Roman" w:hAnsi="Times New Roman"/>
        </w:rPr>
        <w:instrText xml:space="preserve"> ADDIN EN.CITE &lt;EndNote&gt;&lt;Cite&gt;&lt;Author&gt;Tinto&lt;/Author&gt;&lt;Year&gt;1975&lt;/Year&gt;&lt;RecNum&gt;431&lt;/RecNum&gt;&lt;DisplayText&gt;(Tinto, 1975)&lt;/DisplayText&gt;&lt;record&gt;&lt;rec-number&gt;431&lt;/rec-number&gt;&lt;foreign-keys&gt;&lt;key app="EN" db-id="trdvwvf9m00zd4es0eavtr0g5zf90pzwzsw5"&gt;431&lt;/key&gt;&lt;/foreign-keys&gt;&lt;ref-type name="Journal Article"&gt;17&lt;/ref-type&gt;&lt;contributors&gt;&lt;authors&gt;&lt;author&gt;Tinto, Vincent&lt;/author&gt;&lt;/authors&gt;&lt;/contributors&gt;&lt;titles&gt;&lt;title&gt;Dropout from Higher Education: A Theoretical Synthesis of Recent Research&lt;/title&gt;&lt;secondary-title&gt;Review of Educational Research&lt;/secondary-title&gt;&lt;/titles&gt;&lt;periodical&gt;&lt;full-title&gt;Review of educational Research&lt;/full-title&gt;&lt;/periodical&gt;&lt;pages&gt;89-125&lt;/pages&gt;&lt;volume&gt;45&lt;/volume&gt;&lt;number&gt;1&lt;/number&gt;&lt;keywords&gt;&lt;keyword&gt;COLLEGE dropouts&lt;/keyword&gt;&lt;keyword&gt;EDUCATION, Higher&lt;/keyword&gt;&lt;keyword&gt;DROPOUTS&lt;/keyword&gt;&lt;keyword&gt;COLLEGE students&lt;/keyword&gt;&lt;keyword&gt;EDUCATION&lt;/keyword&gt;&lt;keyword&gt;EDUCATION -- Research&lt;/keyword&gt;&lt;keyword&gt;UNITED States&lt;/keyword&gt;&lt;/keywords&gt;&lt;dates&gt;&lt;year&gt;1975&lt;/year&gt;&lt;pub-dates&gt;&lt;date&gt;Winter75&lt;/date&gt;&lt;/pub-dates&gt;&lt;/dates&gt;&lt;isbn&gt;00346543&lt;/isbn&gt;&lt;urls&gt;&lt;related-urls&gt;&lt;url&gt;http://libproxy.unm.edu/login?url=http://search.ebscohost.com/login.aspx?direct=true&amp;amp;db=ehh&amp;amp;AN=18811152&amp;amp;site=ehost-live&amp;amp;scope=site&lt;/url&gt;&lt;/related-urls&gt;&lt;/urls&gt;&lt;electronic-resource-num&gt;10.3102/00346543045001089&lt;/electronic-resource-num&gt;&lt;remote-database-name&gt;ehh&lt;/remote-database-name&gt;&lt;remote-database-provider&gt;EBSCOhost&lt;/remote-database-provider&gt;&lt;/record&gt;&lt;/Cite&gt;&lt;/EndNote&gt;</w:instrText>
      </w:r>
      <w:r w:rsidR="00E6099C" w:rsidRPr="00127044">
        <w:rPr>
          <w:rFonts w:ascii="Times New Roman" w:hAnsi="Times New Roman"/>
        </w:rPr>
        <w:fldChar w:fldCharType="separate"/>
      </w:r>
      <w:r w:rsidR="007A1E8A" w:rsidRPr="00127044">
        <w:rPr>
          <w:rFonts w:ascii="Times New Roman" w:hAnsi="Times New Roman"/>
          <w:noProof/>
        </w:rPr>
        <w:t>(</w:t>
      </w:r>
      <w:hyperlink w:anchor="_ENREF_115" w:tooltip="Tinto, 1975 #431" w:history="1">
        <w:r w:rsidR="00886D37" w:rsidRPr="00127044">
          <w:rPr>
            <w:rFonts w:ascii="Times New Roman" w:hAnsi="Times New Roman"/>
            <w:noProof/>
          </w:rPr>
          <w:t>Tinto, 1975</w:t>
        </w:r>
      </w:hyperlink>
      <w:r w:rsidR="007A1E8A" w:rsidRPr="00127044">
        <w:rPr>
          <w:rFonts w:ascii="Times New Roman" w:hAnsi="Times New Roman"/>
          <w:noProof/>
        </w:rPr>
        <w:t>)</w:t>
      </w:r>
      <w:r w:rsidR="00E6099C" w:rsidRPr="00127044">
        <w:rPr>
          <w:rFonts w:ascii="Times New Roman" w:hAnsi="Times New Roman"/>
        </w:rPr>
        <w:fldChar w:fldCharType="end"/>
      </w:r>
      <w:r w:rsidR="007A1E8A" w:rsidRPr="00127044">
        <w:rPr>
          <w:rFonts w:ascii="Times New Roman" w:hAnsi="Times New Roman"/>
        </w:rPr>
        <w:t xml:space="preserve"> </w:t>
      </w:r>
      <w:r w:rsidR="0059705B" w:rsidRPr="00127044">
        <w:rPr>
          <w:rFonts w:ascii="Times New Roman" w:hAnsi="Times New Roman"/>
        </w:rPr>
        <w:t>to account for student perceptions</w:t>
      </w:r>
      <w:r w:rsidR="00390F65" w:rsidRPr="00127044">
        <w:rPr>
          <w:rFonts w:ascii="Times New Roman" w:hAnsi="Times New Roman"/>
        </w:rPr>
        <w:t xml:space="preserve"> of </w:t>
      </w:r>
      <w:r w:rsidR="009F5093" w:rsidRPr="00127044">
        <w:rPr>
          <w:rFonts w:ascii="Times New Roman" w:hAnsi="Times New Roman"/>
        </w:rPr>
        <w:t xml:space="preserve">their </w:t>
      </w:r>
      <w:r w:rsidR="00390F65" w:rsidRPr="00127044">
        <w:rPr>
          <w:rFonts w:ascii="Times New Roman" w:hAnsi="Times New Roman"/>
        </w:rPr>
        <w:t>college</w:t>
      </w:r>
      <w:r w:rsidR="009F5093" w:rsidRPr="00127044">
        <w:rPr>
          <w:rFonts w:ascii="Times New Roman" w:hAnsi="Times New Roman"/>
        </w:rPr>
        <w:t xml:space="preserve"> experience</w:t>
      </w:r>
      <w:r w:rsidR="0059705B" w:rsidRPr="00127044">
        <w:rPr>
          <w:rFonts w:ascii="Times New Roman" w:hAnsi="Times New Roman"/>
        </w:rPr>
        <w:t>.</w:t>
      </w:r>
      <w:r w:rsidR="007A1E8A" w:rsidRPr="00127044">
        <w:rPr>
          <w:rFonts w:ascii="Times New Roman" w:hAnsi="Times New Roman"/>
        </w:rPr>
        <w:t xml:space="preserve"> </w:t>
      </w:r>
      <w:r w:rsidR="000F783B" w:rsidRPr="00127044">
        <w:rPr>
          <w:rFonts w:ascii="Times New Roman" w:hAnsi="Times New Roman"/>
        </w:rPr>
        <w:t xml:space="preserve">Though the indicators </w:t>
      </w:r>
      <w:r w:rsidR="00CE5561" w:rsidRPr="00127044">
        <w:rPr>
          <w:rFonts w:ascii="Times New Roman" w:hAnsi="Times New Roman"/>
        </w:rPr>
        <w:t>were</w:t>
      </w:r>
      <w:r w:rsidR="000F783B" w:rsidRPr="00127044">
        <w:rPr>
          <w:rFonts w:ascii="Times New Roman" w:hAnsi="Times New Roman"/>
        </w:rPr>
        <w:t xml:space="preserve"> not a perfect representation of the atti</w:t>
      </w:r>
      <w:r w:rsidR="00246703" w:rsidRPr="00127044">
        <w:rPr>
          <w:rFonts w:ascii="Times New Roman" w:hAnsi="Times New Roman"/>
        </w:rPr>
        <w:t>tude to persist, the moderate correlations suggest that they may have captured at least a piece of that construct.</w:t>
      </w:r>
    </w:p>
    <w:p w:rsidR="003B0684" w:rsidRPr="00127044" w:rsidRDefault="003B0684">
      <w:pPr>
        <w:rPr>
          <w:rFonts w:ascii="Times New Roman" w:hAnsi="Times New Roman"/>
        </w:rPr>
      </w:pPr>
      <w:r w:rsidRPr="00127044">
        <w:rPr>
          <w:rFonts w:ascii="Times New Roman" w:hAnsi="Times New Roman"/>
        </w:rPr>
        <w:br w:type="page"/>
      </w:r>
    </w:p>
    <w:p w:rsidR="00550896" w:rsidRPr="00127044" w:rsidRDefault="00550896" w:rsidP="00E96A63">
      <w:pPr>
        <w:pStyle w:val="TableCaption"/>
      </w:pPr>
      <w:bookmarkStart w:id="236" w:name="_Toc321814476"/>
      <w:r w:rsidRPr="00127044">
        <w:lastRenderedPageBreak/>
        <w:t>Table 36</w:t>
      </w:r>
      <w:r w:rsidR="00FB1602" w:rsidRPr="00127044">
        <w:t>:</w:t>
      </w:r>
      <w:bookmarkEnd w:id="236"/>
      <w:r w:rsidR="00FB1602" w:rsidRPr="00127044">
        <w:t xml:space="preserve"> </w:t>
      </w:r>
    </w:p>
    <w:p w:rsidR="00FB1602" w:rsidRPr="00127044" w:rsidRDefault="00D2746C" w:rsidP="00E96A63">
      <w:pPr>
        <w:pStyle w:val="TableCaption"/>
        <w:rPr>
          <w:i/>
        </w:rPr>
      </w:pPr>
      <w:bookmarkStart w:id="237" w:name="_Toc321814477"/>
      <w:r w:rsidRPr="00127044">
        <w:rPr>
          <w:i/>
        </w:rPr>
        <w:t xml:space="preserve">Estimated </w:t>
      </w:r>
      <w:r w:rsidR="00FB1602" w:rsidRPr="00127044">
        <w:rPr>
          <w:i/>
        </w:rPr>
        <w:t>Correlation Matrix Showing Relationship between Institutional Commitment Indicators and Intent to Persist Indicators</w:t>
      </w:r>
      <w:r w:rsidR="00CD32B4" w:rsidRPr="00127044">
        <w:rPr>
          <w:i/>
        </w:rPr>
        <w:t xml:space="preserve"> (N = 497)</w:t>
      </w:r>
      <w:bookmarkEnd w:id="237"/>
    </w:p>
    <w:tbl>
      <w:tblPr>
        <w:tblW w:w="388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029"/>
        <w:gridCol w:w="942"/>
        <w:gridCol w:w="942"/>
        <w:gridCol w:w="1029"/>
        <w:gridCol w:w="942"/>
        <w:gridCol w:w="943"/>
        <w:gridCol w:w="933"/>
      </w:tblGrid>
      <w:tr w:rsidR="00FB1602" w:rsidRPr="00127044">
        <w:trPr>
          <w:cantSplit/>
          <w:trHeight w:val="220"/>
          <w:tblHeader/>
        </w:trPr>
        <w:tc>
          <w:tcPr>
            <w:tcW w:w="704" w:type="pct"/>
            <w:tcBorders>
              <w:left w:val="nil"/>
              <w:bottom w:val="single" w:sz="8" w:space="0" w:color="auto"/>
              <w:right w:val="nil"/>
            </w:tcBorders>
            <w:shd w:val="clear" w:color="auto" w:fill="FFFFFF"/>
            <w:tcMar>
              <w:top w:w="30" w:type="dxa"/>
              <w:left w:w="30" w:type="dxa"/>
              <w:bottom w:w="30" w:type="dxa"/>
              <w:right w:w="30" w:type="dxa"/>
            </w:tcMar>
          </w:tcPr>
          <w:p w:rsidR="00FB1602" w:rsidRPr="00127044" w:rsidRDefault="00FB1602" w:rsidP="00F26FB1">
            <w:pPr>
              <w:autoSpaceDE w:val="0"/>
              <w:autoSpaceDN w:val="0"/>
              <w:adjustRightInd w:val="0"/>
              <w:rPr>
                <w:rFonts w:ascii="Times New Roman" w:hAnsi="Times New Roman"/>
                <w:sz w:val="16"/>
                <w:szCs w:val="16"/>
              </w:rPr>
            </w:pP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B1602"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Students</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B1602"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Faculty</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B1602"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B1602"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Support</w:t>
            </w:r>
          </w:p>
        </w:tc>
        <w:tc>
          <w:tcPr>
            <w:tcW w:w="717"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26FB1"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Experience</w:t>
            </w:r>
          </w:p>
        </w:tc>
        <w:tc>
          <w:tcPr>
            <w:tcW w:w="709" w:type="pct"/>
            <w:tcBorders>
              <w:left w:val="nil"/>
              <w:bottom w:val="single" w:sz="8" w:space="0" w:color="auto"/>
              <w:right w:val="nil"/>
            </w:tcBorders>
            <w:shd w:val="clear" w:color="auto" w:fill="FFFFFF"/>
            <w:tcMar>
              <w:top w:w="30" w:type="dxa"/>
              <w:left w:w="30" w:type="dxa"/>
              <w:bottom w:w="30" w:type="dxa"/>
              <w:right w:w="30" w:type="dxa"/>
            </w:tcMar>
            <w:vAlign w:val="bottom"/>
          </w:tcPr>
          <w:p w:rsidR="00FB1602" w:rsidRPr="00127044" w:rsidRDefault="00FB1602"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Return</w:t>
            </w:r>
          </w:p>
        </w:tc>
      </w:tr>
      <w:tr w:rsidR="00986EB9" w:rsidRPr="00127044">
        <w:trPr>
          <w:cantSplit/>
          <w:trHeight w:val="288"/>
          <w:tblHeader/>
        </w:trPr>
        <w:tc>
          <w:tcPr>
            <w:tcW w:w="704" w:type="pct"/>
            <w:tcBorders>
              <w:top w:val="single" w:sz="8" w:space="0" w:color="auto"/>
              <w:left w:val="nil"/>
              <w:bottom w:val="nil"/>
              <w:right w:val="nil"/>
            </w:tcBorders>
            <w:shd w:val="clear" w:color="auto" w:fill="FFFFFF"/>
            <w:tcMar>
              <w:top w:w="30" w:type="dxa"/>
              <w:left w:w="30" w:type="dxa"/>
              <w:bottom w:w="30" w:type="dxa"/>
              <w:right w:w="30" w:type="dxa"/>
            </w:tcMar>
          </w:tcPr>
          <w:p w:rsidR="00986EB9" w:rsidRPr="00127044" w:rsidRDefault="00986EB9"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Students</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09"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r>
      <w:tr w:rsidR="00986EB9"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986EB9" w:rsidRPr="00127044" w:rsidRDefault="00986EB9"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Faculty</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r>
      <w:tr w:rsidR="00986EB9"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986EB9" w:rsidRPr="00127044" w:rsidRDefault="00986EB9"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r>
      <w:tr w:rsidR="00986EB9"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986EB9" w:rsidRPr="00127044" w:rsidRDefault="00986EB9"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Support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r>
      <w:tr w:rsidR="00986EB9" w:rsidRPr="00127044">
        <w:trPr>
          <w:cantSplit/>
          <w:trHeight w:val="288"/>
          <w:tblHeader/>
        </w:trPr>
        <w:tc>
          <w:tcPr>
            <w:tcW w:w="704" w:type="pct"/>
            <w:tcBorders>
              <w:top w:val="nil"/>
              <w:left w:val="nil"/>
              <w:bottom w:val="nil"/>
              <w:right w:val="nil"/>
            </w:tcBorders>
            <w:shd w:val="clear" w:color="auto" w:fill="FFFFFF"/>
            <w:tcMar>
              <w:top w:w="30" w:type="dxa"/>
              <w:left w:w="30" w:type="dxa"/>
              <w:bottom w:w="30" w:type="dxa"/>
              <w:right w:w="30" w:type="dxa"/>
            </w:tcMar>
          </w:tcPr>
          <w:p w:rsidR="00986EB9" w:rsidRPr="00127044" w:rsidRDefault="00F26FB1"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Experience</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.506</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.686</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.525</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.685</w:t>
            </w:r>
            <w:r w:rsidRPr="00127044">
              <w:rPr>
                <w:rFonts w:ascii="Times New Roman" w:hAnsi="Times New Roman"/>
                <w:color w:val="000000"/>
                <w:sz w:val="16"/>
                <w:szCs w:val="16"/>
                <w:vertAlign w:val="superscript"/>
              </w:rPr>
              <w:t>**</w:t>
            </w:r>
          </w:p>
        </w:tc>
        <w:tc>
          <w:tcPr>
            <w:tcW w:w="717"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09" w:type="pct"/>
            <w:tcBorders>
              <w:top w:val="nil"/>
              <w:left w:val="nil"/>
              <w:bottom w:val="nil"/>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p>
        </w:tc>
      </w:tr>
      <w:tr w:rsidR="00986EB9" w:rsidRPr="00127044">
        <w:trPr>
          <w:cantSplit/>
          <w:trHeight w:val="288"/>
          <w:tblHeader/>
        </w:trPr>
        <w:tc>
          <w:tcPr>
            <w:tcW w:w="704" w:type="pct"/>
            <w:tcBorders>
              <w:top w:val="nil"/>
              <w:left w:val="nil"/>
              <w:bottom w:val="single" w:sz="8" w:space="0" w:color="auto"/>
              <w:right w:val="nil"/>
            </w:tcBorders>
            <w:shd w:val="clear" w:color="auto" w:fill="FFFFFF"/>
            <w:tcMar>
              <w:top w:w="30" w:type="dxa"/>
              <w:left w:w="30" w:type="dxa"/>
              <w:bottom w:w="30" w:type="dxa"/>
              <w:right w:w="30" w:type="dxa"/>
            </w:tcMar>
          </w:tcPr>
          <w:p w:rsidR="00986EB9" w:rsidRPr="00127044" w:rsidRDefault="00986EB9"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Return</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.499</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.496</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.542</w:t>
            </w:r>
            <w:r w:rsidRPr="00127044">
              <w:rPr>
                <w:rFonts w:ascii="Times New Roman" w:hAnsi="Times New Roman"/>
                <w:color w:val="000000"/>
                <w:sz w:val="16"/>
                <w:szCs w:val="16"/>
                <w:vertAlign w:val="superscript"/>
              </w:rPr>
              <w:t>**</w:t>
            </w:r>
          </w:p>
        </w:tc>
        <w:tc>
          <w:tcPr>
            <w:tcW w:w="717"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709"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986EB9" w:rsidRPr="00127044" w:rsidRDefault="00986EB9">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3E6A1E" w:rsidRPr="00127044" w:rsidRDefault="003E6A1E" w:rsidP="005F7EB5">
      <w:pPr>
        <w:rPr>
          <w:rFonts w:ascii="Times New Roman" w:hAnsi="Times New Roman"/>
        </w:rPr>
      </w:pPr>
    </w:p>
    <w:p w:rsidR="00F54C1F" w:rsidRPr="00127044" w:rsidRDefault="00F54C1F" w:rsidP="00F167D9">
      <w:pPr>
        <w:pStyle w:val="Heading3fordissertation"/>
      </w:pPr>
      <w:bookmarkStart w:id="238" w:name="_Toc357082416"/>
      <w:r w:rsidRPr="00127044">
        <w:t xml:space="preserve">Institutional Commitment indicators with Persistence </w:t>
      </w:r>
      <w:r w:rsidR="00F221F6" w:rsidRPr="00127044">
        <w:t>Indicators</w:t>
      </w:r>
      <w:bookmarkEnd w:id="238"/>
    </w:p>
    <w:p w:rsidR="00F167D9" w:rsidRPr="00127044" w:rsidRDefault="00F167D9" w:rsidP="005F7EB5">
      <w:pPr>
        <w:spacing w:line="480" w:lineRule="auto"/>
        <w:ind w:firstLine="720"/>
        <w:rPr>
          <w:rFonts w:ascii="Times New Roman" w:hAnsi="Times New Roman"/>
        </w:rPr>
      </w:pPr>
      <w:r w:rsidRPr="00127044">
        <w:rPr>
          <w:rFonts w:ascii="Times New Roman" w:hAnsi="Times New Roman"/>
        </w:rPr>
        <w:t>Institutional commitment indicators show</w:t>
      </w:r>
      <w:r w:rsidR="00CE5561" w:rsidRPr="00127044">
        <w:rPr>
          <w:rFonts w:ascii="Times New Roman" w:hAnsi="Times New Roman"/>
        </w:rPr>
        <w:t>ed</w:t>
      </w:r>
      <w:r w:rsidRPr="00127044">
        <w:rPr>
          <w:rFonts w:ascii="Times New Roman" w:hAnsi="Times New Roman"/>
        </w:rPr>
        <w:t xml:space="preserve"> statistically significant weak positive relationships with students and faculty and Pike’s support for student success, but show</w:t>
      </w:r>
      <w:r w:rsidR="00CE5561" w:rsidRPr="00127044">
        <w:rPr>
          <w:rFonts w:ascii="Times New Roman" w:hAnsi="Times New Roman"/>
        </w:rPr>
        <w:t>ed</w:t>
      </w:r>
      <w:r w:rsidRPr="00127044">
        <w:rPr>
          <w:rFonts w:ascii="Times New Roman" w:hAnsi="Times New Roman"/>
        </w:rPr>
        <w:t xml:space="preserve"> a weak negative relationship for administrators</w:t>
      </w:r>
      <w:r w:rsidR="00550896" w:rsidRPr="00127044">
        <w:rPr>
          <w:rFonts w:ascii="Times New Roman" w:hAnsi="Times New Roman"/>
        </w:rPr>
        <w:t xml:space="preserve"> (see </w:t>
      </w:r>
      <w:r w:rsidR="007107F9" w:rsidRPr="00127044">
        <w:rPr>
          <w:rFonts w:ascii="Times New Roman" w:hAnsi="Times New Roman"/>
        </w:rPr>
        <w:t>Table</w:t>
      </w:r>
      <w:r w:rsidR="00550896" w:rsidRPr="00127044">
        <w:rPr>
          <w:rFonts w:ascii="Times New Roman" w:hAnsi="Times New Roman"/>
        </w:rPr>
        <w:t xml:space="preserve"> 37</w:t>
      </w:r>
      <w:r w:rsidR="003E6A1E" w:rsidRPr="00127044">
        <w:rPr>
          <w:rFonts w:ascii="Times New Roman" w:hAnsi="Times New Roman"/>
        </w:rPr>
        <w:t>)</w:t>
      </w:r>
      <w:r w:rsidRPr="00127044">
        <w:rPr>
          <w:rFonts w:ascii="Times New Roman" w:hAnsi="Times New Roman"/>
        </w:rPr>
        <w:t>.</w:t>
      </w:r>
      <w:r w:rsidR="005A340A" w:rsidRPr="00127044">
        <w:rPr>
          <w:rFonts w:ascii="Times New Roman" w:hAnsi="Times New Roman"/>
        </w:rPr>
        <w:t xml:space="preserve"> Once again, if studen</w:t>
      </w:r>
      <w:r w:rsidR="00E35606" w:rsidRPr="00127044">
        <w:rPr>
          <w:rFonts w:ascii="Times New Roman" w:hAnsi="Times New Roman"/>
        </w:rPr>
        <w:t>ts</w:t>
      </w:r>
      <w:r w:rsidR="005A340A" w:rsidRPr="00127044">
        <w:rPr>
          <w:rFonts w:ascii="Times New Roman" w:hAnsi="Times New Roman"/>
        </w:rPr>
        <w:t xml:space="preserve"> associate</w:t>
      </w:r>
      <w:r w:rsidR="00CE5561" w:rsidRPr="00127044">
        <w:rPr>
          <w:rFonts w:ascii="Times New Roman" w:hAnsi="Times New Roman"/>
        </w:rPr>
        <w:t>d</w:t>
      </w:r>
      <w:r w:rsidR="005A340A" w:rsidRPr="00127044">
        <w:rPr>
          <w:rFonts w:ascii="Times New Roman" w:hAnsi="Times New Roman"/>
        </w:rPr>
        <w:t xml:space="preserve"> the library with administrators, the negative relationship does not make sense unless administration </w:t>
      </w:r>
      <w:r w:rsidR="00CE5561" w:rsidRPr="00127044">
        <w:rPr>
          <w:rFonts w:ascii="Times New Roman" w:hAnsi="Times New Roman"/>
        </w:rPr>
        <w:t>was</w:t>
      </w:r>
      <w:r w:rsidR="005A340A" w:rsidRPr="00127044">
        <w:rPr>
          <w:rFonts w:ascii="Times New Roman" w:hAnsi="Times New Roman"/>
        </w:rPr>
        <w:t xml:space="preserve"> also associated with the barriers many bureaucracies put in place.</w:t>
      </w:r>
    </w:p>
    <w:p w:rsidR="00550896" w:rsidRPr="00127044" w:rsidRDefault="00550896" w:rsidP="00E96A63">
      <w:pPr>
        <w:pStyle w:val="TableCaption"/>
      </w:pPr>
      <w:bookmarkStart w:id="239" w:name="_Toc321814478"/>
      <w:r w:rsidRPr="00127044">
        <w:t>Table 37</w:t>
      </w:r>
      <w:r w:rsidR="00F35931" w:rsidRPr="00127044">
        <w:t>:</w:t>
      </w:r>
      <w:bookmarkEnd w:id="239"/>
      <w:r w:rsidR="00F35931" w:rsidRPr="00127044">
        <w:t xml:space="preserve"> </w:t>
      </w:r>
    </w:p>
    <w:p w:rsidR="00F35931" w:rsidRPr="00127044" w:rsidRDefault="00D2746C" w:rsidP="00E96A63">
      <w:pPr>
        <w:pStyle w:val="TableCaption"/>
        <w:rPr>
          <w:i/>
        </w:rPr>
      </w:pPr>
      <w:bookmarkStart w:id="240" w:name="_Toc321814479"/>
      <w:r w:rsidRPr="00127044">
        <w:rPr>
          <w:i/>
        </w:rPr>
        <w:t xml:space="preserve">Estimated </w:t>
      </w:r>
      <w:r w:rsidR="00F35931" w:rsidRPr="00127044">
        <w:rPr>
          <w:i/>
        </w:rPr>
        <w:t>Correlation Matrix Showing Relationship between Institutional Commitment Indicators and Persistence Indicators</w:t>
      </w:r>
      <w:r w:rsidR="00CD32B4" w:rsidRPr="00127044">
        <w:rPr>
          <w:i/>
        </w:rPr>
        <w:t xml:space="preserve"> (N = 497)</w:t>
      </w:r>
      <w:bookmarkEnd w:id="240"/>
    </w:p>
    <w:tbl>
      <w:tblPr>
        <w:tblW w:w="377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108"/>
        <w:gridCol w:w="910"/>
        <w:gridCol w:w="909"/>
        <w:gridCol w:w="1009"/>
        <w:gridCol w:w="804"/>
        <w:gridCol w:w="9"/>
        <w:gridCol w:w="896"/>
        <w:gridCol w:w="13"/>
        <w:gridCol w:w="893"/>
        <w:gridCol w:w="9"/>
      </w:tblGrid>
      <w:tr w:rsidR="00665303" w:rsidRPr="00127044">
        <w:trPr>
          <w:cantSplit/>
          <w:trHeight w:val="184"/>
          <w:tblHeader/>
        </w:trPr>
        <w:tc>
          <w:tcPr>
            <w:tcW w:w="844" w:type="pct"/>
            <w:tcBorders>
              <w:left w:val="nil"/>
              <w:bottom w:val="single" w:sz="8" w:space="0" w:color="auto"/>
              <w:right w:val="nil"/>
            </w:tcBorders>
            <w:shd w:val="clear" w:color="auto" w:fill="FFFFFF"/>
          </w:tcPr>
          <w:p w:rsidR="00665303" w:rsidRPr="00127044" w:rsidRDefault="00665303" w:rsidP="00F26FB1">
            <w:pPr>
              <w:autoSpaceDE w:val="0"/>
              <w:autoSpaceDN w:val="0"/>
              <w:adjustRightInd w:val="0"/>
              <w:rPr>
                <w:rFonts w:ascii="Times New Roman" w:hAnsi="Times New Roman"/>
                <w:sz w:val="16"/>
                <w:szCs w:val="16"/>
              </w:rPr>
            </w:pPr>
          </w:p>
        </w:tc>
        <w:tc>
          <w:tcPr>
            <w:tcW w:w="693" w:type="pct"/>
            <w:tcBorders>
              <w:left w:val="nil"/>
              <w:bottom w:val="single" w:sz="8" w:space="0" w:color="auto"/>
              <w:right w:val="nil"/>
            </w:tcBorders>
            <w:shd w:val="clear" w:color="auto" w:fill="FFFFFF"/>
            <w:vAlign w:val="bottom"/>
          </w:tcPr>
          <w:p w:rsidR="00665303" w:rsidRPr="00127044" w:rsidRDefault="0066530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Students</w:t>
            </w:r>
          </w:p>
        </w:tc>
        <w:tc>
          <w:tcPr>
            <w:tcW w:w="693" w:type="pct"/>
            <w:tcBorders>
              <w:left w:val="nil"/>
              <w:bottom w:val="single" w:sz="8" w:space="0" w:color="auto"/>
              <w:right w:val="nil"/>
            </w:tcBorders>
            <w:shd w:val="clear" w:color="auto" w:fill="FFFFFF"/>
            <w:tcMar>
              <w:top w:w="30" w:type="dxa"/>
              <w:left w:w="30" w:type="dxa"/>
              <w:bottom w:w="30" w:type="dxa"/>
              <w:right w:w="30" w:type="dxa"/>
            </w:tcMar>
            <w:vAlign w:val="bottom"/>
          </w:tcPr>
          <w:p w:rsidR="00665303" w:rsidRPr="00127044" w:rsidRDefault="0066530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Faculty</w:t>
            </w:r>
          </w:p>
        </w:tc>
        <w:tc>
          <w:tcPr>
            <w:tcW w:w="769" w:type="pct"/>
            <w:tcBorders>
              <w:left w:val="nil"/>
              <w:bottom w:val="single" w:sz="8" w:space="0" w:color="auto"/>
              <w:right w:val="nil"/>
            </w:tcBorders>
            <w:shd w:val="clear" w:color="auto" w:fill="FFFFFF"/>
            <w:tcMar>
              <w:top w:w="30" w:type="dxa"/>
              <w:left w:w="30" w:type="dxa"/>
              <w:bottom w:w="30" w:type="dxa"/>
              <w:right w:w="30" w:type="dxa"/>
            </w:tcMar>
            <w:vAlign w:val="bottom"/>
          </w:tcPr>
          <w:p w:rsidR="00665303" w:rsidRPr="00127044" w:rsidRDefault="0066530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620" w:type="pct"/>
            <w:gridSpan w:val="2"/>
            <w:tcBorders>
              <w:left w:val="nil"/>
              <w:bottom w:val="single" w:sz="8" w:space="0" w:color="auto"/>
              <w:right w:val="nil"/>
            </w:tcBorders>
            <w:shd w:val="clear" w:color="auto" w:fill="FFFFFF"/>
            <w:tcMar>
              <w:top w:w="30" w:type="dxa"/>
              <w:left w:w="30" w:type="dxa"/>
              <w:bottom w:w="30" w:type="dxa"/>
              <w:right w:w="30" w:type="dxa"/>
            </w:tcMar>
            <w:vAlign w:val="bottom"/>
          </w:tcPr>
          <w:p w:rsidR="00665303" w:rsidRPr="00127044" w:rsidRDefault="00665303" w:rsidP="00F26FB1">
            <w:pPr>
              <w:autoSpaceDE w:val="0"/>
              <w:autoSpaceDN w:val="0"/>
              <w:adjustRightInd w:val="0"/>
              <w:jc w:val="center"/>
              <w:rPr>
                <w:rFonts w:ascii="Times New Roman" w:hAnsi="Times New Roman"/>
                <w:color w:val="000000"/>
                <w:sz w:val="16"/>
                <w:szCs w:val="16"/>
              </w:rPr>
            </w:pPr>
            <w:r w:rsidRPr="00127044">
              <w:rPr>
                <w:rFonts w:ascii="Times New Roman" w:hAnsi="Times New Roman"/>
                <w:color w:val="000000"/>
                <w:sz w:val="16"/>
                <w:szCs w:val="16"/>
              </w:rPr>
              <w:t>Support</w:t>
            </w:r>
          </w:p>
        </w:tc>
        <w:tc>
          <w:tcPr>
            <w:tcW w:w="693" w:type="pct"/>
            <w:gridSpan w:val="2"/>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688" w:type="pct"/>
            <w:gridSpan w:val="2"/>
            <w:tcBorders>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Graduation </w:t>
            </w:r>
          </w:p>
        </w:tc>
      </w:tr>
      <w:tr w:rsidR="00665303" w:rsidRPr="00127044">
        <w:trPr>
          <w:gridAfter w:val="1"/>
          <w:wAfter w:w="8" w:type="pct"/>
          <w:cantSplit/>
          <w:trHeight w:val="288"/>
          <w:tblHeader/>
        </w:trPr>
        <w:tc>
          <w:tcPr>
            <w:tcW w:w="844" w:type="pct"/>
            <w:tcBorders>
              <w:top w:val="single" w:sz="8" w:space="0" w:color="auto"/>
              <w:left w:val="nil"/>
              <w:bottom w:val="nil"/>
              <w:right w:val="nil"/>
            </w:tcBorders>
            <w:shd w:val="clear" w:color="auto" w:fill="FFFFFF"/>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Students</w:t>
            </w:r>
          </w:p>
        </w:tc>
        <w:tc>
          <w:tcPr>
            <w:tcW w:w="693" w:type="pct"/>
            <w:tcBorders>
              <w:top w:val="single" w:sz="8" w:space="0" w:color="auto"/>
              <w:left w:val="nil"/>
              <w:bottom w:val="nil"/>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93"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769"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13" w:type="pct"/>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0"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1"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gridAfter w:val="1"/>
          <w:wAfter w:w="8" w:type="pct"/>
          <w:cantSplit/>
          <w:trHeight w:val="288"/>
          <w:tblHeader/>
        </w:trPr>
        <w:tc>
          <w:tcPr>
            <w:tcW w:w="844" w:type="pct"/>
            <w:tcBorders>
              <w:top w:val="nil"/>
              <w:left w:val="nil"/>
              <w:bottom w:val="nil"/>
              <w:right w:val="nil"/>
            </w:tcBorders>
            <w:shd w:val="clear" w:color="auto" w:fill="FFFFFF"/>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Faculty</w:t>
            </w:r>
          </w:p>
        </w:tc>
        <w:tc>
          <w:tcPr>
            <w:tcW w:w="693" w:type="pct"/>
            <w:tcBorders>
              <w:top w:val="nil"/>
              <w:left w:val="nil"/>
              <w:bottom w:val="nil"/>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.548</w:t>
            </w:r>
            <w:r w:rsidRPr="00127044">
              <w:rPr>
                <w:rFonts w:ascii="Times New Roman" w:hAnsi="Times New Roman"/>
                <w:color w:val="000000"/>
                <w:sz w:val="16"/>
                <w:szCs w:val="16"/>
                <w:vertAlign w:val="superscript"/>
              </w:rPr>
              <w:t>**</w:t>
            </w:r>
          </w:p>
        </w:tc>
        <w:tc>
          <w:tcPr>
            <w:tcW w:w="69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769"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1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0"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1"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gridAfter w:val="1"/>
          <w:wAfter w:w="8" w:type="pct"/>
          <w:cantSplit/>
          <w:trHeight w:val="288"/>
          <w:tblHeader/>
        </w:trPr>
        <w:tc>
          <w:tcPr>
            <w:tcW w:w="844" w:type="pct"/>
            <w:tcBorders>
              <w:top w:val="nil"/>
              <w:left w:val="nil"/>
              <w:bottom w:val="nil"/>
              <w:right w:val="nil"/>
            </w:tcBorders>
            <w:shd w:val="clear" w:color="auto" w:fill="FFFFFF"/>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Administration</w:t>
            </w:r>
          </w:p>
        </w:tc>
        <w:tc>
          <w:tcPr>
            <w:tcW w:w="693" w:type="pct"/>
            <w:tcBorders>
              <w:top w:val="nil"/>
              <w:left w:val="nil"/>
              <w:bottom w:val="nil"/>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.605</w:t>
            </w:r>
            <w:r w:rsidRPr="00127044">
              <w:rPr>
                <w:rFonts w:ascii="Times New Roman" w:hAnsi="Times New Roman"/>
                <w:color w:val="000000"/>
                <w:sz w:val="16"/>
                <w:szCs w:val="16"/>
                <w:vertAlign w:val="superscript"/>
              </w:rPr>
              <w:t>**</w:t>
            </w:r>
          </w:p>
        </w:tc>
        <w:tc>
          <w:tcPr>
            <w:tcW w:w="69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.690</w:t>
            </w:r>
            <w:r w:rsidRPr="00127044">
              <w:rPr>
                <w:rFonts w:ascii="Times New Roman" w:hAnsi="Times New Roman"/>
                <w:color w:val="000000"/>
                <w:sz w:val="16"/>
                <w:szCs w:val="16"/>
                <w:vertAlign w:val="superscript"/>
              </w:rPr>
              <w:t>**</w:t>
            </w:r>
          </w:p>
        </w:tc>
        <w:tc>
          <w:tcPr>
            <w:tcW w:w="769"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1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0"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1"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gridAfter w:val="1"/>
          <w:wAfter w:w="8" w:type="pct"/>
          <w:cantSplit/>
          <w:trHeight w:val="288"/>
          <w:tblHeader/>
        </w:trPr>
        <w:tc>
          <w:tcPr>
            <w:tcW w:w="844" w:type="pct"/>
            <w:tcBorders>
              <w:top w:val="nil"/>
              <w:left w:val="nil"/>
              <w:bottom w:val="nil"/>
              <w:right w:val="nil"/>
            </w:tcBorders>
            <w:shd w:val="clear" w:color="auto" w:fill="FFFFFF"/>
          </w:tcPr>
          <w:p w:rsidR="00665303" w:rsidRPr="00127044" w:rsidRDefault="00665303"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Support</w:t>
            </w:r>
          </w:p>
        </w:tc>
        <w:tc>
          <w:tcPr>
            <w:tcW w:w="693" w:type="pct"/>
            <w:tcBorders>
              <w:top w:val="nil"/>
              <w:left w:val="nil"/>
              <w:bottom w:val="nil"/>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69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.728</w:t>
            </w:r>
            <w:r w:rsidRPr="00127044">
              <w:rPr>
                <w:rFonts w:ascii="Times New Roman" w:hAnsi="Times New Roman"/>
                <w:color w:val="000000"/>
                <w:sz w:val="16"/>
                <w:szCs w:val="16"/>
                <w:vertAlign w:val="superscript"/>
              </w:rPr>
              <w:t>**</w:t>
            </w:r>
          </w:p>
        </w:tc>
        <w:tc>
          <w:tcPr>
            <w:tcW w:w="769"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.642</w:t>
            </w:r>
            <w:r w:rsidRPr="00127044">
              <w:rPr>
                <w:rFonts w:ascii="Times New Roman" w:hAnsi="Times New Roman"/>
                <w:color w:val="000000"/>
                <w:sz w:val="16"/>
                <w:szCs w:val="16"/>
                <w:vertAlign w:val="superscript"/>
              </w:rPr>
              <w:t>**</w:t>
            </w:r>
          </w:p>
        </w:tc>
        <w:tc>
          <w:tcPr>
            <w:tcW w:w="61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90"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c>
          <w:tcPr>
            <w:tcW w:w="691"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gridAfter w:val="1"/>
          <w:wAfter w:w="8" w:type="pct"/>
          <w:cantSplit/>
          <w:trHeight w:val="288"/>
          <w:tblHeader/>
        </w:trPr>
        <w:tc>
          <w:tcPr>
            <w:tcW w:w="844" w:type="pct"/>
            <w:tcBorders>
              <w:top w:val="nil"/>
              <w:left w:val="nil"/>
              <w:bottom w:val="nil"/>
              <w:right w:val="nil"/>
            </w:tcBorders>
            <w:shd w:val="clear" w:color="auto" w:fill="FFFFFF"/>
          </w:tcPr>
          <w:p w:rsidR="00665303" w:rsidRPr="00127044" w:rsidRDefault="00665303" w:rsidP="00665303">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693" w:type="pct"/>
            <w:tcBorders>
              <w:top w:val="nil"/>
              <w:left w:val="nil"/>
              <w:bottom w:val="nil"/>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.034</w:t>
            </w:r>
          </w:p>
        </w:tc>
        <w:tc>
          <w:tcPr>
            <w:tcW w:w="69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.012</w:t>
            </w:r>
          </w:p>
        </w:tc>
        <w:tc>
          <w:tcPr>
            <w:tcW w:w="769"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-.132</w:t>
            </w:r>
            <w:r w:rsidRPr="00127044">
              <w:rPr>
                <w:rFonts w:ascii="Times New Roman" w:hAnsi="Times New Roman"/>
                <w:color w:val="000000"/>
                <w:sz w:val="16"/>
                <w:szCs w:val="16"/>
                <w:vertAlign w:val="superscript"/>
              </w:rPr>
              <w:t>**</w:t>
            </w:r>
          </w:p>
        </w:tc>
        <w:tc>
          <w:tcPr>
            <w:tcW w:w="613" w:type="pct"/>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.170</w:t>
            </w:r>
            <w:r w:rsidRPr="00127044">
              <w:rPr>
                <w:rFonts w:ascii="Times New Roman" w:hAnsi="Times New Roman"/>
                <w:color w:val="000000"/>
                <w:sz w:val="16"/>
                <w:szCs w:val="16"/>
                <w:vertAlign w:val="superscript"/>
              </w:rPr>
              <w:t>**</w:t>
            </w:r>
          </w:p>
        </w:tc>
        <w:tc>
          <w:tcPr>
            <w:tcW w:w="690"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691" w:type="pct"/>
            <w:gridSpan w:val="2"/>
            <w:tcBorders>
              <w:top w:val="nil"/>
              <w:left w:val="nil"/>
              <w:bottom w:val="nil"/>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p>
        </w:tc>
      </w:tr>
      <w:tr w:rsidR="00665303" w:rsidRPr="00127044">
        <w:trPr>
          <w:gridAfter w:val="1"/>
          <w:wAfter w:w="8" w:type="pct"/>
          <w:cantSplit/>
          <w:trHeight w:val="288"/>
          <w:tblHeader/>
        </w:trPr>
        <w:tc>
          <w:tcPr>
            <w:tcW w:w="844" w:type="pct"/>
            <w:tcBorders>
              <w:top w:val="nil"/>
              <w:left w:val="nil"/>
              <w:bottom w:val="single" w:sz="8" w:space="0" w:color="auto"/>
              <w:right w:val="nil"/>
            </w:tcBorders>
            <w:shd w:val="clear" w:color="auto" w:fill="FFFFFF"/>
          </w:tcPr>
          <w:p w:rsidR="00665303" w:rsidRPr="00127044" w:rsidRDefault="00665303" w:rsidP="00665303">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Graduation </w:t>
            </w:r>
          </w:p>
        </w:tc>
        <w:tc>
          <w:tcPr>
            <w:tcW w:w="693" w:type="pct"/>
            <w:tcBorders>
              <w:top w:val="nil"/>
              <w:left w:val="nil"/>
              <w:bottom w:val="single" w:sz="8" w:space="0" w:color="auto"/>
              <w:right w:val="nil"/>
            </w:tcBorders>
            <w:shd w:val="clear" w:color="auto" w:fill="FFFFFF"/>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.152</w:t>
            </w:r>
            <w:r w:rsidRPr="00127044">
              <w:rPr>
                <w:rFonts w:ascii="Times New Roman" w:hAnsi="Times New Roman"/>
                <w:color w:val="000000"/>
                <w:sz w:val="16"/>
                <w:szCs w:val="16"/>
                <w:vertAlign w:val="superscript"/>
              </w:rPr>
              <w:t>**</w:t>
            </w:r>
          </w:p>
        </w:tc>
        <w:tc>
          <w:tcPr>
            <w:tcW w:w="693"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.209</w:t>
            </w:r>
            <w:r w:rsidRPr="00127044">
              <w:rPr>
                <w:rFonts w:ascii="Times New Roman" w:hAnsi="Times New Roman"/>
                <w:color w:val="000000"/>
                <w:sz w:val="16"/>
                <w:szCs w:val="16"/>
                <w:vertAlign w:val="superscript"/>
              </w:rPr>
              <w:t>**</w:t>
            </w:r>
          </w:p>
        </w:tc>
        <w:tc>
          <w:tcPr>
            <w:tcW w:w="769"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-.024</w:t>
            </w:r>
          </w:p>
        </w:tc>
        <w:tc>
          <w:tcPr>
            <w:tcW w:w="613" w:type="pct"/>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.304</w:t>
            </w:r>
            <w:r w:rsidRPr="00127044">
              <w:rPr>
                <w:rFonts w:ascii="Times New Roman" w:hAnsi="Times New Roman"/>
                <w:color w:val="000000"/>
                <w:sz w:val="16"/>
                <w:szCs w:val="16"/>
                <w:vertAlign w:val="superscript"/>
              </w:rPr>
              <w:t>**</w:t>
            </w:r>
          </w:p>
        </w:tc>
        <w:tc>
          <w:tcPr>
            <w:tcW w:w="690" w:type="pct"/>
            <w:gridSpan w:val="2"/>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691" w:type="pct"/>
            <w:gridSpan w:val="2"/>
            <w:tcBorders>
              <w:top w:val="nil"/>
              <w:left w:val="nil"/>
              <w:bottom w:val="single" w:sz="8" w:space="0" w:color="auto"/>
              <w:right w:val="nil"/>
            </w:tcBorders>
            <w:shd w:val="clear" w:color="auto" w:fill="FFFFFF"/>
            <w:tcMar>
              <w:top w:w="30" w:type="dxa"/>
              <w:left w:w="30" w:type="dxa"/>
              <w:bottom w:w="30" w:type="dxa"/>
              <w:right w:w="30" w:type="dxa"/>
            </w:tcMar>
          </w:tcPr>
          <w:p w:rsidR="00665303" w:rsidRPr="00127044" w:rsidRDefault="00665303" w:rsidP="00665303">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F35931" w:rsidRPr="00127044" w:rsidRDefault="00F35931" w:rsidP="005F7EB5">
      <w:pPr>
        <w:rPr>
          <w:rFonts w:ascii="Times New Roman" w:hAnsi="Times New Roman"/>
        </w:rPr>
      </w:pPr>
    </w:p>
    <w:p w:rsidR="00803A9A" w:rsidRPr="00127044" w:rsidRDefault="00803A9A" w:rsidP="00F167D9">
      <w:pPr>
        <w:pStyle w:val="Heading3fordissertation"/>
      </w:pPr>
      <w:bookmarkStart w:id="241" w:name="_Toc357082417"/>
      <w:r w:rsidRPr="00127044">
        <w:t>Intent to Persist with Persistence</w:t>
      </w:r>
      <w:bookmarkEnd w:id="241"/>
    </w:p>
    <w:p w:rsidR="00F167D9" w:rsidRPr="00127044" w:rsidRDefault="00F167D9" w:rsidP="005F7EB5">
      <w:pPr>
        <w:spacing w:line="480" w:lineRule="auto"/>
        <w:ind w:firstLine="720"/>
        <w:rPr>
          <w:rFonts w:ascii="Times New Roman" w:hAnsi="Times New Roman"/>
        </w:rPr>
      </w:pPr>
      <w:r w:rsidRPr="00127044">
        <w:rPr>
          <w:rFonts w:ascii="Times New Roman" w:hAnsi="Times New Roman"/>
        </w:rPr>
        <w:t>Both</w:t>
      </w:r>
      <w:r w:rsidR="00B1429E" w:rsidRPr="00127044">
        <w:rPr>
          <w:rFonts w:ascii="Times New Roman" w:hAnsi="Times New Roman"/>
        </w:rPr>
        <w:t xml:space="preserve"> indicators for</w:t>
      </w:r>
      <w:r w:rsidRPr="00127044">
        <w:rPr>
          <w:rFonts w:ascii="Times New Roman" w:hAnsi="Times New Roman"/>
        </w:rPr>
        <w:t xml:space="preserve"> Intent to Persist show</w:t>
      </w:r>
      <w:r w:rsidR="00B1429E" w:rsidRPr="00127044">
        <w:rPr>
          <w:rFonts w:ascii="Times New Roman" w:hAnsi="Times New Roman"/>
        </w:rPr>
        <w:t>ed</w:t>
      </w:r>
      <w:r w:rsidRPr="00127044">
        <w:rPr>
          <w:rFonts w:ascii="Times New Roman" w:hAnsi="Times New Roman"/>
        </w:rPr>
        <w:t xml:space="preserve"> statistically significant moderate relationship</w:t>
      </w:r>
      <w:r w:rsidR="00B1429E" w:rsidRPr="00127044">
        <w:rPr>
          <w:rFonts w:ascii="Times New Roman" w:hAnsi="Times New Roman"/>
        </w:rPr>
        <w:t>s</w:t>
      </w:r>
      <w:r w:rsidRPr="00127044">
        <w:rPr>
          <w:rFonts w:ascii="Times New Roman" w:hAnsi="Times New Roman"/>
        </w:rPr>
        <w:t xml:space="preserve"> with retention and graduation</w:t>
      </w:r>
      <w:r w:rsidR="00550896" w:rsidRPr="00127044">
        <w:rPr>
          <w:rFonts w:ascii="Times New Roman" w:hAnsi="Times New Roman"/>
        </w:rPr>
        <w:t xml:space="preserve"> (see </w:t>
      </w:r>
      <w:r w:rsidR="007107F9" w:rsidRPr="00127044">
        <w:rPr>
          <w:rFonts w:ascii="Times New Roman" w:hAnsi="Times New Roman"/>
        </w:rPr>
        <w:t>Table</w:t>
      </w:r>
      <w:r w:rsidR="00550896" w:rsidRPr="00127044">
        <w:rPr>
          <w:rFonts w:ascii="Times New Roman" w:hAnsi="Times New Roman"/>
        </w:rPr>
        <w:t xml:space="preserve"> 38</w:t>
      </w:r>
      <w:r w:rsidR="003E6A1E" w:rsidRPr="00127044">
        <w:rPr>
          <w:rFonts w:ascii="Times New Roman" w:hAnsi="Times New Roman"/>
        </w:rPr>
        <w:t>)</w:t>
      </w:r>
      <w:r w:rsidRPr="00127044">
        <w:rPr>
          <w:rFonts w:ascii="Times New Roman" w:hAnsi="Times New Roman"/>
        </w:rPr>
        <w:t xml:space="preserve">. </w:t>
      </w:r>
      <w:r w:rsidR="005A340A" w:rsidRPr="00127044">
        <w:rPr>
          <w:rFonts w:ascii="Times New Roman" w:hAnsi="Times New Roman"/>
        </w:rPr>
        <w:t xml:space="preserve">I would have expected larger </w:t>
      </w:r>
      <w:r w:rsidR="005A340A" w:rsidRPr="00127044">
        <w:rPr>
          <w:rFonts w:ascii="Times New Roman" w:hAnsi="Times New Roman"/>
        </w:rPr>
        <w:lastRenderedPageBreak/>
        <w:t xml:space="preserve">correlations, except I suspect that my indicators for the Intent to Persist construct </w:t>
      </w:r>
      <w:r w:rsidR="00CE5561" w:rsidRPr="00127044">
        <w:rPr>
          <w:rFonts w:ascii="Times New Roman" w:hAnsi="Times New Roman"/>
        </w:rPr>
        <w:t>were</w:t>
      </w:r>
      <w:r w:rsidR="005A340A" w:rsidRPr="00127044">
        <w:rPr>
          <w:rFonts w:ascii="Times New Roman" w:hAnsi="Times New Roman"/>
        </w:rPr>
        <w:t xml:space="preserve"> imperfect.</w:t>
      </w:r>
    </w:p>
    <w:p w:rsidR="00550896" w:rsidRPr="00127044" w:rsidRDefault="00EE0F59" w:rsidP="00E96A63">
      <w:pPr>
        <w:pStyle w:val="TableCaption"/>
      </w:pPr>
      <w:bookmarkStart w:id="242" w:name="_Toc321814480"/>
      <w:r w:rsidRPr="00127044">
        <w:t>Table 3</w:t>
      </w:r>
      <w:r w:rsidR="00550896" w:rsidRPr="00127044">
        <w:t>8</w:t>
      </w:r>
      <w:r w:rsidR="00F221F6" w:rsidRPr="00127044">
        <w:t>:</w:t>
      </w:r>
      <w:bookmarkEnd w:id="242"/>
      <w:r w:rsidR="00F221F6" w:rsidRPr="00127044">
        <w:t xml:space="preserve"> </w:t>
      </w:r>
    </w:p>
    <w:p w:rsidR="00F221F6" w:rsidRPr="00127044" w:rsidRDefault="00423EBB" w:rsidP="00E96A63">
      <w:pPr>
        <w:pStyle w:val="TableCaption"/>
        <w:rPr>
          <w:i/>
        </w:rPr>
      </w:pPr>
      <w:bookmarkStart w:id="243" w:name="_Toc321814481"/>
      <w:r w:rsidRPr="00127044">
        <w:rPr>
          <w:i/>
        </w:rPr>
        <w:t xml:space="preserve">Estimated </w:t>
      </w:r>
      <w:r w:rsidR="00F221F6" w:rsidRPr="00127044">
        <w:rPr>
          <w:i/>
        </w:rPr>
        <w:t>Correlation Matrix Showing Relationship between Institutional Commitment Indicators and Intent to Persist Indicators</w:t>
      </w:r>
      <w:r w:rsidR="00CD32B4" w:rsidRPr="00127044">
        <w:rPr>
          <w:i/>
        </w:rPr>
        <w:t xml:space="preserve"> (N = 497)</w:t>
      </w:r>
      <w:bookmarkEnd w:id="243"/>
    </w:p>
    <w:tbl>
      <w:tblPr>
        <w:tblW w:w="273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161"/>
        <w:gridCol w:w="901"/>
        <w:gridCol w:w="902"/>
        <w:gridCol w:w="901"/>
        <w:gridCol w:w="901"/>
      </w:tblGrid>
      <w:tr w:rsidR="00DB3DD7" w:rsidRPr="00127044">
        <w:trPr>
          <w:cantSplit/>
          <w:trHeight w:val="220"/>
          <w:tblHeader/>
        </w:trPr>
        <w:tc>
          <w:tcPr>
            <w:tcW w:w="1219" w:type="pct"/>
            <w:tcBorders>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F26FB1">
            <w:pPr>
              <w:autoSpaceDE w:val="0"/>
              <w:autoSpaceDN w:val="0"/>
              <w:adjustRightInd w:val="0"/>
              <w:rPr>
                <w:rFonts w:ascii="Times New Roman" w:hAnsi="Times New Roman"/>
                <w:sz w:val="16"/>
                <w:szCs w:val="16"/>
              </w:rPr>
            </w:pPr>
          </w:p>
        </w:tc>
        <w:tc>
          <w:tcPr>
            <w:tcW w:w="945" w:type="pct"/>
            <w:tcBorders>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F221F6">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Experience</w:t>
            </w:r>
          </w:p>
        </w:tc>
        <w:tc>
          <w:tcPr>
            <w:tcW w:w="946" w:type="pct"/>
            <w:tcBorders>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F221F6">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Return</w:t>
            </w:r>
          </w:p>
        </w:tc>
        <w:tc>
          <w:tcPr>
            <w:tcW w:w="945" w:type="pct"/>
            <w:tcBorders>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946" w:type="pct"/>
            <w:tcBorders>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autoSpaceDE w:val="0"/>
              <w:autoSpaceDN w:val="0"/>
              <w:adjustRightInd w:val="0"/>
              <w:jc w:val="right"/>
              <w:rPr>
                <w:rFonts w:ascii="Times New Roman" w:hAnsi="Times New Roman"/>
                <w:color w:val="000000"/>
                <w:sz w:val="16"/>
                <w:szCs w:val="16"/>
              </w:rPr>
            </w:pPr>
            <w:r w:rsidRPr="00127044">
              <w:rPr>
                <w:rFonts w:ascii="Times New Roman" w:hAnsi="Times New Roman"/>
                <w:color w:val="000000"/>
                <w:sz w:val="16"/>
                <w:szCs w:val="16"/>
              </w:rPr>
              <w:t xml:space="preserve">Graduation </w:t>
            </w:r>
          </w:p>
        </w:tc>
      </w:tr>
      <w:tr w:rsidR="00DB3DD7" w:rsidRPr="00127044">
        <w:trPr>
          <w:cantSplit/>
          <w:trHeight w:val="288"/>
          <w:tblHeader/>
        </w:trPr>
        <w:tc>
          <w:tcPr>
            <w:tcW w:w="1219" w:type="pct"/>
            <w:tcBorders>
              <w:top w:val="single" w:sz="8" w:space="0" w:color="auto"/>
              <w:left w:val="nil"/>
              <w:bottom w:val="nil"/>
              <w:right w:val="nil"/>
            </w:tcBorders>
            <w:shd w:val="clear" w:color="auto" w:fill="FFFFFF"/>
            <w:tcMar>
              <w:top w:w="30" w:type="dxa"/>
              <w:left w:w="30" w:type="dxa"/>
              <w:bottom w:w="30" w:type="dxa"/>
              <w:right w:w="30" w:type="dxa"/>
            </w:tcMar>
          </w:tcPr>
          <w:p w:rsidR="00DB3DD7" w:rsidRPr="00127044" w:rsidRDefault="00DB3DD7"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Experience</w:t>
            </w:r>
          </w:p>
        </w:tc>
        <w:tc>
          <w:tcPr>
            <w:tcW w:w="945" w:type="pct"/>
            <w:tcBorders>
              <w:top w:val="single" w:sz="8" w:space="0" w:color="auto"/>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946" w:type="pct"/>
            <w:tcBorders>
              <w:top w:val="single" w:sz="8" w:space="0" w:color="auto"/>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c>
          <w:tcPr>
            <w:tcW w:w="945" w:type="pct"/>
            <w:tcBorders>
              <w:top w:val="single" w:sz="8" w:space="0" w:color="auto"/>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c>
          <w:tcPr>
            <w:tcW w:w="946" w:type="pct"/>
            <w:tcBorders>
              <w:top w:val="single" w:sz="8" w:space="0" w:color="auto"/>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r>
      <w:tr w:rsidR="00DB3DD7" w:rsidRPr="00127044">
        <w:trPr>
          <w:cantSplit/>
          <w:trHeight w:val="288"/>
          <w:tblHeader/>
        </w:trPr>
        <w:tc>
          <w:tcPr>
            <w:tcW w:w="1219"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F26FB1">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Return</w:t>
            </w:r>
          </w:p>
        </w:tc>
        <w:tc>
          <w:tcPr>
            <w:tcW w:w="945"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.854</w:t>
            </w:r>
            <w:r w:rsidRPr="00127044">
              <w:rPr>
                <w:rFonts w:ascii="Times New Roman" w:hAnsi="Times New Roman"/>
                <w:color w:val="000000"/>
                <w:sz w:val="16"/>
                <w:szCs w:val="16"/>
                <w:vertAlign w:val="superscript"/>
              </w:rPr>
              <w:t>**</w:t>
            </w:r>
          </w:p>
        </w:tc>
        <w:tc>
          <w:tcPr>
            <w:tcW w:w="946"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945"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c>
          <w:tcPr>
            <w:tcW w:w="946"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r>
      <w:tr w:rsidR="00DB3DD7" w:rsidRPr="00127044">
        <w:trPr>
          <w:cantSplit/>
          <w:trHeight w:val="288"/>
          <w:tblHeader/>
        </w:trPr>
        <w:tc>
          <w:tcPr>
            <w:tcW w:w="1219"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Retention </w:t>
            </w:r>
          </w:p>
        </w:tc>
        <w:tc>
          <w:tcPr>
            <w:tcW w:w="945"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.471</w:t>
            </w:r>
            <w:r w:rsidRPr="00127044">
              <w:rPr>
                <w:rFonts w:ascii="Times New Roman" w:hAnsi="Times New Roman"/>
                <w:color w:val="000000"/>
                <w:sz w:val="16"/>
                <w:szCs w:val="16"/>
                <w:vertAlign w:val="superscript"/>
              </w:rPr>
              <w:t>**</w:t>
            </w:r>
          </w:p>
        </w:tc>
        <w:tc>
          <w:tcPr>
            <w:tcW w:w="946"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.357</w:t>
            </w:r>
            <w:r w:rsidRPr="00127044">
              <w:rPr>
                <w:rFonts w:ascii="Times New Roman" w:hAnsi="Times New Roman"/>
                <w:color w:val="000000"/>
                <w:sz w:val="16"/>
                <w:szCs w:val="16"/>
                <w:vertAlign w:val="superscript"/>
              </w:rPr>
              <w:t>**</w:t>
            </w:r>
          </w:p>
        </w:tc>
        <w:tc>
          <w:tcPr>
            <w:tcW w:w="945"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1</w:t>
            </w:r>
          </w:p>
        </w:tc>
        <w:tc>
          <w:tcPr>
            <w:tcW w:w="946" w:type="pct"/>
            <w:tcBorders>
              <w:top w:val="nil"/>
              <w:left w:val="nil"/>
              <w:bottom w:val="nil"/>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p>
        </w:tc>
      </w:tr>
      <w:tr w:rsidR="00DB3DD7" w:rsidRPr="00127044">
        <w:trPr>
          <w:cantSplit/>
          <w:trHeight w:val="288"/>
          <w:tblHeader/>
        </w:trPr>
        <w:tc>
          <w:tcPr>
            <w:tcW w:w="1219" w:type="pct"/>
            <w:tcBorders>
              <w:top w:val="nil"/>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autoSpaceDE w:val="0"/>
              <w:autoSpaceDN w:val="0"/>
              <w:adjustRightInd w:val="0"/>
              <w:rPr>
                <w:rFonts w:ascii="Times New Roman" w:hAnsi="Times New Roman"/>
                <w:color w:val="000000"/>
                <w:sz w:val="16"/>
                <w:szCs w:val="16"/>
              </w:rPr>
            </w:pPr>
            <w:r w:rsidRPr="00127044">
              <w:rPr>
                <w:rFonts w:ascii="Times New Roman" w:hAnsi="Times New Roman"/>
                <w:color w:val="000000"/>
                <w:sz w:val="16"/>
                <w:szCs w:val="16"/>
              </w:rPr>
              <w:t xml:space="preserve">Graduation </w:t>
            </w:r>
          </w:p>
        </w:tc>
        <w:tc>
          <w:tcPr>
            <w:tcW w:w="945" w:type="pct"/>
            <w:tcBorders>
              <w:top w:val="nil"/>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.557</w:t>
            </w:r>
            <w:r w:rsidRPr="00127044">
              <w:rPr>
                <w:rFonts w:ascii="Times New Roman" w:hAnsi="Times New Roman"/>
                <w:color w:val="000000"/>
                <w:sz w:val="16"/>
                <w:szCs w:val="16"/>
                <w:vertAlign w:val="superscript"/>
              </w:rPr>
              <w:t>**</w:t>
            </w:r>
          </w:p>
        </w:tc>
        <w:tc>
          <w:tcPr>
            <w:tcW w:w="946" w:type="pct"/>
            <w:tcBorders>
              <w:top w:val="nil"/>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.367</w:t>
            </w:r>
            <w:r w:rsidRPr="00127044">
              <w:rPr>
                <w:rFonts w:ascii="Times New Roman" w:hAnsi="Times New Roman"/>
                <w:color w:val="000000"/>
                <w:sz w:val="16"/>
                <w:szCs w:val="16"/>
                <w:vertAlign w:val="superscript"/>
              </w:rPr>
              <w:t>**</w:t>
            </w:r>
          </w:p>
        </w:tc>
        <w:tc>
          <w:tcPr>
            <w:tcW w:w="945" w:type="pct"/>
            <w:tcBorders>
              <w:top w:val="nil"/>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.821</w:t>
            </w:r>
            <w:r w:rsidRPr="00127044">
              <w:rPr>
                <w:rFonts w:ascii="Times New Roman" w:hAnsi="Times New Roman"/>
                <w:color w:val="000000"/>
                <w:sz w:val="16"/>
                <w:szCs w:val="16"/>
                <w:vertAlign w:val="superscript"/>
              </w:rPr>
              <w:t>**</w:t>
            </w:r>
          </w:p>
        </w:tc>
        <w:tc>
          <w:tcPr>
            <w:tcW w:w="946" w:type="pct"/>
            <w:tcBorders>
              <w:top w:val="nil"/>
              <w:left w:val="nil"/>
              <w:bottom w:val="single" w:sz="8" w:space="0" w:color="auto"/>
              <w:right w:val="nil"/>
            </w:tcBorders>
            <w:shd w:val="clear" w:color="auto" w:fill="FFFFFF"/>
            <w:tcMar>
              <w:top w:w="30" w:type="dxa"/>
              <w:left w:w="30" w:type="dxa"/>
              <w:bottom w:w="30" w:type="dxa"/>
              <w:right w:w="30" w:type="dxa"/>
            </w:tcMar>
          </w:tcPr>
          <w:p w:rsidR="00DB3DD7" w:rsidRPr="00127044" w:rsidRDefault="00DB3DD7" w:rsidP="00DB3DD7">
            <w:pPr>
              <w:jc w:val="right"/>
              <w:rPr>
                <w:rFonts w:ascii="Times New Roman" w:hAnsi="Times New Roman"/>
                <w:color w:val="000000"/>
                <w:sz w:val="16"/>
                <w:szCs w:val="16"/>
              </w:rPr>
            </w:pPr>
            <w:r w:rsidRPr="00127044">
              <w:rPr>
                <w:rFonts w:ascii="Times New Roman" w:hAnsi="Times New Roman"/>
                <w:color w:val="000000"/>
                <w:sz w:val="16"/>
                <w:szCs w:val="16"/>
              </w:rPr>
              <w:t>1</w:t>
            </w:r>
          </w:p>
        </w:tc>
      </w:tr>
    </w:tbl>
    <w:p w:rsidR="00864BD7" w:rsidRPr="00127044" w:rsidRDefault="00864BD7" w:rsidP="005F7EB5">
      <w:pPr>
        <w:rPr>
          <w:rFonts w:ascii="Times New Roman" w:hAnsi="Times New Roman"/>
        </w:rPr>
      </w:pPr>
    </w:p>
    <w:p w:rsidR="005A340A" w:rsidRPr="00127044" w:rsidRDefault="005A340A" w:rsidP="007F53EA">
      <w:pPr>
        <w:pStyle w:val="Heading2fordissertation"/>
      </w:pPr>
      <w:bookmarkStart w:id="244" w:name="_Toc357082418"/>
      <w:r w:rsidRPr="00127044">
        <w:t xml:space="preserve">Summary of Correlation </w:t>
      </w:r>
      <w:r w:rsidR="00423EBB" w:rsidRPr="00127044">
        <w:t>Analysis</w:t>
      </w:r>
      <w:bookmarkEnd w:id="244"/>
    </w:p>
    <w:p w:rsidR="005A340A" w:rsidRPr="00127044" w:rsidRDefault="005A340A" w:rsidP="007E13D7">
      <w:pPr>
        <w:spacing w:line="480" w:lineRule="auto"/>
        <w:ind w:firstLine="720"/>
        <w:rPr>
          <w:rFonts w:ascii="Times New Roman" w:hAnsi="Times New Roman"/>
        </w:rPr>
      </w:pPr>
      <w:r w:rsidRPr="00127044">
        <w:rPr>
          <w:rFonts w:ascii="Times New Roman" w:hAnsi="Times New Roman"/>
        </w:rPr>
        <w:t>For the most part, the estimated correlations conform</w:t>
      </w:r>
      <w:r w:rsidR="00CE5561" w:rsidRPr="00127044">
        <w:rPr>
          <w:rFonts w:ascii="Times New Roman" w:hAnsi="Times New Roman"/>
        </w:rPr>
        <w:t>ed</w:t>
      </w:r>
      <w:r w:rsidRPr="00127044">
        <w:rPr>
          <w:rFonts w:ascii="Times New Roman" w:hAnsi="Times New Roman"/>
        </w:rPr>
        <w:t xml:space="preserve"> to expectations.</w:t>
      </w:r>
      <w:r w:rsidR="007C6451" w:rsidRPr="00127044">
        <w:rPr>
          <w:rFonts w:ascii="Times New Roman" w:hAnsi="Times New Roman"/>
        </w:rPr>
        <w:t xml:space="preserve"> Correlation coefficients between indicators may not always </w:t>
      </w:r>
      <w:r w:rsidR="00CE5561" w:rsidRPr="00127044">
        <w:rPr>
          <w:rFonts w:ascii="Times New Roman" w:hAnsi="Times New Roman"/>
        </w:rPr>
        <w:t>have been</w:t>
      </w:r>
      <w:r w:rsidR="007C6451" w:rsidRPr="00127044">
        <w:rPr>
          <w:rFonts w:ascii="Times New Roman" w:hAnsi="Times New Roman"/>
        </w:rPr>
        <w:t xml:space="preserve"> as strong as expected, but they generally agree</w:t>
      </w:r>
      <w:r w:rsidR="00CE5561" w:rsidRPr="00127044">
        <w:rPr>
          <w:rFonts w:ascii="Times New Roman" w:hAnsi="Times New Roman"/>
        </w:rPr>
        <w:t>d</w:t>
      </w:r>
      <w:r w:rsidR="007C6451" w:rsidRPr="00127044">
        <w:rPr>
          <w:rFonts w:ascii="Times New Roman" w:hAnsi="Times New Roman"/>
        </w:rPr>
        <w:t xml:space="preserve"> with the literature. With the notable exception of select Library indicators and the relationship to administration indicator, virtually all of the rest of the indicators show</w:t>
      </w:r>
      <w:r w:rsidR="00CE5561" w:rsidRPr="00127044">
        <w:rPr>
          <w:rFonts w:ascii="Times New Roman" w:hAnsi="Times New Roman"/>
        </w:rPr>
        <w:t>ed</w:t>
      </w:r>
      <w:r w:rsidR="007C6451" w:rsidRPr="00127044">
        <w:rPr>
          <w:rFonts w:ascii="Times New Roman" w:hAnsi="Times New Roman"/>
        </w:rPr>
        <w:t xml:space="preserve"> statistically significant positive relationship</w:t>
      </w:r>
      <w:r w:rsidR="007E13D7" w:rsidRPr="00127044">
        <w:rPr>
          <w:rFonts w:ascii="Times New Roman" w:hAnsi="Times New Roman"/>
        </w:rPr>
        <w:t>s with one another. The Library indicator for the rati</w:t>
      </w:r>
      <w:r w:rsidR="00CE5561" w:rsidRPr="00127044">
        <w:rPr>
          <w:rFonts w:ascii="Times New Roman" w:hAnsi="Times New Roman"/>
        </w:rPr>
        <w:t>o of librarians to student showed</w:t>
      </w:r>
      <w:r w:rsidR="007E13D7" w:rsidRPr="00127044">
        <w:rPr>
          <w:rFonts w:ascii="Times New Roman" w:hAnsi="Times New Roman"/>
        </w:rPr>
        <w:t xml:space="preserve"> a positive correlation with every other non-library indicator, but library expenditures, circulation, and instruction all show</w:t>
      </w:r>
      <w:r w:rsidR="00CE5561" w:rsidRPr="00127044">
        <w:rPr>
          <w:rFonts w:ascii="Times New Roman" w:hAnsi="Times New Roman"/>
        </w:rPr>
        <w:t>ed</w:t>
      </w:r>
      <w:r w:rsidR="007E13D7" w:rsidRPr="00127044">
        <w:rPr>
          <w:rFonts w:ascii="Times New Roman" w:hAnsi="Times New Roman"/>
        </w:rPr>
        <w:t xml:space="preserve"> negative relationships with select indicator</w:t>
      </w:r>
      <w:r w:rsidR="00CE5561" w:rsidRPr="00127044">
        <w:rPr>
          <w:rFonts w:ascii="Times New Roman" w:hAnsi="Times New Roman"/>
        </w:rPr>
        <w:t>s. This suggested</w:t>
      </w:r>
      <w:r w:rsidR="007E13D7" w:rsidRPr="00127044">
        <w:rPr>
          <w:rFonts w:ascii="Times New Roman" w:hAnsi="Times New Roman"/>
        </w:rPr>
        <w:t xml:space="preserve"> that the library measures other than the ratio of librarians to students may not be the most valid observed measures.</w:t>
      </w:r>
      <w:r w:rsidR="00EB3329" w:rsidRPr="00127044">
        <w:rPr>
          <w:rFonts w:ascii="Times New Roman" w:hAnsi="Times New Roman"/>
        </w:rPr>
        <w:t xml:space="preserve"> I therefore used ratios for all four library indicators.</w:t>
      </w:r>
    </w:p>
    <w:p w:rsidR="00E81B9D" w:rsidRPr="00127044" w:rsidRDefault="00E81B9D" w:rsidP="007F53EA">
      <w:pPr>
        <w:pStyle w:val="Heading2fordissertation"/>
      </w:pPr>
      <w:bookmarkStart w:id="245" w:name="_Toc357082419"/>
      <w:r w:rsidRPr="00127044">
        <w:t>Structural Equation Modeling</w:t>
      </w:r>
      <w:bookmarkEnd w:id="245"/>
    </w:p>
    <w:p w:rsidR="00B71318" w:rsidRPr="00127044" w:rsidRDefault="00F57EE8" w:rsidP="000D6F85">
      <w:pPr>
        <w:spacing w:line="480" w:lineRule="auto"/>
        <w:ind w:firstLine="720"/>
        <w:rPr>
          <w:rFonts w:ascii="Times New Roman" w:hAnsi="Times New Roman"/>
        </w:rPr>
      </w:pPr>
      <w:r w:rsidRPr="00127044">
        <w:rPr>
          <w:rFonts w:ascii="Times New Roman" w:hAnsi="Times New Roman"/>
        </w:rPr>
        <w:t>Structural Equation m</w:t>
      </w:r>
      <w:r w:rsidR="00E81B9D" w:rsidRPr="00127044">
        <w:rPr>
          <w:rFonts w:ascii="Times New Roman" w:hAnsi="Times New Roman"/>
        </w:rPr>
        <w:t xml:space="preserve">odeling tests a hypothesized model. I constructed my model using SPSS </w:t>
      </w:r>
      <w:r w:rsidR="00A96A19" w:rsidRPr="00127044">
        <w:rPr>
          <w:rFonts w:ascii="Times New Roman" w:hAnsi="Times New Roman"/>
        </w:rPr>
        <w:t>AMOS</w:t>
      </w:r>
      <w:r w:rsidR="00E81B9D" w:rsidRPr="00127044">
        <w:rPr>
          <w:rFonts w:ascii="Times New Roman" w:hAnsi="Times New Roman"/>
        </w:rPr>
        <w:t xml:space="preserve"> to bu</w:t>
      </w:r>
      <w:r w:rsidR="006B5957" w:rsidRPr="00127044">
        <w:rPr>
          <w:rFonts w:ascii="Times New Roman" w:hAnsi="Times New Roman"/>
        </w:rPr>
        <w:t>ild a path diagra</w:t>
      </w:r>
      <w:r w:rsidR="00C91C6C" w:rsidRPr="00127044">
        <w:rPr>
          <w:rFonts w:ascii="Times New Roman" w:hAnsi="Times New Roman"/>
        </w:rPr>
        <w:t>m (see figure 12</w:t>
      </w:r>
      <w:r w:rsidR="00E81B9D" w:rsidRPr="00127044">
        <w:rPr>
          <w:rFonts w:ascii="Times New Roman" w:hAnsi="Times New Roman"/>
        </w:rPr>
        <w:t>).</w:t>
      </w:r>
      <w:r w:rsidR="00357497" w:rsidRPr="00127044">
        <w:rPr>
          <w:rFonts w:ascii="Times New Roman" w:hAnsi="Times New Roman"/>
        </w:rPr>
        <w:t xml:space="preserve"> </w:t>
      </w:r>
      <w:r w:rsidR="00B93050" w:rsidRPr="00127044">
        <w:rPr>
          <w:rFonts w:ascii="Times New Roman" w:hAnsi="Times New Roman"/>
        </w:rPr>
        <w:t>O</w:t>
      </w:r>
      <w:r w:rsidR="004D6135" w:rsidRPr="00127044">
        <w:rPr>
          <w:rFonts w:ascii="Times New Roman" w:hAnsi="Times New Roman"/>
        </w:rPr>
        <w:t xml:space="preserve">vals represent latent constructs and the rectangles represent </w:t>
      </w:r>
      <w:r w:rsidR="000E2CD4" w:rsidRPr="00127044">
        <w:rPr>
          <w:rFonts w:ascii="Times New Roman" w:hAnsi="Times New Roman"/>
        </w:rPr>
        <w:t>observed</w:t>
      </w:r>
      <w:r w:rsidR="004D6135" w:rsidRPr="00127044">
        <w:rPr>
          <w:rFonts w:ascii="Times New Roman" w:hAnsi="Times New Roman"/>
        </w:rPr>
        <w:t xml:space="preserve"> variables. </w:t>
      </w:r>
      <w:r w:rsidR="000E2CD4" w:rsidRPr="00127044">
        <w:rPr>
          <w:rFonts w:ascii="Times New Roman" w:hAnsi="Times New Roman"/>
        </w:rPr>
        <w:t xml:space="preserve">Circles represent residual </w:t>
      </w:r>
      <w:r w:rsidR="000E2CD4" w:rsidRPr="00127044">
        <w:rPr>
          <w:rFonts w:ascii="Times New Roman" w:hAnsi="Times New Roman"/>
        </w:rPr>
        <w:lastRenderedPageBreak/>
        <w:t xml:space="preserve">error in the prediction of each endogenous construct and error terms </w:t>
      </w:r>
      <w:r w:rsidR="00357497" w:rsidRPr="00127044">
        <w:rPr>
          <w:rFonts w:ascii="Times New Roman" w:hAnsi="Times New Roman"/>
        </w:rPr>
        <w:t xml:space="preserve">for each observed variable. Arrows represent the path coefficient for regression of one factor </w:t>
      </w:r>
      <w:r w:rsidR="001B5E25" w:rsidRPr="00127044">
        <w:rPr>
          <w:rFonts w:ascii="Times New Roman" w:hAnsi="Times New Roman"/>
        </w:rPr>
        <w:t>upon</w:t>
      </w:r>
      <w:r w:rsidR="00357497" w:rsidRPr="00127044">
        <w:rPr>
          <w:rFonts w:ascii="Times New Roman" w:hAnsi="Times New Roman"/>
        </w:rPr>
        <w:t xml:space="preserve"> another.</w:t>
      </w:r>
      <w:r w:rsidR="001B5E25" w:rsidRPr="00127044">
        <w:rPr>
          <w:rFonts w:ascii="Times New Roman" w:hAnsi="Times New Roman"/>
        </w:rPr>
        <w:t xml:space="preserve"> </w:t>
      </w:r>
    </w:p>
    <w:p w:rsidR="00A7546E" w:rsidRPr="00127044" w:rsidRDefault="00A7546E" w:rsidP="005F7EB5">
      <w:pPr>
        <w:rPr>
          <w:rFonts w:ascii="Times New Roman" w:hAnsi="Times New Roman"/>
          <w:b/>
          <w:szCs w:val="24"/>
        </w:rPr>
      </w:pPr>
      <w:r w:rsidRPr="00127044">
        <w:rPr>
          <w:rFonts w:ascii="Times New Roman" w:hAnsi="Times New Roman"/>
          <w:noProof/>
        </w:rPr>
        <w:drawing>
          <wp:inline distT="0" distB="0" distL="0" distR="0" wp14:anchorId="360D276A" wp14:editId="31ADEBD8">
            <wp:extent cx="5937250" cy="2654300"/>
            <wp:effectExtent l="0" t="0" r="635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15141" b="11228"/>
                    <a:stretch/>
                  </pic:blipFill>
                  <pic:spPr bwMode="auto">
                    <a:xfrm>
                      <a:off x="0" y="0"/>
                      <a:ext cx="5943600" cy="2657139"/>
                    </a:xfrm>
                    <a:prstGeom prst="rect">
                      <a:avLst/>
                    </a:prstGeom>
                    <a:ln>
                      <a:noFill/>
                    </a:ln>
                    <a:extLst>
                      <a:ext uri="{53640926-AAD7-44D8-BBD7-CCE9431645EC}">
                        <a14:shadowObscured xmlns:a14="http://schemas.microsoft.com/office/drawing/2010/main"/>
                      </a:ext>
                    </a:extLst>
                  </pic:spPr>
                </pic:pic>
              </a:graphicData>
            </a:graphic>
          </wp:inline>
        </w:drawing>
      </w:r>
    </w:p>
    <w:p w:rsidR="00A7546E" w:rsidRPr="00127044" w:rsidRDefault="00C91C6C" w:rsidP="00650B7D">
      <w:pPr>
        <w:pStyle w:val="FigureCaption"/>
      </w:pPr>
      <w:bookmarkStart w:id="246" w:name="_Toc321814778"/>
      <w:r w:rsidRPr="00127044">
        <w:rPr>
          <w:i/>
        </w:rPr>
        <w:t>Figure 12</w:t>
      </w:r>
      <w:r w:rsidR="00A7546E" w:rsidRPr="00127044">
        <w:rPr>
          <w:i/>
        </w:rPr>
        <w:t>:</w:t>
      </w:r>
      <w:r w:rsidR="00A7546E" w:rsidRPr="00127044">
        <w:t xml:space="preserve"> Model</w:t>
      </w:r>
      <w:r w:rsidRPr="00127044">
        <w:t xml:space="preserve"> 3</w:t>
      </w:r>
      <w:r w:rsidR="006708AD" w:rsidRPr="00127044">
        <w:t xml:space="preserve"> – </w:t>
      </w:r>
      <w:r w:rsidR="002E5C53" w:rsidRPr="00127044">
        <w:t>Library Impact on Student Persistence</w:t>
      </w:r>
      <w:r w:rsidRPr="00127044">
        <w:t xml:space="preserve"> with Indicators</w:t>
      </w:r>
      <w:bookmarkEnd w:id="246"/>
    </w:p>
    <w:p w:rsidR="008A4318" w:rsidRPr="00127044" w:rsidRDefault="008A4318" w:rsidP="005F7EB5">
      <w:pPr>
        <w:rPr>
          <w:rFonts w:ascii="Times New Roman" w:hAnsi="Times New Roman"/>
        </w:rPr>
      </w:pPr>
    </w:p>
    <w:p w:rsidR="00A545F1" w:rsidRPr="00127044" w:rsidRDefault="004D6135" w:rsidP="005F7EB5">
      <w:pPr>
        <w:spacing w:line="480" w:lineRule="auto"/>
        <w:ind w:firstLine="720"/>
        <w:rPr>
          <w:rFonts w:ascii="Times New Roman" w:hAnsi="Times New Roman"/>
        </w:rPr>
      </w:pPr>
      <w:r w:rsidRPr="00127044">
        <w:rPr>
          <w:rFonts w:ascii="Times New Roman" w:hAnsi="Times New Roman"/>
        </w:rPr>
        <w:t xml:space="preserve">SPSS </w:t>
      </w:r>
      <w:r w:rsidR="00A96A19" w:rsidRPr="00127044">
        <w:rPr>
          <w:rFonts w:ascii="Times New Roman" w:hAnsi="Times New Roman"/>
        </w:rPr>
        <w:t>AMOS</w:t>
      </w:r>
      <w:r w:rsidRPr="00127044">
        <w:rPr>
          <w:rFonts w:ascii="Times New Roman" w:hAnsi="Times New Roman"/>
        </w:rPr>
        <w:t xml:space="preserve"> first identifies the model. Model identification “focuses on whether or not there is a unique set of parameters consistent in the data”</w:t>
      </w:r>
      <w:r w:rsidR="006B5957" w:rsidRPr="00127044">
        <w:rPr>
          <w:rFonts w:ascii="Times New Roman" w:hAnsi="Times New Roman"/>
        </w:rPr>
        <w:t xml:space="preserve"> </w:t>
      </w:r>
      <w:r w:rsidR="00E6099C" w:rsidRPr="00127044">
        <w:rPr>
          <w:rFonts w:ascii="Times New Roman" w:hAnsi="Times New Roman"/>
        </w:rPr>
        <w:fldChar w:fldCharType="begin"/>
      </w:r>
      <w:r w:rsidR="006B5957" w:rsidRPr="00127044">
        <w:rPr>
          <w:rFonts w:ascii="Times New Roman" w:hAnsi="Times New Roman"/>
        </w:rPr>
        <w:instrText xml:space="preserve"> ADDIN EN.CITE &lt;EndNote&gt;&lt;Cite&gt;&lt;Author&gt;Byrne&lt;/Author&gt;&lt;Year&gt;2010&lt;/Year&gt;&lt;RecNum&gt;508&lt;/RecNum&gt;&lt;Pages&gt;33&lt;/Pages&gt;&lt;DisplayText&gt;(Byrne, 2010, p. 33)&lt;/DisplayText&gt;&lt;record&gt;&lt;rec-number&gt;508&lt;/rec-number&gt;&lt;foreign-keys&gt;&lt;key app="EN" db-id="trdvwvf9m00zd4es0eavtr0g5zf90pzwzsw5"&gt;508&lt;/key&gt;&lt;/foreign-keys&gt;&lt;ref-type name="Book"&gt;6&lt;/ref-type&gt;&lt;contributors&gt;&lt;authors&gt;&lt;author&gt;Byrne, Barbara M.&lt;/author&gt;&lt;/authors&gt;&lt;/contributors&gt;&lt;titles&gt;&lt;title&gt;Structural equation modeling with AMOS : basic concepts, applications, and programming&lt;/title&gt;&lt;/titles&gt;&lt;dates&gt;&lt;year&gt;2010&lt;/year&gt;&lt;/dates&gt;&lt;pub-location&gt;New York&lt;/pub-location&gt;&lt;publisher&gt;Routledge&lt;/publisher&gt;&lt;isbn&gt;9780805863727 0805863729 9780805863734 0805863737&lt;/isbn&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rPr>
        <w:fldChar w:fldCharType="separate"/>
      </w:r>
      <w:r w:rsidR="006B5957" w:rsidRPr="00127044">
        <w:rPr>
          <w:rFonts w:ascii="Times New Roman" w:hAnsi="Times New Roman"/>
          <w:noProof/>
        </w:rPr>
        <w:t>(</w:t>
      </w:r>
      <w:hyperlink w:anchor="_ENREF_28" w:tooltip="Byrne, 2010 #508" w:history="1">
        <w:r w:rsidR="00886D37" w:rsidRPr="00127044">
          <w:rPr>
            <w:rFonts w:ascii="Times New Roman" w:hAnsi="Times New Roman"/>
            <w:noProof/>
          </w:rPr>
          <w:t>Byrne, 2010, p. 33</w:t>
        </w:r>
      </w:hyperlink>
      <w:r w:rsidR="006B5957"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w:t>
      </w:r>
      <w:r w:rsidR="00833CDD" w:rsidRPr="00127044">
        <w:rPr>
          <w:rFonts w:ascii="Times New Roman" w:hAnsi="Times New Roman"/>
        </w:rPr>
        <w:t xml:space="preserve">SPSS </w:t>
      </w:r>
      <w:r w:rsidR="00A96A19" w:rsidRPr="00127044">
        <w:rPr>
          <w:rFonts w:ascii="Times New Roman" w:hAnsi="Times New Roman"/>
        </w:rPr>
        <w:t>AMOS</w:t>
      </w:r>
      <w:r w:rsidR="00833CDD" w:rsidRPr="00127044">
        <w:rPr>
          <w:rFonts w:ascii="Times New Roman" w:hAnsi="Times New Roman"/>
        </w:rPr>
        <w:t xml:space="preserve"> calculated estimates </w:t>
      </w:r>
      <w:r w:rsidR="00B93050" w:rsidRPr="00127044">
        <w:rPr>
          <w:rFonts w:ascii="Times New Roman" w:hAnsi="Times New Roman"/>
        </w:rPr>
        <w:t>and found that</w:t>
      </w:r>
      <w:r w:rsidR="00833CDD" w:rsidRPr="00127044">
        <w:rPr>
          <w:rFonts w:ascii="Times New Roman" w:hAnsi="Times New Roman"/>
        </w:rPr>
        <w:t xml:space="preserve"> </w:t>
      </w:r>
      <w:r w:rsidR="00B71318" w:rsidRPr="00127044">
        <w:rPr>
          <w:rFonts w:ascii="Times New Roman" w:hAnsi="Times New Roman"/>
        </w:rPr>
        <w:t>M</w:t>
      </w:r>
      <w:r w:rsidR="00833CDD" w:rsidRPr="00127044">
        <w:rPr>
          <w:rFonts w:ascii="Times New Roman" w:hAnsi="Times New Roman"/>
        </w:rPr>
        <w:t xml:space="preserve">odel </w:t>
      </w:r>
      <w:r w:rsidR="00A63210" w:rsidRPr="00127044">
        <w:rPr>
          <w:rFonts w:ascii="Times New Roman" w:hAnsi="Times New Roman"/>
        </w:rPr>
        <w:t>2</w:t>
      </w:r>
      <w:r w:rsidR="00B71318" w:rsidRPr="00127044">
        <w:rPr>
          <w:rFonts w:ascii="Times New Roman" w:hAnsi="Times New Roman"/>
        </w:rPr>
        <w:t xml:space="preserve"> </w:t>
      </w:r>
      <w:r w:rsidR="00833CDD" w:rsidRPr="00127044">
        <w:rPr>
          <w:rFonts w:ascii="Times New Roman" w:hAnsi="Times New Roman"/>
        </w:rPr>
        <w:t xml:space="preserve">was </w:t>
      </w:r>
      <w:r w:rsidR="00A63210" w:rsidRPr="00127044">
        <w:rPr>
          <w:rFonts w:ascii="Times New Roman" w:hAnsi="Times New Roman"/>
        </w:rPr>
        <w:t>inadmissible</w:t>
      </w:r>
      <w:r w:rsidR="00833CDD" w:rsidRPr="00127044">
        <w:rPr>
          <w:rFonts w:ascii="Times New Roman" w:hAnsi="Times New Roman"/>
        </w:rPr>
        <w:t xml:space="preserve"> because the error term for the experience indicator was negative (Error16 = -.007)</w:t>
      </w:r>
      <w:r w:rsidR="000D45A8" w:rsidRPr="00127044">
        <w:rPr>
          <w:rFonts w:ascii="Times New Roman" w:hAnsi="Times New Roman"/>
        </w:rPr>
        <w:t xml:space="preserve">. The most likely explanation for the negative variance is the previously identified collinearity between the experience indicator and the return indicator (.854). </w:t>
      </w:r>
      <w:r w:rsidR="00A63210" w:rsidRPr="00127044">
        <w:rPr>
          <w:rFonts w:ascii="Times New Roman" w:hAnsi="Times New Roman"/>
        </w:rPr>
        <w:t xml:space="preserve">This is known as a Heywood Case </w:t>
      </w:r>
      <w:r w:rsidR="00E6099C" w:rsidRPr="00127044">
        <w:rPr>
          <w:rFonts w:ascii="Times New Roman" w:hAnsi="Times New Roman"/>
        </w:rPr>
        <w:fldChar w:fldCharType="begin">
          <w:fldData xml:space="preserve">PEVuZE5vdGU+PENpdGU+PEF1dGhvcj5LbGluZTwvQXV0aG9yPjxZZWFyPjIwMDU8L1llYXI+PFJl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</w:fldData>
        </w:fldChar>
      </w:r>
      <w:r w:rsidR="00A63210"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PEVuZE5vdGU+PENpdGU+PEF1dGhvcj5LbGluZTwvQXV0aG9yPjxZZWFyPjIwMDU8L1llYXI+PFJl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</w:fldData>
        </w:fldChar>
      </w:r>
      <w:r w:rsidR="00A63210"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A63210" w:rsidRPr="00127044">
        <w:rPr>
          <w:rFonts w:ascii="Times New Roman" w:hAnsi="Times New Roman"/>
          <w:noProof/>
        </w:rPr>
        <w:t>(</w:t>
      </w:r>
      <w:hyperlink w:anchor="_ENREF_62" w:tooltip="Kline, 2005 #59" w:history="1">
        <w:r w:rsidR="00886D37" w:rsidRPr="00127044">
          <w:rPr>
            <w:rFonts w:ascii="Times New Roman" w:hAnsi="Times New Roman"/>
            <w:noProof/>
          </w:rPr>
          <w:t>Kline, 2005, p. 114</w:t>
        </w:r>
      </w:hyperlink>
      <w:r w:rsidR="00A63210" w:rsidRPr="00127044">
        <w:rPr>
          <w:rFonts w:ascii="Times New Roman" w:hAnsi="Times New Roman"/>
          <w:noProof/>
        </w:rPr>
        <w:t>)</w:t>
      </w:r>
      <w:r w:rsidR="00E6099C" w:rsidRPr="00127044">
        <w:rPr>
          <w:rFonts w:ascii="Times New Roman" w:hAnsi="Times New Roman"/>
        </w:rPr>
        <w:fldChar w:fldCharType="end"/>
      </w:r>
      <w:r w:rsidR="00A63210" w:rsidRPr="00127044">
        <w:rPr>
          <w:rFonts w:ascii="Times New Roman" w:hAnsi="Times New Roman"/>
        </w:rPr>
        <w:t xml:space="preserve">. </w:t>
      </w:r>
      <w:r w:rsidR="000D45A8" w:rsidRPr="00127044">
        <w:rPr>
          <w:rFonts w:ascii="Times New Roman" w:hAnsi="Times New Roman"/>
        </w:rPr>
        <w:t xml:space="preserve">This type of collinearity brings the population correlation too close to 1, causing underidentification. </w:t>
      </w:r>
      <w:r w:rsidR="00EA6E86" w:rsidRPr="00127044">
        <w:rPr>
          <w:rFonts w:ascii="Times New Roman" w:hAnsi="Times New Roman"/>
        </w:rPr>
        <w:t xml:space="preserve">The simplest solution is to remove the indicator from the model. </w:t>
      </w:r>
      <w:r w:rsidR="00A545F1" w:rsidRPr="00127044">
        <w:rPr>
          <w:rFonts w:ascii="Times New Roman" w:hAnsi="Times New Roman"/>
        </w:rPr>
        <w:t xml:space="preserve">Because I did not want to lose the information in either </w:t>
      </w:r>
      <w:r w:rsidR="00B71318" w:rsidRPr="00127044">
        <w:rPr>
          <w:rFonts w:ascii="Times New Roman" w:hAnsi="Times New Roman"/>
        </w:rPr>
        <w:t xml:space="preserve">the </w:t>
      </w:r>
      <w:r w:rsidR="00AA62FC" w:rsidRPr="00127044">
        <w:rPr>
          <w:rFonts w:ascii="Times New Roman" w:hAnsi="Times New Roman"/>
        </w:rPr>
        <w:t>return</w:t>
      </w:r>
      <w:r w:rsidR="00B71318" w:rsidRPr="00127044">
        <w:rPr>
          <w:rFonts w:ascii="Times New Roman" w:hAnsi="Times New Roman"/>
        </w:rPr>
        <w:t xml:space="preserve"> </w:t>
      </w:r>
      <w:r w:rsidR="00A545F1" w:rsidRPr="00127044">
        <w:rPr>
          <w:rFonts w:ascii="Times New Roman" w:hAnsi="Times New Roman"/>
        </w:rPr>
        <w:t>indicator</w:t>
      </w:r>
      <w:r w:rsidR="00B71318" w:rsidRPr="00127044">
        <w:rPr>
          <w:rFonts w:ascii="Times New Roman" w:hAnsi="Times New Roman"/>
        </w:rPr>
        <w:t xml:space="preserve"> or the </w:t>
      </w:r>
      <w:r w:rsidR="00AA62FC" w:rsidRPr="00127044">
        <w:rPr>
          <w:rFonts w:ascii="Times New Roman" w:hAnsi="Times New Roman"/>
        </w:rPr>
        <w:t>experience</w:t>
      </w:r>
      <w:r w:rsidR="00B71318" w:rsidRPr="00127044">
        <w:rPr>
          <w:rFonts w:ascii="Times New Roman" w:hAnsi="Times New Roman"/>
        </w:rPr>
        <w:t xml:space="preserve"> indicator</w:t>
      </w:r>
      <w:r w:rsidR="00A545F1" w:rsidRPr="00127044">
        <w:rPr>
          <w:rFonts w:ascii="Times New Roman" w:hAnsi="Times New Roman"/>
        </w:rPr>
        <w:t>, I calculated the mean of re</w:t>
      </w:r>
      <w:r w:rsidR="00A63210" w:rsidRPr="00127044">
        <w:rPr>
          <w:rFonts w:ascii="Times New Roman" w:hAnsi="Times New Roman"/>
        </w:rPr>
        <w:t>turn and experience to derive a</w:t>
      </w:r>
      <w:r w:rsidR="00A545F1" w:rsidRPr="00127044">
        <w:rPr>
          <w:rFonts w:ascii="Times New Roman" w:hAnsi="Times New Roman"/>
        </w:rPr>
        <w:t xml:space="preserve"> new indicator I called satisfaction. </w:t>
      </w:r>
    </w:p>
    <w:p w:rsidR="00910EEF" w:rsidRPr="00127044" w:rsidRDefault="00EA6E86" w:rsidP="005F7EB5">
      <w:pPr>
        <w:spacing w:line="480" w:lineRule="auto"/>
        <w:ind w:firstLine="720"/>
        <w:rPr>
          <w:rFonts w:ascii="Times New Roman" w:hAnsi="Times New Roman"/>
        </w:rPr>
      </w:pPr>
      <w:r w:rsidRPr="00127044">
        <w:rPr>
          <w:rFonts w:ascii="Times New Roman" w:hAnsi="Times New Roman"/>
        </w:rPr>
        <w:lastRenderedPageBreak/>
        <w:t xml:space="preserve">Since this </w:t>
      </w:r>
      <w:r w:rsidR="00B1429E" w:rsidRPr="00127044">
        <w:rPr>
          <w:rFonts w:ascii="Times New Roman" w:hAnsi="Times New Roman"/>
        </w:rPr>
        <w:t>left</w:t>
      </w:r>
      <w:r w:rsidRPr="00127044">
        <w:rPr>
          <w:rFonts w:ascii="Times New Roman" w:hAnsi="Times New Roman"/>
        </w:rPr>
        <w:t xml:space="preserve"> the Intent to Return construct with only one indicator, I constrain</w:t>
      </w:r>
      <w:r w:rsidR="00B1429E" w:rsidRPr="00127044">
        <w:rPr>
          <w:rFonts w:ascii="Times New Roman" w:hAnsi="Times New Roman"/>
        </w:rPr>
        <w:t>ed</w:t>
      </w:r>
      <w:r w:rsidRPr="00127044">
        <w:rPr>
          <w:rFonts w:ascii="Times New Roman" w:hAnsi="Times New Roman"/>
        </w:rPr>
        <w:t xml:space="preserve"> the error term in order to estimate my model.</w:t>
      </w:r>
      <w:r w:rsidR="00C12B21" w:rsidRPr="00127044">
        <w:rPr>
          <w:rFonts w:ascii="Times New Roman" w:hAnsi="Times New Roman"/>
        </w:rPr>
        <w:t xml:space="preserve"> </w:t>
      </w:r>
      <w:r w:rsidR="00910EEF" w:rsidRPr="00127044">
        <w:rPr>
          <w:rFonts w:ascii="Times New Roman" w:hAnsi="Times New Roman"/>
        </w:rPr>
        <w:t xml:space="preserve">When there is a single indicator representing a latent variable, Kline recommends constraining the error term </w:t>
      </w:r>
      <w:r w:rsidR="00A63210" w:rsidRPr="00127044">
        <w:rPr>
          <w:rFonts w:ascii="Times New Roman" w:hAnsi="Times New Roman"/>
        </w:rPr>
        <w:t xml:space="preserve">using an </w:t>
      </w:r>
      <w:r w:rsidR="00A63210" w:rsidRPr="00127044">
        <w:rPr>
          <w:rFonts w:ascii="Times New Roman" w:hAnsi="Times New Roman"/>
          <w:i/>
        </w:rPr>
        <w:t>a prior</w:t>
      </w:r>
      <w:r w:rsidR="00B1429E" w:rsidRPr="00127044">
        <w:rPr>
          <w:rFonts w:ascii="Times New Roman" w:hAnsi="Times New Roman"/>
          <w:i/>
        </w:rPr>
        <w:t>i</w:t>
      </w:r>
      <w:r w:rsidR="00A63210" w:rsidRPr="00127044">
        <w:rPr>
          <w:rFonts w:ascii="Times New Roman" w:hAnsi="Times New Roman"/>
        </w:rPr>
        <w:t xml:space="preserve"> estimate </w:t>
      </w:r>
      <w:r w:rsidR="00910EEF" w:rsidRPr="00127044">
        <w:rPr>
          <w:rFonts w:ascii="Times New Roman" w:hAnsi="Times New Roman"/>
        </w:rPr>
        <w:t>based upon the literature</w:t>
      </w:r>
      <w:r w:rsidR="00A63210" w:rsidRPr="00127044">
        <w:rPr>
          <w:rFonts w:ascii="Times New Roman" w:hAnsi="Times New Roman"/>
        </w:rPr>
        <w:t xml:space="preserve"> </w:t>
      </w:r>
      <w:r w:rsidR="00E6099C" w:rsidRPr="00127044">
        <w:rPr>
          <w:rFonts w:ascii="Times New Roman" w:hAnsi="Times New Roman"/>
        </w:rPr>
        <w:fldChar w:fldCharType="begin">
          <w:fldData xml:space="preserve">PEVuZE5vdGU+PENpdGU+PEF1dGhvcj5LbGluZTwvQXV0aG9yPjxZZWFyPjIwMDU8L1llYXI+PFJl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</w:fldData>
        </w:fldChar>
      </w:r>
      <w:r w:rsidR="00B631A2"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PEVuZE5vdGU+PENpdGU+PEF1dGhvcj5LbGluZTwvQXV0aG9yPjxZZWFyPjIwMDU8L1llYXI+PFJl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</w:fldData>
        </w:fldChar>
      </w:r>
      <w:r w:rsidR="00B631A2"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B631A2" w:rsidRPr="00127044">
        <w:rPr>
          <w:rFonts w:ascii="Times New Roman" w:hAnsi="Times New Roman"/>
          <w:noProof/>
        </w:rPr>
        <w:t>(</w:t>
      </w:r>
      <w:hyperlink w:anchor="_ENREF_62" w:tooltip="Kline, 2005 #59" w:history="1">
        <w:r w:rsidR="00886D37" w:rsidRPr="00127044">
          <w:rPr>
            <w:rFonts w:ascii="Times New Roman" w:hAnsi="Times New Roman"/>
            <w:noProof/>
          </w:rPr>
          <w:t>Kline, 2005, pp. 229-230</w:t>
        </w:r>
      </w:hyperlink>
      <w:r w:rsidR="00B631A2" w:rsidRPr="00127044">
        <w:rPr>
          <w:rFonts w:ascii="Times New Roman" w:hAnsi="Times New Roman"/>
          <w:noProof/>
        </w:rPr>
        <w:t>)</w:t>
      </w:r>
      <w:r w:rsidR="00E6099C" w:rsidRPr="00127044">
        <w:rPr>
          <w:rFonts w:ascii="Times New Roman" w:hAnsi="Times New Roman"/>
        </w:rPr>
        <w:fldChar w:fldCharType="end"/>
      </w:r>
      <w:r w:rsidR="00B631A2" w:rsidRPr="00127044">
        <w:rPr>
          <w:rFonts w:ascii="Times New Roman" w:hAnsi="Times New Roman"/>
        </w:rPr>
        <w:t xml:space="preserve">. </w:t>
      </w:r>
      <w:r w:rsidR="00910EEF" w:rsidRPr="00127044">
        <w:rPr>
          <w:rFonts w:ascii="Times New Roman" w:hAnsi="Times New Roman"/>
        </w:rPr>
        <w:t xml:space="preserve">In the original model,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do</w:t>
      </w:r>
      <w:r w:rsidR="00E726FE" w:rsidRPr="00127044">
        <w:rPr>
          <w:rFonts w:ascii="Times New Roman" w:hAnsi="Times New Roman"/>
        </w:rPr>
        <w:t xml:space="preserve"> not quantify the error term, </w:t>
      </w:r>
      <w:r w:rsidR="00AC7049" w:rsidRPr="00127044">
        <w:rPr>
          <w:rFonts w:ascii="Times New Roman" w:hAnsi="Times New Roman"/>
        </w:rPr>
        <w:t xml:space="preserve">so </w:t>
      </w:r>
      <w:r w:rsidR="00E726FE" w:rsidRPr="00127044">
        <w:rPr>
          <w:rFonts w:ascii="Times New Roman" w:hAnsi="Times New Roman"/>
        </w:rPr>
        <w:t>I have therefore constrained the error te</w:t>
      </w:r>
      <w:r w:rsidR="00AC7049" w:rsidRPr="00127044">
        <w:rPr>
          <w:rFonts w:ascii="Times New Roman" w:hAnsi="Times New Roman"/>
        </w:rPr>
        <w:t xml:space="preserve">rm for the </w:t>
      </w:r>
      <w:r w:rsidR="00A545F1" w:rsidRPr="00127044">
        <w:rPr>
          <w:rFonts w:ascii="Times New Roman" w:hAnsi="Times New Roman"/>
        </w:rPr>
        <w:t>satisfaction</w:t>
      </w:r>
      <w:r w:rsidR="00AC7049" w:rsidRPr="00127044">
        <w:rPr>
          <w:rFonts w:ascii="Times New Roman" w:hAnsi="Times New Roman"/>
        </w:rPr>
        <w:t xml:space="preserve"> indicator to 0.</w:t>
      </w:r>
      <w:r w:rsidR="00E726FE" w:rsidRPr="00127044">
        <w:rPr>
          <w:rFonts w:ascii="Times New Roman" w:hAnsi="Times New Roman"/>
        </w:rPr>
        <w:t xml:space="preserve"> </w:t>
      </w:r>
      <w:r w:rsidR="00C12B21" w:rsidRPr="00127044">
        <w:rPr>
          <w:rFonts w:ascii="Times New Roman" w:hAnsi="Times New Roman"/>
        </w:rPr>
        <w:t xml:space="preserve">The revised model with the </w:t>
      </w:r>
      <w:r w:rsidR="00A545F1" w:rsidRPr="00127044">
        <w:rPr>
          <w:rFonts w:ascii="Times New Roman" w:hAnsi="Times New Roman"/>
        </w:rPr>
        <w:t>satisfaction</w:t>
      </w:r>
      <w:r w:rsidR="00C12B21" w:rsidRPr="00127044">
        <w:rPr>
          <w:rFonts w:ascii="Times New Roman" w:hAnsi="Times New Roman"/>
        </w:rPr>
        <w:t xml:space="preserve"> indicator </w:t>
      </w:r>
      <w:r w:rsidR="00A545F1" w:rsidRPr="00127044">
        <w:rPr>
          <w:rFonts w:ascii="Times New Roman" w:hAnsi="Times New Roman"/>
        </w:rPr>
        <w:t>replacin</w:t>
      </w:r>
      <w:r w:rsidR="00AA62FC" w:rsidRPr="00127044">
        <w:rPr>
          <w:rFonts w:ascii="Times New Roman" w:hAnsi="Times New Roman"/>
        </w:rPr>
        <w:t>g the return and experience indi</w:t>
      </w:r>
      <w:r w:rsidR="00A545F1" w:rsidRPr="00127044">
        <w:rPr>
          <w:rFonts w:ascii="Times New Roman" w:hAnsi="Times New Roman"/>
        </w:rPr>
        <w:t>c</w:t>
      </w:r>
      <w:r w:rsidR="00AA62FC" w:rsidRPr="00127044">
        <w:rPr>
          <w:rFonts w:ascii="Times New Roman" w:hAnsi="Times New Roman"/>
        </w:rPr>
        <w:t>a</w:t>
      </w:r>
      <w:r w:rsidR="00A545F1" w:rsidRPr="00127044">
        <w:rPr>
          <w:rFonts w:ascii="Times New Roman" w:hAnsi="Times New Roman"/>
        </w:rPr>
        <w:t>tors</w:t>
      </w:r>
      <w:r w:rsidR="00C12B21" w:rsidRPr="00127044">
        <w:rPr>
          <w:rFonts w:ascii="Times New Roman" w:hAnsi="Times New Roman"/>
        </w:rPr>
        <w:t xml:space="preserve"> is illustrated in f</w:t>
      </w:r>
      <w:r w:rsidR="00C91C6C" w:rsidRPr="00127044">
        <w:rPr>
          <w:rFonts w:ascii="Times New Roman" w:hAnsi="Times New Roman"/>
        </w:rPr>
        <w:t>igure 13 as Model 3</w:t>
      </w:r>
      <w:r w:rsidR="006073BE" w:rsidRPr="00127044">
        <w:rPr>
          <w:rFonts w:ascii="Times New Roman" w:hAnsi="Times New Roman"/>
        </w:rPr>
        <w:t>A</w:t>
      </w:r>
      <w:r w:rsidR="00C12B21" w:rsidRPr="00127044">
        <w:rPr>
          <w:rFonts w:ascii="Times New Roman" w:hAnsi="Times New Roman"/>
        </w:rPr>
        <w:t>.</w:t>
      </w:r>
      <w:r w:rsidR="00992DC7" w:rsidRPr="00127044">
        <w:rPr>
          <w:rFonts w:ascii="Times New Roman" w:hAnsi="Times New Roman"/>
        </w:rPr>
        <w:t xml:space="preserve"> </w:t>
      </w:r>
    </w:p>
    <w:p w:rsidR="00C12B21" w:rsidRPr="00127044" w:rsidRDefault="00A545F1" w:rsidP="005F7EB5">
      <w:pPr>
        <w:rPr>
          <w:rFonts w:ascii="Times New Roman" w:hAnsi="Times New Roman"/>
          <w:b/>
        </w:rPr>
      </w:pPr>
      <w:r w:rsidRPr="00127044">
        <w:rPr>
          <w:rFonts w:ascii="Times New Roman" w:hAnsi="Times New Roman"/>
          <w:noProof/>
        </w:rPr>
        <w:drawing>
          <wp:inline distT="0" distB="0" distL="0" distR="0" wp14:anchorId="783D8B3E" wp14:editId="6C13B831">
            <wp:extent cx="5937250" cy="2540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7430" b="12109"/>
                    <a:stretch/>
                  </pic:blipFill>
                  <pic:spPr bwMode="auto">
                    <a:xfrm>
                      <a:off x="0" y="0"/>
                      <a:ext cx="5943600" cy="2542717"/>
                    </a:xfrm>
                    <a:prstGeom prst="rect">
                      <a:avLst/>
                    </a:prstGeom>
                    <a:ln>
                      <a:noFill/>
                    </a:ln>
                    <a:extLst>
                      <a:ext uri="{53640926-AAD7-44D8-BBD7-CCE9431645EC}">
                        <a14:shadowObscured xmlns:a14="http://schemas.microsoft.com/office/drawing/2010/main"/>
                      </a:ext>
                    </a:extLst>
                  </pic:spPr>
                </pic:pic>
              </a:graphicData>
            </a:graphic>
          </wp:inline>
        </w:drawing>
      </w:r>
    </w:p>
    <w:p w:rsidR="00C12B21" w:rsidRPr="00127044" w:rsidRDefault="00C91C6C" w:rsidP="00650B7D">
      <w:pPr>
        <w:pStyle w:val="FigureCaption"/>
      </w:pPr>
      <w:bookmarkStart w:id="247" w:name="_Toc321814779"/>
      <w:r w:rsidRPr="00127044">
        <w:rPr>
          <w:i/>
        </w:rPr>
        <w:t>Figure 13</w:t>
      </w:r>
      <w:r w:rsidR="0049664B" w:rsidRPr="00127044">
        <w:rPr>
          <w:i/>
        </w:rPr>
        <w:t>:</w:t>
      </w:r>
      <w:r w:rsidR="0049664B" w:rsidRPr="00127044">
        <w:t xml:space="preserve"> </w:t>
      </w:r>
      <w:r w:rsidRPr="00127044">
        <w:t>Model 3</w:t>
      </w:r>
      <w:r w:rsidR="006073BE" w:rsidRPr="00127044">
        <w:t>A</w:t>
      </w:r>
      <w:r w:rsidR="006708AD" w:rsidRPr="00127044">
        <w:t xml:space="preserve"> – Library Impact on Persistence</w:t>
      </w:r>
      <w:r w:rsidRPr="00127044">
        <w:t xml:space="preserve"> with Satisfaction indicator</w:t>
      </w:r>
      <w:bookmarkEnd w:id="247"/>
    </w:p>
    <w:p w:rsidR="004E0260" w:rsidRPr="00127044" w:rsidRDefault="004E0260" w:rsidP="005F7EB5">
      <w:pPr>
        <w:spacing w:line="480" w:lineRule="auto"/>
        <w:ind w:firstLine="720"/>
        <w:rPr>
          <w:rFonts w:ascii="Times New Roman" w:hAnsi="Times New Roman"/>
        </w:rPr>
      </w:pPr>
      <w:r w:rsidRPr="00127044">
        <w:rPr>
          <w:rFonts w:ascii="Times New Roman" w:hAnsi="Times New Roman"/>
        </w:rPr>
        <w:t xml:space="preserve">The first step in identifying a model </w:t>
      </w:r>
      <w:r w:rsidR="00B631A2" w:rsidRPr="00127044">
        <w:rPr>
          <w:rFonts w:ascii="Times New Roman" w:hAnsi="Times New Roman"/>
        </w:rPr>
        <w:t>is</w:t>
      </w:r>
      <w:r w:rsidRPr="00127044">
        <w:rPr>
          <w:rFonts w:ascii="Times New Roman" w:hAnsi="Times New Roman"/>
        </w:rPr>
        <w:t xml:space="preserve"> to add up the number of parameters to be estimated to ensure that the model is overidentified</w:t>
      </w:r>
      <w:r w:rsidR="00B631A2" w:rsidRPr="00127044">
        <w:rPr>
          <w:rFonts w:ascii="Times New Roman" w:hAnsi="Times New Roman"/>
        </w:rPr>
        <w:t xml:space="preserve"> </w:t>
      </w:r>
      <w:r w:rsidR="00E6099C" w:rsidRPr="00127044">
        <w:rPr>
          <w:rFonts w:ascii="Times New Roman" w:hAnsi="Times New Roman"/>
        </w:rPr>
        <w:fldChar w:fldCharType="begin"/>
      </w:r>
      <w:r w:rsidR="00B631A2" w:rsidRPr="00127044">
        <w:rPr>
          <w:rFonts w:ascii="Times New Roman" w:hAnsi="Times New Roman"/>
        </w:rPr>
        <w:instrText xml:space="preserve"> ADDIN EN.CITE &lt;EndNote&gt;&lt;Cite&gt;&lt;Author&gt;Byrne&lt;/Author&gt;&lt;Year&gt;2010&lt;/Year&gt;&lt;RecNum&gt;508&lt;/RecNum&gt;&lt;Pages&gt;33-35&lt;/Pages&gt;&lt;DisplayText&gt;(Byrne, 2010, pp. 33-35)&lt;/DisplayText&gt;&lt;record&gt;&lt;rec-number&gt;508&lt;/rec-number&gt;&lt;foreign-keys&gt;&lt;key app="EN" db-id="trdvwvf9m00zd4es0eavtr0g5zf90pzwzsw5"&gt;508&lt;/key&gt;&lt;/foreign-keys&gt;&lt;ref-type name="Book"&gt;6&lt;/ref-type&gt;&lt;contributors&gt;&lt;authors&gt;&lt;author&gt;Byrne, Barbara M.&lt;/author&gt;&lt;/authors&gt;&lt;/contributors&gt;&lt;titles&gt;&lt;title&gt;Structural equation modeling with AMOS : basic concepts, applications, and programming&lt;/title&gt;&lt;/titles&gt;&lt;dates&gt;&lt;year&gt;2010&lt;/year&gt;&lt;/dates&gt;&lt;pub-location&gt;New York&lt;/pub-location&gt;&lt;publisher&gt;Routledge&lt;/publisher&gt;&lt;isbn&gt;9780805863727 0805863729 9780805863734 0805863737&lt;/isbn&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rPr>
        <w:fldChar w:fldCharType="separate"/>
      </w:r>
      <w:r w:rsidR="00B631A2" w:rsidRPr="00127044">
        <w:rPr>
          <w:rFonts w:ascii="Times New Roman" w:hAnsi="Times New Roman"/>
          <w:noProof/>
        </w:rPr>
        <w:t>(</w:t>
      </w:r>
      <w:hyperlink w:anchor="_ENREF_28" w:tooltip="Byrne, 2010 #508" w:history="1">
        <w:r w:rsidR="00886D37" w:rsidRPr="00127044">
          <w:rPr>
            <w:rFonts w:ascii="Times New Roman" w:hAnsi="Times New Roman"/>
            <w:noProof/>
          </w:rPr>
          <w:t>Byrne, 2010, pp. 33-35</w:t>
        </w:r>
      </w:hyperlink>
      <w:r w:rsidR="00B631A2"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xml:space="preserve">. </w:t>
      </w:r>
      <w:r w:rsidR="00FF23D2" w:rsidRPr="00127044">
        <w:rPr>
          <w:rFonts w:ascii="Times New Roman" w:hAnsi="Times New Roman"/>
        </w:rPr>
        <w:t xml:space="preserve">SPSS </w:t>
      </w:r>
      <w:r w:rsidR="00A96A19" w:rsidRPr="00127044">
        <w:rPr>
          <w:rFonts w:ascii="Times New Roman" w:hAnsi="Times New Roman"/>
        </w:rPr>
        <w:t>AMOS</w:t>
      </w:r>
      <w:r w:rsidR="00FF23D2" w:rsidRPr="00127044">
        <w:rPr>
          <w:rFonts w:ascii="Times New Roman" w:hAnsi="Times New Roman"/>
        </w:rPr>
        <w:t xml:space="preserve"> determined that the </w:t>
      </w:r>
      <w:r w:rsidR="00870C28" w:rsidRPr="00127044">
        <w:rPr>
          <w:rFonts w:ascii="Times New Roman" w:hAnsi="Times New Roman"/>
        </w:rPr>
        <w:t>model is overidentified with 129</w:t>
      </w:r>
      <w:r w:rsidR="00FF23D2" w:rsidRPr="00127044">
        <w:rPr>
          <w:rFonts w:ascii="Times New Roman" w:hAnsi="Times New Roman"/>
        </w:rPr>
        <w:t xml:space="preserve"> degrees of freedom.</w:t>
      </w:r>
    </w:p>
    <w:p w:rsidR="00FF23D2" w:rsidRPr="00127044" w:rsidRDefault="00FF23D2" w:rsidP="00FF23D2">
      <w:pPr>
        <w:pStyle w:val="Heading3fordissertation"/>
      </w:pPr>
      <w:bookmarkStart w:id="248" w:name="_Toc357082420"/>
      <w:r w:rsidRPr="00127044">
        <w:t>Goodness of Fit</w:t>
      </w:r>
      <w:bookmarkEnd w:id="248"/>
    </w:p>
    <w:p w:rsidR="003B4887" w:rsidRPr="00127044" w:rsidRDefault="00FF23D2" w:rsidP="008A2317">
      <w:pPr>
        <w:spacing w:line="480" w:lineRule="auto"/>
        <w:ind w:firstLine="720"/>
        <w:rPr>
          <w:rFonts w:ascii="Times New Roman" w:hAnsi="Times New Roman"/>
        </w:rPr>
      </w:pPr>
      <w:r w:rsidRPr="00127044">
        <w:rPr>
          <w:rFonts w:ascii="Times New Roman" w:hAnsi="Times New Roman"/>
        </w:rPr>
        <w:t xml:space="preserve">SPSS </w:t>
      </w:r>
      <w:r w:rsidR="00A96A19" w:rsidRPr="00127044">
        <w:rPr>
          <w:rFonts w:ascii="Times New Roman" w:hAnsi="Times New Roman"/>
        </w:rPr>
        <w:t>AMOS</w:t>
      </w:r>
      <w:r w:rsidRPr="00127044">
        <w:rPr>
          <w:rFonts w:ascii="Times New Roman" w:hAnsi="Times New Roman"/>
        </w:rPr>
        <w:t xml:space="preserve"> produces an assessment of the overall fit of the model, the measurement model, and the structural model.</w:t>
      </w:r>
      <w:r w:rsidR="00AB5F08" w:rsidRPr="00127044">
        <w:rPr>
          <w:rFonts w:ascii="Times New Roman" w:hAnsi="Times New Roman"/>
        </w:rPr>
        <w:t xml:space="preserve"> </w:t>
      </w:r>
      <w:r w:rsidR="00FA4BBB" w:rsidRPr="00127044">
        <w:rPr>
          <w:rFonts w:ascii="Times New Roman" w:hAnsi="Times New Roman"/>
        </w:rPr>
        <w:t>In Structural Equation Modeling, the null hypothesis</w:t>
      </w:r>
      <w:r w:rsidR="00B1429E" w:rsidRPr="00127044">
        <w:rPr>
          <w:rFonts w:ascii="Times New Roman" w:hAnsi="Times New Roman"/>
        </w:rPr>
        <w:t xml:space="preserve"> that is tested is </w:t>
      </w:r>
      <w:r w:rsidR="00A545F1" w:rsidRPr="00127044">
        <w:rPr>
          <w:rFonts w:ascii="Times New Roman" w:hAnsi="Times New Roman"/>
        </w:rPr>
        <w:t xml:space="preserve">that the hypothesized model is not significantly different from </w:t>
      </w:r>
      <w:r w:rsidR="00A545F1" w:rsidRPr="00127044">
        <w:rPr>
          <w:rFonts w:ascii="Times New Roman" w:hAnsi="Times New Roman"/>
        </w:rPr>
        <w:lastRenderedPageBreak/>
        <w:t>the observed model</w:t>
      </w:r>
      <w:r w:rsidR="003B4887" w:rsidRPr="00127044">
        <w:rPr>
          <w:rFonts w:ascii="Times New Roman" w:hAnsi="Times New Roman"/>
        </w:rPr>
        <w:t xml:space="preserve">. A </w:t>
      </w:r>
      <w:r w:rsidR="009F2526" w:rsidRPr="00127044">
        <w:rPr>
          <w:rFonts w:ascii="Times New Roman" w:hAnsi="Times New Roman"/>
        </w:rPr>
        <w:t>non-significant</w:t>
      </w:r>
      <w:r w:rsidR="003B4887" w:rsidRPr="00127044">
        <w:rPr>
          <w:rFonts w:ascii="Times New Roman" w:hAnsi="Times New Roman"/>
        </w:rPr>
        <w:t xml:space="preserve"> p-value </w:t>
      </w:r>
      <w:r w:rsidR="00B93050" w:rsidRPr="00127044">
        <w:rPr>
          <w:rFonts w:ascii="Times New Roman" w:hAnsi="Times New Roman"/>
        </w:rPr>
        <w:t>(</w:t>
      </w:r>
      <w:r w:rsidR="00B1429E" w:rsidRPr="00127044">
        <w:rPr>
          <w:rFonts w:ascii="Times New Roman" w:hAnsi="Times New Roman"/>
        </w:rPr>
        <w:t>p</w:t>
      </w:r>
      <w:r w:rsidR="00B93050" w:rsidRPr="00127044">
        <w:rPr>
          <w:rFonts w:ascii="Times New Roman" w:hAnsi="Times New Roman"/>
        </w:rPr>
        <w:t xml:space="preserve"> &gt; .05) </w:t>
      </w:r>
      <w:r w:rsidR="00B1429E" w:rsidRPr="00127044">
        <w:rPr>
          <w:rFonts w:ascii="Times New Roman" w:hAnsi="Times New Roman"/>
        </w:rPr>
        <w:t xml:space="preserve">for the chi square statistic </w:t>
      </w:r>
      <w:r w:rsidR="003B4887" w:rsidRPr="00127044">
        <w:rPr>
          <w:rFonts w:ascii="Times New Roman" w:hAnsi="Times New Roman"/>
        </w:rPr>
        <w:t>means that</w:t>
      </w:r>
      <w:r w:rsidR="00B1429E" w:rsidRPr="00127044">
        <w:rPr>
          <w:rFonts w:ascii="Times New Roman" w:hAnsi="Times New Roman"/>
        </w:rPr>
        <w:t xml:space="preserve"> you should fail to reject</w:t>
      </w:r>
      <w:r w:rsidR="003B4887" w:rsidRPr="00127044">
        <w:rPr>
          <w:rFonts w:ascii="Times New Roman" w:hAnsi="Times New Roman"/>
        </w:rPr>
        <w:t xml:space="preserve"> </w:t>
      </w:r>
      <w:r w:rsidR="00B1429E" w:rsidRPr="00127044">
        <w:rPr>
          <w:rFonts w:ascii="Times New Roman" w:hAnsi="Times New Roman"/>
        </w:rPr>
        <w:t xml:space="preserve">the null hypothesis, leading you to conclude </w:t>
      </w:r>
      <w:r w:rsidR="003B4887" w:rsidRPr="00127044">
        <w:rPr>
          <w:rFonts w:ascii="Times New Roman" w:hAnsi="Times New Roman"/>
        </w:rPr>
        <w:t>the hypothesized model is not significantly different from the observed model</w:t>
      </w:r>
      <w:r w:rsidR="00B1429E" w:rsidRPr="00127044">
        <w:rPr>
          <w:rFonts w:ascii="Times New Roman" w:hAnsi="Times New Roman"/>
        </w:rPr>
        <w:t xml:space="preserve">, and </w:t>
      </w:r>
      <w:r w:rsidR="009F2526" w:rsidRPr="00127044">
        <w:rPr>
          <w:rFonts w:ascii="Times New Roman" w:hAnsi="Times New Roman"/>
        </w:rPr>
        <w:t>therefore potentially fits</w:t>
      </w:r>
      <w:r w:rsidR="003B4887" w:rsidRPr="00127044">
        <w:rPr>
          <w:rFonts w:ascii="Times New Roman" w:hAnsi="Times New Roman"/>
        </w:rPr>
        <w:t>. A low p-value means that the model is significantly different from the observed model</w:t>
      </w:r>
      <w:r w:rsidR="009F2526" w:rsidRPr="00127044">
        <w:rPr>
          <w:rFonts w:ascii="Times New Roman" w:hAnsi="Times New Roman"/>
        </w:rPr>
        <w:t xml:space="preserve"> and likely does not fit</w:t>
      </w:r>
      <w:r w:rsidR="003B4887" w:rsidRPr="00127044">
        <w:rPr>
          <w:rFonts w:ascii="Times New Roman" w:hAnsi="Times New Roman"/>
        </w:rPr>
        <w:t xml:space="preserve">. In </w:t>
      </w:r>
      <w:r w:rsidR="00BD0957" w:rsidRPr="00127044">
        <w:rPr>
          <w:rFonts w:ascii="Times New Roman" w:hAnsi="Times New Roman"/>
        </w:rPr>
        <w:t>M</w:t>
      </w:r>
      <w:r w:rsidR="003B4887" w:rsidRPr="00127044">
        <w:rPr>
          <w:rFonts w:ascii="Times New Roman" w:hAnsi="Times New Roman"/>
        </w:rPr>
        <w:t>odel</w:t>
      </w:r>
      <w:r w:rsidR="00471C63" w:rsidRPr="00127044">
        <w:rPr>
          <w:rFonts w:ascii="Times New Roman" w:hAnsi="Times New Roman"/>
        </w:rPr>
        <w:t xml:space="preserve"> 3</w:t>
      </w:r>
      <w:r w:rsidR="00BD0957" w:rsidRPr="00127044">
        <w:rPr>
          <w:rFonts w:ascii="Times New Roman" w:hAnsi="Times New Roman"/>
        </w:rPr>
        <w:t>A</w:t>
      </w:r>
      <w:r w:rsidR="00CE5561" w:rsidRPr="00127044">
        <w:rPr>
          <w:rFonts w:ascii="Times New Roman" w:hAnsi="Times New Roman"/>
        </w:rPr>
        <w:t xml:space="preserve">, p &lt; .001, </w:t>
      </w:r>
      <w:r w:rsidR="00631535" w:rsidRPr="00127044">
        <w:rPr>
          <w:rFonts w:ascii="Times New Roman" w:hAnsi="Times New Roman"/>
        </w:rPr>
        <w:t>meaning</w:t>
      </w:r>
      <w:r w:rsidR="00CE5561" w:rsidRPr="00127044">
        <w:rPr>
          <w:rFonts w:ascii="Times New Roman" w:hAnsi="Times New Roman"/>
        </w:rPr>
        <w:t xml:space="preserve"> that I rejected the null hypothesis that the hypothesized model was not significantly different from the observed model.</w:t>
      </w:r>
      <w:r w:rsidR="008A2317" w:rsidRPr="00127044">
        <w:rPr>
          <w:rFonts w:ascii="Times New Roman" w:hAnsi="Times New Roman"/>
        </w:rPr>
        <w:t xml:space="preserve"> </w:t>
      </w:r>
      <w:r w:rsidR="00B1429E" w:rsidRPr="00127044">
        <w:rPr>
          <w:rFonts w:ascii="Times New Roman" w:hAnsi="Times New Roman"/>
        </w:rPr>
        <w:t>The overall fit of the model I hypothesized to the o</w:t>
      </w:r>
      <w:r w:rsidR="0037724D" w:rsidRPr="00127044">
        <w:rPr>
          <w:rFonts w:ascii="Times New Roman" w:hAnsi="Times New Roman"/>
        </w:rPr>
        <w:t xml:space="preserve">bserved data </w:t>
      </w:r>
      <w:r w:rsidR="00CE5561" w:rsidRPr="00127044">
        <w:rPr>
          <w:rFonts w:ascii="Times New Roman" w:hAnsi="Times New Roman"/>
        </w:rPr>
        <w:t>was</w:t>
      </w:r>
      <w:r w:rsidR="0037724D" w:rsidRPr="00127044">
        <w:rPr>
          <w:rFonts w:ascii="Times New Roman" w:hAnsi="Times New Roman"/>
        </w:rPr>
        <w:t xml:space="preserve"> not acceptable and </w:t>
      </w:r>
      <w:r w:rsidR="00CE5561" w:rsidRPr="00127044">
        <w:rPr>
          <w:rFonts w:ascii="Times New Roman" w:hAnsi="Times New Roman"/>
        </w:rPr>
        <w:t>did</w:t>
      </w:r>
      <w:r w:rsidR="0037724D" w:rsidRPr="00127044">
        <w:rPr>
          <w:rFonts w:ascii="Times New Roman" w:hAnsi="Times New Roman"/>
        </w:rPr>
        <w:t xml:space="preserve"> not fit</w:t>
      </w:r>
      <w:r w:rsidR="003B4887" w:rsidRPr="00127044">
        <w:rPr>
          <w:rFonts w:ascii="Times New Roman" w:hAnsi="Times New Roman"/>
        </w:rPr>
        <w:t xml:space="preserve">. This </w:t>
      </w:r>
      <w:r w:rsidR="00CE5561" w:rsidRPr="00127044">
        <w:rPr>
          <w:rFonts w:ascii="Times New Roman" w:hAnsi="Times New Roman"/>
        </w:rPr>
        <w:t>was</w:t>
      </w:r>
      <w:r w:rsidR="003B4887" w:rsidRPr="00127044">
        <w:rPr>
          <w:rFonts w:ascii="Times New Roman" w:hAnsi="Times New Roman"/>
        </w:rPr>
        <w:t xml:space="preserve"> reflected in a very large chi-square score (</w:t>
      </w:r>
      <w:r w:rsidR="00AC09C9" w:rsidRPr="00127044">
        <w:rPr>
          <w:rFonts w:ascii="Times New Roman" w:hAnsi="Times New Roman"/>
        </w:rPr>
        <w:t>1745.9</w:t>
      </w:r>
      <w:r w:rsidR="00CE5561" w:rsidRPr="00127044">
        <w:rPr>
          <w:rFonts w:ascii="Times New Roman" w:hAnsi="Times New Roman"/>
        </w:rPr>
        <w:t>) that represented</w:t>
      </w:r>
      <w:r w:rsidR="003B4887" w:rsidRPr="00127044">
        <w:rPr>
          <w:rFonts w:ascii="Times New Roman" w:hAnsi="Times New Roman"/>
        </w:rPr>
        <w:t xml:space="preserve"> the difference between the observed covariance matrix and the predicted covariance matrix.</w:t>
      </w:r>
      <w:r w:rsidR="00CE5561" w:rsidRPr="00127044">
        <w:rPr>
          <w:rFonts w:ascii="Times New Roman" w:hAnsi="Times New Roman"/>
        </w:rPr>
        <w:t xml:space="preserve"> Kline called</w:t>
      </w:r>
      <w:r w:rsidR="0017213F" w:rsidRPr="00127044">
        <w:rPr>
          <w:rFonts w:ascii="Times New Roman" w:hAnsi="Times New Roman"/>
        </w:rPr>
        <w:t xml:space="preserve"> the chi-square the “badness-of-fit index, because the higher its value, the worse the model’s correspondence to the data”</w:t>
      </w:r>
      <w:r w:rsidR="006E4BD1" w:rsidRPr="00127044">
        <w:rPr>
          <w:rFonts w:ascii="Times New Roman" w:hAnsi="Times New Roman"/>
        </w:rPr>
        <w:t xml:space="preserve"> </w:t>
      </w:r>
      <w:r w:rsidR="00E6099C" w:rsidRPr="00127044">
        <w:rPr>
          <w:rFonts w:ascii="Times New Roman" w:hAnsi="Times New Roman"/>
        </w:rPr>
        <w:fldChar w:fldCharType="begin">
          <w:fldData xml:space="preserve">PEVuZE5vdGU+PENpdGU+PEF1dGhvcj5LbGluZTwvQXV0aG9yPjxZZWFyPjIwMDU8L1llYXI+PFJl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</w:fldData>
        </w:fldChar>
      </w:r>
      <w:r w:rsidR="006E4BD1"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PEVuZE5vdGU+PENpdGU+PEF1dGhvcj5LbGluZTwvQXV0aG9yPjxZZWFyPjIwMDU8L1llYXI+PFJl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</w:fldData>
        </w:fldChar>
      </w:r>
      <w:r w:rsidR="006E4BD1"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6E4BD1" w:rsidRPr="00127044">
        <w:rPr>
          <w:rFonts w:ascii="Times New Roman" w:hAnsi="Times New Roman"/>
          <w:noProof/>
        </w:rPr>
        <w:t>(</w:t>
      </w:r>
      <w:hyperlink w:anchor="_ENREF_62" w:tooltip="Kline, 2005 #59" w:history="1">
        <w:r w:rsidR="00886D37" w:rsidRPr="00127044">
          <w:rPr>
            <w:rFonts w:ascii="Times New Roman" w:hAnsi="Times New Roman"/>
            <w:noProof/>
          </w:rPr>
          <w:t>Kline, 2005, p. 135</w:t>
        </w:r>
      </w:hyperlink>
      <w:r w:rsidR="006E4BD1" w:rsidRPr="00127044">
        <w:rPr>
          <w:rFonts w:ascii="Times New Roman" w:hAnsi="Times New Roman"/>
          <w:noProof/>
        </w:rPr>
        <w:t>)</w:t>
      </w:r>
      <w:r w:rsidR="00E6099C" w:rsidRPr="00127044">
        <w:rPr>
          <w:rFonts w:ascii="Times New Roman" w:hAnsi="Times New Roman"/>
        </w:rPr>
        <w:fldChar w:fldCharType="end"/>
      </w:r>
      <w:r w:rsidR="0017213F" w:rsidRPr="00127044">
        <w:rPr>
          <w:rFonts w:ascii="Times New Roman" w:hAnsi="Times New Roman"/>
        </w:rPr>
        <w:t>.</w:t>
      </w:r>
    </w:p>
    <w:p w:rsidR="00543A19" w:rsidRPr="00127044" w:rsidRDefault="00CE5561" w:rsidP="00FA4BBB">
      <w:pPr>
        <w:spacing w:line="480" w:lineRule="auto"/>
        <w:ind w:firstLine="720"/>
        <w:rPr>
          <w:rFonts w:ascii="Times New Roman" w:hAnsi="Times New Roman"/>
        </w:rPr>
      </w:pPr>
      <w:r w:rsidRPr="00127044">
        <w:rPr>
          <w:rFonts w:ascii="Times New Roman" w:hAnsi="Times New Roman"/>
        </w:rPr>
        <w:t>However, Kline cautioned</w:t>
      </w:r>
      <w:r w:rsidR="003B4887" w:rsidRPr="00127044">
        <w:rPr>
          <w:rFonts w:ascii="Times New Roman" w:hAnsi="Times New Roman"/>
        </w:rPr>
        <w:t xml:space="preserve"> that a large sample </w:t>
      </w:r>
      <w:r w:rsidR="00826BA3" w:rsidRPr="00127044">
        <w:rPr>
          <w:rFonts w:ascii="Times New Roman" w:hAnsi="Times New Roman"/>
        </w:rPr>
        <w:t xml:space="preserve">alone </w:t>
      </w:r>
      <w:r w:rsidR="003B4887" w:rsidRPr="00127044">
        <w:rPr>
          <w:rFonts w:ascii="Times New Roman" w:hAnsi="Times New Roman"/>
        </w:rPr>
        <w:t xml:space="preserve">can also lead to a </w:t>
      </w:r>
      <w:r w:rsidR="00543A19" w:rsidRPr="00127044">
        <w:rPr>
          <w:rFonts w:ascii="Times New Roman" w:hAnsi="Times New Roman"/>
        </w:rPr>
        <w:t>large chi-square score a</w:t>
      </w:r>
      <w:r w:rsidRPr="00127044">
        <w:rPr>
          <w:rFonts w:ascii="Times New Roman" w:hAnsi="Times New Roman"/>
        </w:rPr>
        <w:t>nd a low p-value. Kline suggested</w:t>
      </w:r>
      <w:r w:rsidR="00543A19" w:rsidRPr="00127044">
        <w:rPr>
          <w:rFonts w:ascii="Times New Roman" w:hAnsi="Times New Roman"/>
        </w:rPr>
        <w:t xml:space="preserve"> </w:t>
      </w:r>
      <w:r w:rsidR="0017213F" w:rsidRPr="00127044">
        <w:rPr>
          <w:rFonts w:ascii="Times New Roman" w:hAnsi="Times New Roman"/>
        </w:rPr>
        <w:t xml:space="preserve">deriving the normed chi-square </w:t>
      </w:r>
      <w:r w:rsidR="00826BA3" w:rsidRPr="00127044">
        <w:rPr>
          <w:rFonts w:ascii="Times New Roman" w:hAnsi="Times New Roman"/>
        </w:rPr>
        <w:t xml:space="preserve">score </w:t>
      </w:r>
      <w:r w:rsidR="0017213F" w:rsidRPr="00127044">
        <w:rPr>
          <w:rFonts w:ascii="Times New Roman" w:hAnsi="Times New Roman"/>
        </w:rPr>
        <w:t xml:space="preserve">by </w:t>
      </w:r>
      <w:r w:rsidR="00543A19" w:rsidRPr="00127044">
        <w:rPr>
          <w:rFonts w:ascii="Times New Roman" w:hAnsi="Times New Roman"/>
        </w:rPr>
        <w:t xml:space="preserve">dividing the chi-square by the degrees of freedom. </w:t>
      </w:r>
      <w:r w:rsidR="0017213F" w:rsidRPr="00127044">
        <w:rPr>
          <w:rFonts w:ascii="Times New Roman" w:hAnsi="Times New Roman"/>
        </w:rPr>
        <w:t>Kline</w:t>
      </w:r>
      <w:r w:rsidR="001E46D0" w:rsidRPr="00127044">
        <w:rPr>
          <w:rFonts w:ascii="Times New Roman" w:hAnsi="Times New Roman"/>
        </w:rPr>
        <w:t xml:space="preserve"> </w:t>
      </w:r>
      <w:r w:rsidR="00E6099C" w:rsidRPr="00127044">
        <w:rPr>
          <w:rFonts w:ascii="Times New Roman" w:hAnsi="Times New Roman"/>
        </w:rPr>
        <w:fldChar w:fldCharType="begin">
          <w:fldData xml:space="preserve">PEVuZE5vdGU+PENpdGUgRXhjbHVkZUF1dGg9IjEiPjxBdXRob3I+S2xpbmU8L0F1dGhvcj48WWVh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</w:fldData>
        </w:fldChar>
      </w:r>
      <w:r w:rsidR="008B278D"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PEVuZE5vdGU+PENpdGUgRXhjbHVkZUF1dGg9IjEiPjxBdXRob3I+S2xpbmU8L0F1dGhvcj48WWVh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</w:fldData>
        </w:fldChar>
      </w:r>
      <w:r w:rsidR="008B278D"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8B278D" w:rsidRPr="00127044">
        <w:rPr>
          <w:rFonts w:ascii="Times New Roman" w:hAnsi="Times New Roman"/>
          <w:noProof/>
        </w:rPr>
        <w:t>(</w:t>
      </w:r>
      <w:hyperlink w:anchor="_ENREF_62" w:tooltip="Kline, 2005 #59" w:history="1">
        <w:r w:rsidR="00886D37" w:rsidRPr="00127044">
          <w:rPr>
            <w:rFonts w:ascii="Times New Roman" w:hAnsi="Times New Roman"/>
            <w:noProof/>
          </w:rPr>
          <w:t>2005, p. 137</w:t>
        </w:r>
      </w:hyperlink>
      <w:r w:rsidR="008B278D" w:rsidRPr="00127044">
        <w:rPr>
          <w:rFonts w:ascii="Times New Roman" w:hAnsi="Times New Roman"/>
          <w:noProof/>
        </w:rPr>
        <w:t>)</w:t>
      </w:r>
      <w:r w:rsidR="00E6099C" w:rsidRPr="00127044">
        <w:rPr>
          <w:rFonts w:ascii="Times New Roman" w:hAnsi="Times New Roman"/>
        </w:rPr>
        <w:fldChar w:fldCharType="end"/>
      </w:r>
      <w:r w:rsidR="00774CF7" w:rsidRPr="00127044">
        <w:rPr>
          <w:rFonts w:ascii="Times New Roman" w:hAnsi="Times New Roman"/>
        </w:rPr>
        <w:t xml:space="preserve"> </w:t>
      </w:r>
      <w:r w:rsidR="008B278D" w:rsidRPr="00127044">
        <w:rPr>
          <w:rFonts w:ascii="Times New Roman" w:hAnsi="Times New Roman"/>
        </w:rPr>
        <w:t xml:space="preserve">cited Bollen </w:t>
      </w:r>
      <w:r w:rsidR="0017213F" w:rsidRPr="00127044">
        <w:rPr>
          <w:rFonts w:ascii="Times New Roman" w:hAnsi="Times New Roman"/>
        </w:rPr>
        <w:t>that</w:t>
      </w:r>
      <w:r w:rsidR="00843B00" w:rsidRPr="00127044">
        <w:rPr>
          <w:rFonts w:ascii="Times New Roman" w:hAnsi="Times New Roman"/>
        </w:rPr>
        <w:t xml:space="preserve"> normed chi-square</w:t>
      </w:r>
      <w:r w:rsidR="00543A19" w:rsidRPr="00127044">
        <w:rPr>
          <w:rFonts w:ascii="Times New Roman" w:hAnsi="Times New Roman"/>
        </w:rPr>
        <w:t xml:space="preserve"> ratio</w:t>
      </w:r>
      <w:r w:rsidR="0017213F" w:rsidRPr="00127044">
        <w:rPr>
          <w:rFonts w:ascii="Times New Roman" w:hAnsi="Times New Roman"/>
        </w:rPr>
        <w:t xml:space="preserve">s of up to </w:t>
      </w:r>
      <w:r w:rsidR="00B93050" w:rsidRPr="00127044">
        <w:rPr>
          <w:rFonts w:ascii="Times New Roman" w:hAnsi="Times New Roman"/>
        </w:rPr>
        <w:t xml:space="preserve">3.0 and possibly even </w:t>
      </w:r>
      <w:r w:rsidR="0017213F" w:rsidRPr="00127044">
        <w:rPr>
          <w:rFonts w:ascii="Times New Roman" w:hAnsi="Times New Roman"/>
        </w:rPr>
        <w:t>5.0 may indicate a reasonable model fit</w:t>
      </w:r>
      <w:r w:rsidR="00543A19" w:rsidRPr="00127044">
        <w:rPr>
          <w:rFonts w:ascii="Times New Roman" w:hAnsi="Times New Roman"/>
        </w:rPr>
        <w:t xml:space="preserve">. The sample </w:t>
      </w:r>
      <w:r w:rsidR="00407DB5" w:rsidRPr="00127044">
        <w:rPr>
          <w:rFonts w:ascii="Times New Roman" w:hAnsi="Times New Roman"/>
        </w:rPr>
        <w:t>was</w:t>
      </w:r>
      <w:r w:rsidR="00543A19" w:rsidRPr="00127044">
        <w:rPr>
          <w:rFonts w:ascii="Times New Roman" w:hAnsi="Times New Roman"/>
        </w:rPr>
        <w:t xml:space="preserve"> large in my study with nearly 500 cases, it </w:t>
      </w:r>
      <w:r w:rsidR="00A809B4" w:rsidRPr="00127044">
        <w:rPr>
          <w:rFonts w:ascii="Times New Roman" w:hAnsi="Times New Roman"/>
        </w:rPr>
        <w:t>was</w:t>
      </w:r>
      <w:r w:rsidR="00543A19" w:rsidRPr="00127044">
        <w:rPr>
          <w:rFonts w:ascii="Times New Roman" w:hAnsi="Times New Roman"/>
        </w:rPr>
        <w:t xml:space="preserve"> therefore incumbent</w:t>
      </w:r>
      <w:r w:rsidR="00A809B4" w:rsidRPr="00127044">
        <w:rPr>
          <w:rFonts w:ascii="Times New Roman" w:hAnsi="Times New Roman"/>
        </w:rPr>
        <w:t xml:space="preserve"> on me</w:t>
      </w:r>
      <w:r w:rsidR="00543A19" w:rsidRPr="00127044">
        <w:rPr>
          <w:rFonts w:ascii="Times New Roman" w:hAnsi="Times New Roman"/>
        </w:rPr>
        <w:t xml:space="preserve"> to calculate the ratio to assess overall goodness-of-fit. In my model, the chi-square </w:t>
      </w:r>
      <w:r w:rsidR="00407DB5" w:rsidRPr="00127044">
        <w:rPr>
          <w:rFonts w:ascii="Times New Roman" w:hAnsi="Times New Roman"/>
        </w:rPr>
        <w:t>was</w:t>
      </w:r>
      <w:r w:rsidR="00543A19" w:rsidRPr="00127044">
        <w:rPr>
          <w:rFonts w:ascii="Times New Roman" w:hAnsi="Times New Roman"/>
        </w:rPr>
        <w:t xml:space="preserve"> </w:t>
      </w:r>
      <w:r w:rsidR="00532BEE" w:rsidRPr="00127044">
        <w:rPr>
          <w:rFonts w:ascii="Times New Roman" w:hAnsi="Times New Roman"/>
        </w:rPr>
        <w:t>1756.0</w:t>
      </w:r>
      <w:r w:rsidR="00543A19" w:rsidRPr="00127044">
        <w:rPr>
          <w:rFonts w:ascii="Times New Roman" w:hAnsi="Times New Roman"/>
        </w:rPr>
        <w:t xml:space="preserve"> an</w:t>
      </w:r>
      <w:r w:rsidR="00532BEE" w:rsidRPr="00127044">
        <w:rPr>
          <w:rFonts w:ascii="Times New Roman" w:hAnsi="Times New Roman"/>
        </w:rPr>
        <w:t xml:space="preserve">d the degrees of freedom </w:t>
      </w:r>
      <w:r w:rsidR="00407DB5" w:rsidRPr="00127044">
        <w:rPr>
          <w:rFonts w:ascii="Times New Roman" w:hAnsi="Times New Roman"/>
        </w:rPr>
        <w:t>were</w:t>
      </w:r>
      <w:r w:rsidR="00532BEE" w:rsidRPr="00127044">
        <w:rPr>
          <w:rFonts w:ascii="Times New Roman" w:hAnsi="Times New Roman"/>
        </w:rPr>
        <w:t xml:space="preserve"> 129</w:t>
      </w:r>
      <w:r w:rsidR="00543A19" w:rsidRPr="00127044">
        <w:rPr>
          <w:rFonts w:ascii="Times New Roman" w:hAnsi="Times New Roman"/>
        </w:rPr>
        <w:t xml:space="preserve">. The resulting </w:t>
      </w:r>
      <w:r w:rsidR="0017213F" w:rsidRPr="00127044">
        <w:rPr>
          <w:rFonts w:ascii="Times New Roman" w:hAnsi="Times New Roman"/>
        </w:rPr>
        <w:t>normed chi-square</w:t>
      </w:r>
      <w:r w:rsidR="00543A19" w:rsidRPr="00127044">
        <w:rPr>
          <w:rFonts w:ascii="Times New Roman" w:hAnsi="Times New Roman"/>
        </w:rPr>
        <w:t xml:space="preserve"> of </w:t>
      </w:r>
      <w:r w:rsidR="009E6441" w:rsidRPr="00127044">
        <w:rPr>
          <w:rFonts w:ascii="Times New Roman" w:hAnsi="Times New Roman"/>
        </w:rPr>
        <w:t>13.6</w:t>
      </w:r>
      <w:r w:rsidR="00543A19" w:rsidRPr="00127044">
        <w:rPr>
          <w:rFonts w:ascii="Times New Roman" w:hAnsi="Times New Roman"/>
        </w:rPr>
        <w:t xml:space="preserve"> </w:t>
      </w:r>
      <w:r w:rsidR="00407DB5" w:rsidRPr="00127044">
        <w:rPr>
          <w:rFonts w:ascii="Times New Roman" w:hAnsi="Times New Roman"/>
        </w:rPr>
        <w:t>was</w:t>
      </w:r>
      <w:r w:rsidR="00543A19" w:rsidRPr="00127044">
        <w:rPr>
          <w:rFonts w:ascii="Times New Roman" w:hAnsi="Times New Roman"/>
        </w:rPr>
        <w:t xml:space="preserve"> substantially </w:t>
      </w:r>
      <w:r w:rsidR="0017213F" w:rsidRPr="00127044">
        <w:rPr>
          <w:rFonts w:ascii="Times New Roman" w:hAnsi="Times New Roman"/>
        </w:rPr>
        <w:t>higher than 5.0</w:t>
      </w:r>
      <w:r w:rsidR="00543A19" w:rsidRPr="00127044">
        <w:rPr>
          <w:rFonts w:ascii="Times New Roman" w:hAnsi="Times New Roman"/>
        </w:rPr>
        <w:t>, meaning that</w:t>
      </w:r>
      <w:r w:rsidR="00A809B4" w:rsidRPr="00127044">
        <w:rPr>
          <w:rFonts w:ascii="Times New Roman" w:hAnsi="Times New Roman"/>
        </w:rPr>
        <w:t xml:space="preserve"> even under this analysis</w:t>
      </w:r>
      <w:r w:rsidR="00543A19" w:rsidRPr="00127044">
        <w:rPr>
          <w:rFonts w:ascii="Times New Roman" w:hAnsi="Times New Roman"/>
        </w:rPr>
        <w:t xml:space="preserve"> the model fit </w:t>
      </w:r>
      <w:r w:rsidR="00407DB5" w:rsidRPr="00127044">
        <w:rPr>
          <w:rFonts w:ascii="Times New Roman" w:hAnsi="Times New Roman"/>
        </w:rPr>
        <w:t>was</w:t>
      </w:r>
      <w:r w:rsidR="00543A19" w:rsidRPr="00127044">
        <w:rPr>
          <w:rFonts w:ascii="Times New Roman" w:hAnsi="Times New Roman"/>
        </w:rPr>
        <w:t xml:space="preserve"> still unacceptable.</w:t>
      </w:r>
    </w:p>
    <w:p w:rsidR="000523B4" w:rsidRPr="00127044" w:rsidRDefault="00543A19" w:rsidP="0031356A">
      <w:pPr>
        <w:spacing w:line="480" w:lineRule="auto"/>
        <w:ind w:firstLine="720"/>
        <w:rPr>
          <w:rFonts w:ascii="Times New Roman" w:hAnsi="Times New Roman"/>
        </w:rPr>
      </w:pPr>
      <w:r w:rsidRPr="00127044">
        <w:rPr>
          <w:rFonts w:ascii="Times New Roman" w:hAnsi="Times New Roman"/>
        </w:rPr>
        <w:t>An examination of the various goodness-of-fit indices confirm</w:t>
      </w:r>
      <w:r w:rsidR="00A809B4" w:rsidRPr="00127044">
        <w:rPr>
          <w:rFonts w:ascii="Times New Roman" w:hAnsi="Times New Roman"/>
        </w:rPr>
        <w:t>ed</w:t>
      </w:r>
      <w:r w:rsidRPr="00127044">
        <w:rPr>
          <w:rFonts w:ascii="Times New Roman" w:hAnsi="Times New Roman"/>
        </w:rPr>
        <w:t xml:space="preserve"> the unacceptable fit. </w:t>
      </w:r>
      <w:r w:rsidR="00B93050" w:rsidRPr="00127044">
        <w:rPr>
          <w:rFonts w:ascii="Times New Roman" w:hAnsi="Times New Roman"/>
        </w:rPr>
        <w:t xml:space="preserve">The CFI </w:t>
      </w:r>
      <w:r w:rsidR="00BE69C0" w:rsidRPr="00127044">
        <w:rPr>
          <w:rFonts w:ascii="Times New Roman" w:hAnsi="Times New Roman"/>
        </w:rPr>
        <w:t>(Comparative Fit Index</w:t>
      </w:r>
      <w:r w:rsidR="00A545F1" w:rsidRPr="00127044">
        <w:rPr>
          <w:rFonts w:ascii="Times New Roman" w:hAnsi="Times New Roman"/>
        </w:rPr>
        <w:t>)</w:t>
      </w:r>
      <w:r w:rsidR="00301583" w:rsidRPr="00127044">
        <w:rPr>
          <w:rFonts w:ascii="Times New Roman" w:hAnsi="Times New Roman"/>
        </w:rPr>
        <w:t xml:space="preserve"> is a non-centrality fit index</w:t>
      </w:r>
      <w:r w:rsidR="00B74222" w:rsidRPr="00127044">
        <w:rPr>
          <w:rFonts w:ascii="Times New Roman" w:hAnsi="Times New Roman"/>
        </w:rPr>
        <w:t xml:space="preserve"> and </w:t>
      </w:r>
      <w:r w:rsidR="00301583" w:rsidRPr="00127044">
        <w:rPr>
          <w:rFonts w:ascii="Times New Roman" w:hAnsi="Times New Roman"/>
        </w:rPr>
        <w:t xml:space="preserve">the </w:t>
      </w:r>
      <w:r w:rsidR="00B74222" w:rsidRPr="00127044">
        <w:rPr>
          <w:rFonts w:ascii="Times New Roman" w:hAnsi="Times New Roman"/>
        </w:rPr>
        <w:t>TLI (</w:t>
      </w:r>
      <w:r w:rsidR="00B74222" w:rsidRPr="00127044">
        <w:rPr>
          <w:rFonts w:ascii="Times New Roman" w:hAnsi="Times New Roman"/>
          <w:sz w:val="23"/>
          <w:szCs w:val="23"/>
        </w:rPr>
        <w:t xml:space="preserve">Tucker-Lewis Index) </w:t>
      </w:r>
      <w:r w:rsidR="00301583" w:rsidRPr="00127044">
        <w:rPr>
          <w:rFonts w:ascii="Times New Roman" w:hAnsi="Times New Roman"/>
        </w:rPr>
        <w:t>is a</w:t>
      </w:r>
      <w:r w:rsidR="00F71832" w:rsidRPr="00127044">
        <w:rPr>
          <w:rFonts w:ascii="Times New Roman" w:hAnsi="Times New Roman"/>
        </w:rPr>
        <w:t xml:space="preserve"> </w:t>
      </w:r>
      <w:r w:rsidR="00226D61" w:rsidRPr="00127044">
        <w:rPr>
          <w:rFonts w:ascii="Times New Roman" w:hAnsi="Times New Roman"/>
        </w:rPr>
        <w:t xml:space="preserve">relative </w:t>
      </w:r>
      <w:r w:rsidR="00301583" w:rsidRPr="00127044">
        <w:rPr>
          <w:rFonts w:ascii="Times New Roman" w:hAnsi="Times New Roman"/>
        </w:rPr>
        <w:t xml:space="preserve">fit index. Both are </w:t>
      </w:r>
      <w:r w:rsidR="00BE69C0" w:rsidRPr="00127044">
        <w:rPr>
          <w:rFonts w:ascii="Times New Roman" w:hAnsi="Times New Roman"/>
        </w:rPr>
        <w:t>i</w:t>
      </w:r>
      <w:r w:rsidR="008D2F80" w:rsidRPr="00127044">
        <w:rPr>
          <w:rFonts w:ascii="Times New Roman" w:hAnsi="Times New Roman"/>
        </w:rPr>
        <w:t>ncremental goodness-of-fit indices</w:t>
      </w:r>
      <w:r w:rsidR="00BE69C0" w:rsidRPr="00127044">
        <w:rPr>
          <w:rFonts w:ascii="Times New Roman" w:hAnsi="Times New Roman"/>
        </w:rPr>
        <w:t xml:space="preserve"> that</w:t>
      </w:r>
      <w:r w:rsidR="00B74222" w:rsidRPr="00127044">
        <w:rPr>
          <w:rFonts w:ascii="Times New Roman" w:hAnsi="Times New Roman"/>
        </w:rPr>
        <w:t xml:space="preserve"> </w:t>
      </w:r>
      <w:r w:rsidR="00B74222" w:rsidRPr="00127044">
        <w:rPr>
          <w:rFonts w:ascii="Times New Roman" w:hAnsi="Times New Roman"/>
        </w:rPr>
        <w:lastRenderedPageBreak/>
        <w:t>compare</w:t>
      </w:r>
      <w:r w:rsidR="00BE69C0" w:rsidRPr="00127044">
        <w:rPr>
          <w:rFonts w:ascii="Times New Roman" w:hAnsi="Times New Roman"/>
        </w:rPr>
        <w:t xml:space="preserve"> the hypothesized model </w:t>
      </w:r>
      <w:r w:rsidR="00B74222" w:rsidRPr="00127044">
        <w:rPr>
          <w:rFonts w:ascii="Times New Roman" w:hAnsi="Times New Roman"/>
        </w:rPr>
        <w:t>with the null model and control</w:t>
      </w:r>
      <w:r w:rsidR="00EB77A9" w:rsidRPr="00127044">
        <w:rPr>
          <w:rFonts w:ascii="Times New Roman" w:hAnsi="Times New Roman"/>
        </w:rPr>
        <w:t xml:space="preserve"> for sample</w:t>
      </w:r>
      <w:r w:rsidR="00BE69C0" w:rsidRPr="00127044">
        <w:rPr>
          <w:rFonts w:ascii="Times New Roman" w:hAnsi="Times New Roman"/>
        </w:rPr>
        <w:t xml:space="preserve"> size. </w:t>
      </w:r>
      <w:r w:rsidR="00B74222" w:rsidRPr="00127044">
        <w:rPr>
          <w:rFonts w:ascii="Times New Roman" w:hAnsi="Times New Roman"/>
        </w:rPr>
        <w:t>A good fitting index should score close to one on a 0 to 1 scale with a CFI</w:t>
      </w:r>
      <w:r w:rsidR="00BE69C0" w:rsidRPr="00127044">
        <w:rPr>
          <w:rFonts w:ascii="Times New Roman" w:hAnsi="Times New Roman"/>
        </w:rPr>
        <w:t xml:space="preserve"> score </w:t>
      </w:r>
      <w:r w:rsidR="00B74222" w:rsidRPr="00127044">
        <w:rPr>
          <w:rFonts w:ascii="Times New Roman" w:hAnsi="Times New Roman"/>
        </w:rPr>
        <w:t>greater than</w:t>
      </w:r>
      <w:r w:rsidR="00A545F1" w:rsidRPr="00127044">
        <w:rPr>
          <w:rFonts w:ascii="Times New Roman" w:hAnsi="Times New Roman"/>
        </w:rPr>
        <w:t xml:space="preserve"> .9 </w:t>
      </w:r>
      <w:r w:rsidR="00272209" w:rsidRPr="00127044">
        <w:rPr>
          <w:rFonts w:ascii="Times New Roman" w:hAnsi="Times New Roman"/>
        </w:rPr>
        <w:t>or</w:t>
      </w:r>
      <w:r w:rsidR="00B74222" w:rsidRPr="00127044">
        <w:rPr>
          <w:rFonts w:ascii="Times New Roman" w:hAnsi="Times New Roman"/>
        </w:rPr>
        <w:t xml:space="preserve"> a TLI score greater than .95. In my model</w:t>
      </w:r>
      <w:r w:rsidR="00A809B4" w:rsidRPr="00127044">
        <w:rPr>
          <w:rFonts w:ascii="Times New Roman" w:hAnsi="Times New Roman"/>
        </w:rPr>
        <w:t>, the values of .735 for</w:t>
      </w:r>
      <w:r w:rsidR="00B74222" w:rsidRPr="00127044">
        <w:rPr>
          <w:rFonts w:ascii="Times New Roman" w:hAnsi="Times New Roman"/>
        </w:rPr>
        <w:t xml:space="preserve"> </w:t>
      </w:r>
      <w:r w:rsidR="009E6441" w:rsidRPr="00127044">
        <w:rPr>
          <w:rFonts w:ascii="Times New Roman" w:hAnsi="Times New Roman"/>
        </w:rPr>
        <w:t xml:space="preserve">CFI and </w:t>
      </w:r>
      <w:r w:rsidR="00A809B4" w:rsidRPr="00127044">
        <w:rPr>
          <w:rFonts w:ascii="Times New Roman" w:hAnsi="Times New Roman"/>
        </w:rPr>
        <w:t xml:space="preserve">.685 for </w:t>
      </w:r>
      <w:r w:rsidR="009E6441" w:rsidRPr="00127044">
        <w:rPr>
          <w:rFonts w:ascii="Times New Roman" w:hAnsi="Times New Roman"/>
        </w:rPr>
        <w:t>TLI</w:t>
      </w:r>
      <w:r w:rsidR="00A809B4" w:rsidRPr="00127044">
        <w:rPr>
          <w:rFonts w:ascii="Times New Roman" w:hAnsi="Times New Roman"/>
        </w:rPr>
        <w:t xml:space="preserve"> indicated</w:t>
      </w:r>
      <w:r w:rsidR="00B74222" w:rsidRPr="00127044">
        <w:rPr>
          <w:rFonts w:ascii="Times New Roman" w:hAnsi="Times New Roman"/>
        </w:rPr>
        <w:t xml:space="preserve"> that the model</w:t>
      </w:r>
      <w:r w:rsidR="0037724D" w:rsidRPr="00127044">
        <w:rPr>
          <w:rFonts w:ascii="Times New Roman" w:hAnsi="Times New Roman"/>
        </w:rPr>
        <w:t xml:space="preserve"> did</w:t>
      </w:r>
      <w:r w:rsidR="00B74222" w:rsidRPr="00127044">
        <w:rPr>
          <w:rFonts w:ascii="Times New Roman" w:hAnsi="Times New Roman"/>
        </w:rPr>
        <w:t xml:space="preserve"> not fit. The </w:t>
      </w:r>
      <w:r w:rsidR="00A545F1" w:rsidRPr="00127044">
        <w:rPr>
          <w:rFonts w:ascii="Times New Roman" w:hAnsi="Times New Roman"/>
        </w:rPr>
        <w:t xml:space="preserve">RMSEA </w:t>
      </w:r>
      <w:r w:rsidR="00BE69C0" w:rsidRPr="00127044">
        <w:rPr>
          <w:rFonts w:ascii="Times New Roman" w:hAnsi="Times New Roman"/>
        </w:rPr>
        <w:t>(root mean square error of approximation</w:t>
      </w:r>
      <w:r w:rsidR="00B81D0F" w:rsidRPr="00127044">
        <w:rPr>
          <w:rFonts w:ascii="Times New Roman" w:hAnsi="Times New Roman"/>
        </w:rPr>
        <w:t>) is a</w:t>
      </w:r>
      <w:r w:rsidR="00301583" w:rsidRPr="00127044">
        <w:rPr>
          <w:rFonts w:ascii="Times New Roman" w:hAnsi="Times New Roman"/>
        </w:rPr>
        <w:t xml:space="preserve"> non-centrality </w:t>
      </w:r>
      <w:r w:rsidR="00B74222" w:rsidRPr="00127044">
        <w:rPr>
          <w:rFonts w:ascii="Times New Roman" w:hAnsi="Times New Roman"/>
        </w:rPr>
        <w:t xml:space="preserve">measure of fit </w:t>
      </w:r>
      <w:r w:rsidR="0031356A" w:rsidRPr="00127044">
        <w:rPr>
          <w:rFonts w:ascii="Times New Roman" w:hAnsi="Times New Roman"/>
        </w:rPr>
        <w:t xml:space="preserve">that estimates discrepancy per degree of freedom. A good fitting index should score close to zero on a 0 to 1 scale. A good fit </w:t>
      </w:r>
      <w:r w:rsidR="00A809B4" w:rsidRPr="00127044">
        <w:rPr>
          <w:rFonts w:ascii="Times New Roman" w:hAnsi="Times New Roman"/>
        </w:rPr>
        <w:t>would mean that RMSEA would be less than .05,</w:t>
      </w:r>
      <w:r w:rsidR="0031356A" w:rsidRPr="00127044">
        <w:rPr>
          <w:rFonts w:ascii="Times New Roman" w:hAnsi="Times New Roman"/>
        </w:rPr>
        <w:t xml:space="preserve"> but a model can also have a reasonable fit with scores between .06 and .08 or a poor fit with scores between .08 and .10. </w:t>
      </w:r>
      <w:r w:rsidR="009E6441" w:rsidRPr="00127044">
        <w:rPr>
          <w:rFonts w:ascii="Times New Roman" w:hAnsi="Times New Roman"/>
        </w:rPr>
        <w:t>In my model, RMSEA = .15</w:t>
      </w:r>
      <w:r w:rsidR="00A545F1" w:rsidRPr="00127044">
        <w:rPr>
          <w:rFonts w:ascii="Times New Roman" w:hAnsi="Times New Roman"/>
        </w:rPr>
        <w:t>9</w:t>
      </w:r>
      <w:r w:rsidR="00E6265B" w:rsidRPr="00127044">
        <w:rPr>
          <w:rFonts w:ascii="Times New Roman" w:hAnsi="Times New Roman"/>
        </w:rPr>
        <w:t>, which was</w:t>
      </w:r>
      <w:r w:rsidR="002D4E26" w:rsidRPr="00127044">
        <w:rPr>
          <w:rFonts w:ascii="Times New Roman" w:hAnsi="Times New Roman"/>
        </w:rPr>
        <w:t xml:space="preserve"> an unacceptable fit</w:t>
      </w:r>
      <w:r w:rsidR="00A545F1" w:rsidRPr="00127044">
        <w:rPr>
          <w:rFonts w:ascii="Times New Roman" w:hAnsi="Times New Roman"/>
        </w:rPr>
        <w:t xml:space="preserve">. </w:t>
      </w:r>
    </w:p>
    <w:p w:rsidR="0072269A" w:rsidRPr="00127044" w:rsidRDefault="00F57EE8" w:rsidP="005F7EB5">
      <w:pPr>
        <w:spacing w:line="480" w:lineRule="auto"/>
        <w:ind w:firstLine="720"/>
        <w:rPr>
          <w:rFonts w:ascii="Times New Roman" w:hAnsi="Times New Roman"/>
        </w:rPr>
      </w:pPr>
      <w:r w:rsidRPr="00127044">
        <w:rPr>
          <w:rFonts w:ascii="Times New Roman" w:hAnsi="Times New Roman"/>
        </w:rPr>
        <w:t>Structural equation m</w:t>
      </w:r>
      <w:r w:rsidR="008D2F80" w:rsidRPr="00127044">
        <w:rPr>
          <w:rFonts w:ascii="Times New Roman" w:hAnsi="Times New Roman"/>
        </w:rPr>
        <w:t xml:space="preserve">odeling is very sensitive to outliers. </w:t>
      </w:r>
      <w:r w:rsidR="003561AA" w:rsidRPr="00127044">
        <w:rPr>
          <w:rFonts w:ascii="Times New Roman" w:hAnsi="Times New Roman"/>
        </w:rPr>
        <w:t>I calculated the Mahalanobis D</w:t>
      </w:r>
      <w:r w:rsidR="003561AA" w:rsidRPr="00127044">
        <w:rPr>
          <w:rFonts w:ascii="Times New Roman" w:hAnsi="Times New Roman"/>
          <w:vertAlign w:val="superscript"/>
        </w:rPr>
        <w:t xml:space="preserve">2 </w:t>
      </w:r>
      <w:r w:rsidR="003561AA" w:rsidRPr="00127044">
        <w:rPr>
          <w:rFonts w:ascii="Times New Roman" w:hAnsi="Times New Roman"/>
        </w:rPr>
        <w:t>statistics, which is a means of identifying multivariate outliers by measuring the distance of each case from the centroid of the distribution. Nine cases in the sample were multivariate outliers with a probability associated with the D</w:t>
      </w:r>
      <w:r w:rsidR="003561AA" w:rsidRPr="00127044">
        <w:rPr>
          <w:rFonts w:ascii="Times New Roman" w:hAnsi="Times New Roman"/>
          <w:vertAlign w:val="superscript"/>
        </w:rPr>
        <w:t xml:space="preserve">2 </w:t>
      </w:r>
      <w:r w:rsidR="003561AA" w:rsidRPr="00127044">
        <w:rPr>
          <w:rFonts w:ascii="Times New Roman" w:hAnsi="Times New Roman"/>
        </w:rPr>
        <w:t xml:space="preserve">&lt; .001. An examination of the individual variables showed no </w:t>
      </w:r>
      <w:r w:rsidR="00217819" w:rsidRPr="00127044">
        <w:rPr>
          <w:rFonts w:ascii="Times New Roman" w:hAnsi="Times New Roman"/>
        </w:rPr>
        <w:t xml:space="preserve">apparent </w:t>
      </w:r>
      <w:r w:rsidR="003561AA" w:rsidRPr="00127044">
        <w:rPr>
          <w:rFonts w:ascii="Times New Roman" w:hAnsi="Times New Roman"/>
        </w:rPr>
        <w:t xml:space="preserve">pattern, indicating that the most likely explanation was to be found in the combination of the variables. I removed </w:t>
      </w:r>
      <w:r w:rsidR="00401E1D" w:rsidRPr="00127044">
        <w:rPr>
          <w:rFonts w:ascii="Times New Roman" w:hAnsi="Times New Roman"/>
        </w:rPr>
        <w:t>all nine</w:t>
      </w:r>
      <w:r w:rsidR="003561AA" w:rsidRPr="00127044">
        <w:rPr>
          <w:rFonts w:ascii="Times New Roman" w:hAnsi="Times New Roman"/>
        </w:rPr>
        <w:t xml:space="preserve"> outliers to see if </w:t>
      </w:r>
      <w:r w:rsidR="00703BDD" w:rsidRPr="00127044">
        <w:rPr>
          <w:rFonts w:ascii="Times New Roman" w:hAnsi="Times New Roman"/>
        </w:rPr>
        <w:t>it</w:t>
      </w:r>
      <w:r w:rsidR="003561AA" w:rsidRPr="00127044">
        <w:rPr>
          <w:rFonts w:ascii="Times New Roman" w:hAnsi="Times New Roman"/>
        </w:rPr>
        <w:t xml:space="preserve"> made a difference in the fit of the model. The result was </w:t>
      </w:r>
      <w:r w:rsidR="00703BDD" w:rsidRPr="00127044">
        <w:rPr>
          <w:rFonts w:ascii="Times New Roman" w:hAnsi="Times New Roman"/>
        </w:rPr>
        <w:t xml:space="preserve">a slight </w:t>
      </w:r>
      <w:r w:rsidR="007031A7" w:rsidRPr="00127044">
        <w:rPr>
          <w:rFonts w:ascii="Times New Roman" w:hAnsi="Times New Roman"/>
        </w:rPr>
        <w:t>de</w:t>
      </w:r>
      <w:r w:rsidR="003561AA" w:rsidRPr="00127044">
        <w:rPr>
          <w:rFonts w:ascii="Times New Roman" w:hAnsi="Times New Roman"/>
        </w:rPr>
        <w:t>crea</w:t>
      </w:r>
      <w:r w:rsidR="00AC09C9" w:rsidRPr="00127044">
        <w:rPr>
          <w:rFonts w:ascii="Times New Roman" w:hAnsi="Times New Roman"/>
        </w:rPr>
        <w:t>se in the chi-square value (1725.9</w:t>
      </w:r>
      <w:r w:rsidR="00703BDD" w:rsidRPr="00127044">
        <w:rPr>
          <w:rFonts w:ascii="Times New Roman" w:hAnsi="Times New Roman"/>
        </w:rPr>
        <w:t xml:space="preserve"> versus </w:t>
      </w:r>
      <w:r w:rsidR="00532BEE" w:rsidRPr="00127044">
        <w:rPr>
          <w:rFonts w:ascii="Times New Roman" w:hAnsi="Times New Roman"/>
        </w:rPr>
        <w:t>1756.0</w:t>
      </w:r>
      <w:r w:rsidR="00703BDD" w:rsidRPr="00127044">
        <w:rPr>
          <w:rFonts w:ascii="Times New Roman" w:hAnsi="Times New Roman"/>
        </w:rPr>
        <w:t>) and</w:t>
      </w:r>
      <w:r w:rsidR="003561AA" w:rsidRPr="00127044">
        <w:rPr>
          <w:rFonts w:ascii="Times New Roman" w:hAnsi="Times New Roman"/>
        </w:rPr>
        <w:t xml:space="preserve"> no discernible </w:t>
      </w:r>
      <w:r w:rsidR="00703BDD" w:rsidRPr="00127044">
        <w:rPr>
          <w:rFonts w:ascii="Times New Roman" w:hAnsi="Times New Roman"/>
        </w:rPr>
        <w:t>changes</w:t>
      </w:r>
      <w:r w:rsidR="00217819" w:rsidRPr="00127044">
        <w:rPr>
          <w:rFonts w:ascii="Times New Roman" w:hAnsi="Times New Roman"/>
        </w:rPr>
        <w:t xml:space="preserve"> in goodness-of-fit scores.</w:t>
      </w:r>
      <w:r w:rsidR="0072269A" w:rsidRPr="00127044">
        <w:rPr>
          <w:rFonts w:ascii="Times New Roman" w:hAnsi="Times New Roman"/>
        </w:rPr>
        <w:t xml:space="preserve"> </w:t>
      </w:r>
    </w:p>
    <w:p w:rsidR="00B93050" w:rsidRPr="00127044" w:rsidRDefault="0072269A" w:rsidP="005F7EB5">
      <w:pPr>
        <w:spacing w:line="480" w:lineRule="auto"/>
        <w:ind w:firstLine="720"/>
        <w:rPr>
          <w:rFonts w:ascii="Times New Roman" w:hAnsi="Times New Roman"/>
        </w:rPr>
      </w:pPr>
      <w:r w:rsidRPr="00127044">
        <w:rPr>
          <w:rFonts w:ascii="Times New Roman" w:hAnsi="Times New Roman"/>
        </w:rPr>
        <w:t>I also checked the data for univariate outliers. Z-Residual scores on retention and graduation revealed two cases with extraordinarily high standard deviations above 5. A closer look at the data associated with each variable showed that both institutions had graduation rates substantially higher than retention rates. When following a single cohort of students this i</w:t>
      </w:r>
      <w:r w:rsidR="00A809B4" w:rsidRPr="00127044">
        <w:rPr>
          <w:rFonts w:ascii="Times New Roman" w:hAnsi="Times New Roman"/>
        </w:rPr>
        <w:t>s</w:t>
      </w:r>
      <w:r w:rsidRPr="00127044">
        <w:rPr>
          <w:rFonts w:ascii="Times New Roman" w:hAnsi="Times New Roman"/>
        </w:rPr>
        <w:t xml:space="preserve"> impossible, as the </w:t>
      </w:r>
      <w:r w:rsidR="00532BEE" w:rsidRPr="00127044">
        <w:rPr>
          <w:rFonts w:ascii="Times New Roman" w:hAnsi="Times New Roman"/>
        </w:rPr>
        <w:t>graduation rate</w:t>
      </w:r>
      <w:r w:rsidRPr="00127044">
        <w:rPr>
          <w:rFonts w:ascii="Times New Roman" w:hAnsi="Times New Roman"/>
        </w:rPr>
        <w:t xml:space="preserve"> can be at most equal</w:t>
      </w:r>
      <w:r w:rsidR="00532BEE" w:rsidRPr="00127044">
        <w:rPr>
          <w:rFonts w:ascii="Times New Roman" w:hAnsi="Times New Roman"/>
        </w:rPr>
        <w:t xml:space="preserve"> to the retention </w:t>
      </w:r>
      <w:r w:rsidR="00532BEE" w:rsidRPr="00127044">
        <w:rPr>
          <w:rFonts w:ascii="Times New Roman" w:hAnsi="Times New Roman"/>
        </w:rPr>
        <w:lastRenderedPageBreak/>
        <w:t>rate</w:t>
      </w:r>
      <w:r w:rsidRPr="00127044">
        <w:rPr>
          <w:rFonts w:ascii="Times New Roman" w:hAnsi="Times New Roman"/>
        </w:rPr>
        <w:t xml:space="preserve">. In this sample, the retention and graduation </w:t>
      </w:r>
      <w:r w:rsidR="00407DB5" w:rsidRPr="00127044">
        <w:rPr>
          <w:rFonts w:ascii="Times New Roman" w:hAnsi="Times New Roman"/>
        </w:rPr>
        <w:t>were</w:t>
      </w:r>
      <w:r w:rsidRPr="00127044">
        <w:rPr>
          <w:rFonts w:ascii="Times New Roman" w:hAnsi="Times New Roman"/>
        </w:rPr>
        <w:t xml:space="preserve"> not taken from the same cohort, so it </w:t>
      </w:r>
      <w:r w:rsidR="00407DB5" w:rsidRPr="00127044">
        <w:rPr>
          <w:rFonts w:ascii="Times New Roman" w:hAnsi="Times New Roman"/>
        </w:rPr>
        <w:t>was</w:t>
      </w:r>
      <w:r w:rsidRPr="00127044">
        <w:rPr>
          <w:rFonts w:ascii="Times New Roman" w:hAnsi="Times New Roman"/>
        </w:rPr>
        <w:t xml:space="preserve"> not impossible to have a higher graduation rate, but it </w:t>
      </w:r>
      <w:r w:rsidR="00407DB5" w:rsidRPr="00127044">
        <w:rPr>
          <w:rFonts w:ascii="Times New Roman" w:hAnsi="Times New Roman"/>
        </w:rPr>
        <w:t>was</w:t>
      </w:r>
      <w:r w:rsidRPr="00127044">
        <w:rPr>
          <w:rFonts w:ascii="Times New Roman" w:hAnsi="Times New Roman"/>
        </w:rPr>
        <w:t xml:space="preserve"> highly unlikely barring disaster. I removed these two outliers to see if it made a difference in the fit of the model. The result was </w:t>
      </w:r>
      <w:r w:rsidR="007031A7" w:rsidRPr="00127044">
        <w:rPr>
          <w:rFonts w:ascii="Times New Roman" w:hAnsi="Times New Roman"/>
        </w:rPr>
        <w:t>once again a slight de</w:t>
      </w:r>
      <w:r w:rsidRPr="00127044">
        <w:rPr>
          <w:rFonts w:ascii="Times New Roman" w:hAnsi="Times New Roman"/>
        </w:rPr>
        <w:t>crease in the chi-square value (</w:t>
      </w:r>
      <w:r w:rsidR="00532BEE" w:rsidRPr="00127044">
        <w:rPr>
          <w:rFonts w:ascii="Times New Roman" w:hAnsi="Times New Roman"/>
        </w:rPr>
        <w:t>1745.9 versus 1756.0</w:t>
      </w:r>
      <w:r w:rsidRPr="00127044">
        <w:rPr>
          <w:rFonts w:ascii="Times New Roman" w:hAnsi="Times New Roman"/>
        </w:rPr>
        <w:t>)</w:t>
      </w:r>
      <w:r w:rsidR="007031A7" w:rsidRPr="00127044">
        <w:rPr>
          <w:rFonts w:ascii="Times New Roman" w:hAnsi="Times New Roman"/>
        </w:rPr>
        <w:t xml:space="preserve"> with negligible changes in goodness-of-fit scores.</w:t>
      </w:r>
    </w:p>
    <w:p w:rsidR="004E228F" w:rsidRPr="00127044" w:rsidRDefault="004E228F" w:rsidP="005F7EB5">
      <w:pPr>
        <w:spacing w:line="480" w:lineRule="auto"/>
        <w:ind w:firstLine="720"/>
        <w:rPr>
          <w:rFonts w:ascii="Times New Roman" w:hAnsi="Times New Roman"/>
        </w:rPr>
      </w:pPr>
      <w:r w:rsidRPr="00127044">
        <w:rPr>
          <w:rFonts w:ascii="Times New Roman" w:hAnsi="Times New Roman"/>
        </w:rPr>
        <w:t>All of the goodness-of-fit statistics point</w:t>
      </w:r>
      <w:r w:rsidR="001A2D02" w:rsidRPr="00127044">
        <w:rPr>
          <w:rFonts w:ascii="Times New Roman" w:hAnsi="Times New Roman"/>
        </w:rPr>
        <w:t>ed</w:t>
      </w:r>
      <w:r w:rsidRPr="00127044">
        <w:rPr>
          <w:rFonts w:ascii="Times New Roman" w:hAnsi="Times New Roman"/>
        </w:rPr>
        <w:t xml:space="preserve"> to the conclusion that Model </w:t>
      </w:r>
      <w:r w:rsidR="00BA4D02" w:rsidRPr="00127044">
        <w:rPr>
          <w:rFonts w:ascii="Times New Roman" w:hAnsi="Times New Roman"/>
        </w:rPr>
        <w:t>3</w:t>
      </w:r>
      <w:r w:rsidRPr="00127044">
        <w:rPr>
          <w:rFonts w:ascii="Times New Roman" w:hAnsi="Times New Roman"/>
        </w:rPr>
        <w:t xml:space="preserve">A </w:t>
      </w:r>
      <w:r w:rsidR="001A2D02" w:rsidRPr="00127044">
        <w:rPr>
          <w:rFonts w:ascii="Times New Roman" w:hAnsi="Times New Roman"/>
        </w:rPr>
        <w:t>did</w:t>
      </w:r>
      <w:r w:rsidRPr="00127044">
        <w:rPr>
          <w:rFonts w:ascii="Times New Roman" w:hAnsi="Times New Roman"/>
        </w:rPr>
        <w:t xml:space="preserve"> not describe the nature </w:t>
      </w:r>
      <w:r w:rsidR="00AA62FC" w:rsidRPr="00127044">
        <w:rPr>
          <w:rFonts w:ascii="Times New Roman" w:hAnsi="Times New Roman"/>
        </w:rPr>
        <w:t xml:space="preserve">of the </w:t>
      </w:r>
      <w:r w:rsidRPr="00127044">
        <w:rPr>
          <w:rFonts w:ascii="Times New Roman" w:hAnsi="Times New Roman"/>
        </w:rPr>
        <w:t>relationship of the library to persistence. I therefore consider</w:t>
      </w:r>
      <w:r w:rsidR="00A809B4" w:rsidRPr="00127044">
        <w:rPr>
          <w:rFonts w:ascii="Times New Roman" w:hAnsi="Times New Roman"/>
        </w:rPr>
        <w:t>ed</w:t>
      </w:r>
      <w:r w:rsidRPr="00127044">
        <w:rPr>
          <w:rFonts w:ascii="Times New Roman" w:hAnsi="Times New Roman"/>
        </w:rPr>
        <w:t xml:space="preserve"> a less constrained version of the model.</w:t>
      </w:r>
    </w:p>
    <w:p w:rsidR="004E228F" w:rsidRPr="00127044" w:rsidRDefault="004E228F" w:rsidP="004E228F">
      <w:pPr>
        <w:pStyle w:val="Heading2fordissertation"/>
      </w:pPr>
      <w:bookmarkStart w:id="249" w:name="_Toc357082421"/>
      <w:r w:rsidRPr="00127044">
        <w:t xml:space="preserve">Model </w:t>
      </w:r>
      <w:r w:rsidR="00332EEB" w:rsidRPr="00127044">
        <w:t>4</w:t>
      </w:r>
      <w:bookmarkEnd w:id="249"/>
    </w:p>
    <w:p w:rsidR="007C3566" w:rsidRPr="00127044" w:rsidRDefault="00332EEB" w:rsidP="006A4AD6">
      <w:pPr>
        <w:spacing w:line="480" w:lineRule="auto"/>
        <w:ind w:firstLine="720"/>
        <w:rPr>
          <w:rFonts w:ascii="Times New Roman" w:hAnsi="Times New Roman"/>
        </w:rPr>
      </w:pPr>
      <w:r w:rsidRPr="00127044">
        <w:rPr>
          <w:rFonts w:ascii="Times New Roman" w:hAnsi="Times New Roman"/>
        </w:rPr>
        <w:t>Model 4</w:t>
      </w:r>
      <w:r w:rsidR="006A4AD6" w:rsidRPr="00127044">
        <w:rPr>
          <w:rFonts w:ascii="Times New Roman" w:hAnsi="Times New Roman"/>
        </w:rPr>
        <w:t xml:space="preserve"> </w:t>
      </w:r>
      <w:r w:rsidR="00BA4D02" w:rsidRPr="00127044">
        <w:rPr>
          <w:rFonts w:ascii="Times New Roman" w:hAnsi="Times New Roman"/>
        </w:rPr>
        <w:t>was</w:t>
      </w:r>
      <w:r w:rsidR="006A4AD6" w:rsidRPr="00127044">
        <w:rPr>
          <w:rFonts w:ascii="Times New Roman" w:hAnsi="Times New Roman"/>
        </w:rPr>
        <w:t xml:space="preserve"> also based upon the Persistence model developed by </w:t>
      </w:r>
      <w:r w:rsidR="004F1941"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4F1941"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4F1941"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1941"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1941" w:rsidRPr="00127044">
        <w:rPr>
          <w:rFonts w:ascii="Times New Roman" w:hAnsi="Times New Roman"/>
          <w:noProof/>
        </w:rPr>
        <w:t>)</w:t>
      </w:r>
      <w:r w:rsidR="00E6099C" w:rsidRPr="00127044">
        <w:rPr>
          <w:rFonts w:ascii="Times New Roman" w:hAnsi="Times New Roman"/>
        </w:rPr>
        <w:fldChar w:fldCharType="end"/>
      </w:r>
      <w:r w:rsidR="006A4AD6" w:rsidRPr="00127044">
        <w:rPr>
          <w:rFonts w:ascii="Times New Roman" w:hAnsi="Times New Roman"/>
        </w:rPr>
        <w:t>. However, instead of hypothe</w:t>
      </w:r>
      <w:r w:rsidR="00BA4D02" w:rsidRPr="00127044">
        <w:rPr>
          <w:rFonts w:ascii="Times New Roman" w:hAnsi="Times New Roman"/>
        </w:rPr>
        <w:t>sizing that the Library only had</w:t>
      </w:r>
      <w:r w:rsidR="006A4AD6" w:rsidRPr="00127044">
        <w:rPr>
          <w:rFonts w:ascii="Times New Roman" w:hAnsi="Times New Roman"/>
        </w:rPr>
        <w:t xml:space="preserve"> a direct impact upon Performance and Academic Integration, I posit</w:t>
      </w:r>
      <w:r w:rsidR="00A809B4" w:rsidRPr="00127044">
        <w:rPr>
          <w:rFonts w:ascii="Times New Roman" w:hAnsi="Times New Roman"/>
        </w:rPr>
        <w:t>ed</w:t>
      </w:r>
      <w:r w:rsidR="00BA4D02" w:rsidRPr="00127044">
        <w:rPr>
          <w:rFonts w:ascii="Times New Roman" w:hAnsi="Times New Roman"/>
        </w:rPr>
        <w:t xml:space="preserve"> that the Library also had</w:t>
      </w:r>
      <w:r w:rsidR="006A4AD6" w:rsidRPr="00127044">
        <w:rPr>
          <w:rFonts w:ascii="Times New Roman" w:hAnsi="Times New Roman"/>
        </w:rPr>
        <w:t xml:space="preserve"> a direct impact on the latent variables </w:t>
      </w:r>
      <w:r w:rsidR="00B95F1F" w:rsidRPr="00127044">
        <w:rPr>
          <w:rFonts w:ascii="Times New Roman" w:hAnsi="Times New Roman"/>
        </w:rPr>
        <w:t>Institutional</w:t>
      </w:r>
      <w:r w:rsidR="006A4AD6" w:rsidRPr="00127044">
        <w:rPr>
          <w:rFonts w:ascii="Times New Roman" w:hAnsi="Times New Roman"/>
        </w:rPr>
        <w:t xml:space="preserve"> Commitment, Intent to Persist, and Persistence itself. </w:t>
      </w:r>
      <w:r w:rsidR="00840096" w:rsidRPr="00127044">
        <w:rPr>
          <w:rFonts w:ascii="Times New Roman" w:hAnsi="Times New Roman"/>
        </w:rPr>
        <w:t xml:space="preserve">Though the literature provides multiple examples of the library’s influence on persistence, it does not necessarily make the connection between the library and institutional commitment or the intent to stay in college. It is no stretch of the imagination, however, to make a case that the academic library contributes to a student’s sense of institutional commitment. It might be a greater stretch to make the connection that the library bolsters a student’s intent to stay in college, but since other research has demonstrated a relationship to persistence, it </w:t>
      </w:r>
      <w:r w:rsidR="00A809B4" w:rsidRPr="00127044">
        <w:rPr>
          <w:rFonts w:ascii="Times New Roman" w:hAnsi="Times New Roman"/>
        </w:rPr>
        <w:t>was</w:t>
      </w:r>
      <w:r w:rsidR="00840096" w:rsidRPr="00127044">
        <w:rPr>
          <w:rFonts w:ascii="Times New Roman" w:hAnsi="Times New Roman"/>
        </w:rPr>
        <w:t xml:space="preserve"> worth exploring the idea that the library also influences intent to persist. </w:t>
      </w:r>
      <w:r w:rsidR="00B95F1F" w:rsidRPr="00127044">
        <w:rPr>
          <w:rFonts w:ascii="Times New Roman" w:hAnsi="Times New Roman"/>
        </w:rPr>
        <w:t>I also extend</w:t>
      </w:r>
      <w:r w:rsidR="00A809B4" w:rsidRPr="00127044">
        <w:rPr>
          <w:rFonts w:ascii="Times New Roman" w:hAnsi="Times New Roman"/>
        </w:rPr>
        <w:t>ed</w:t>
      </w:r>
      <w:r w:rsidR="00B95F1F" w:rsidRPr="00127044">
        <w:rPr>
          <w:rFonts w:ascii="Times New Roman" w:hAnsi="Times New Roman"/>
        </w:rPr>
        <w:t xml:space="preserve"> the model to include causative paths from Academic Integration to Intent to Persist and Persistence and from Academic Performance to Intent to Persist</w:t>
      </w:r>
      <w:r w:rsidR="00840096" w:rsidRPr="00127044">
        <w:rPr>
          <w:rFonts w:ascii="Times New Roman" w:hAnsi="Times New Roman"/>
        </w:rPr>
        <w:t xml:space="preserve"> for similar reasons</w:t>
      </w:r>
      <w:r w:rsidR="00B95F1F" w:rsidRPr="00127044">
        <w:rPr>
          <w:rFonts w:ascii="Times New Roman" w:hAnsi="Times New Roman"/>
        </w:rPr>
        <w:t xml:space="preserve">. </w:t>
      </w:r>
      <w:r w:rsidR="006A4AD6" w:rsidRPr="00127044">
        <w:rPr>
          <w:rFonts w:ascii="Times New Roman" w:hAnsi="Times New Roman"/>
        </w:rPr>
        <w:t xml:space="preserve">See figure </w:t>
      </w:r>
      <w:r w:rsidRPr="00127044">
        <w:rPr>
          <w:rFonts w:ascii="Times New Roman" w:hAnsi="Times New Roman"/>
        </w:rPr>
        <w:t>14</w:t>
      </w:r>
      <w:r w:rsidR="004F1941" w:rsidRPr="00127044">
        <w:rPr>
          <w:rFonts w:ascii="Times New Roman" w:hAnsi="Times New Roman"/>
        </w:rPr>
        <w:t>.</w:t>
      </w:r>
    </w:p>
    <w:p w:rsidR="006A4AD6" w:rsidRPr="00127044" w:rsidRDefault="00692057" w:rsidP="006A4AD6">
      <w:pPr>
        <w:spacing w:line="480" w:lineRule="auto"/>
        <w:rPr>
          <w:rFonts w:ascii="Times New Roman" w:hAnsi="Times New Roman"/>
        </w:rPr>
      </w:pPr>
      <w:r w:rsidRPr="00127044">
        <w:rPr>
          <w:rFonts w:ascii="Times New Roman" w:hAnsi="Times New Roman"/>
          <w:noProof/>
        </w:rPr>
        <w:lastRenderedPageBreak/>
        <w:drawing>
          <wp:inline distT="0" distB="0" distL="0" distR="0" wp14:anchorId="4B8E1494" wp14:editId="24B85772">
            <wp:extent cx="5943600" cy="3608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08705"/>
                    </a:xfrm>
                    <a:prstGeom prst="rect">
                      <a:avLst/>
                    </a:prstGeom>
                  </pic:spPr>
                </pic:pic>
              </a:graphicData>
            </a:graphic>
          </wp:inline>
        </w:drawing>
      </w:r>
    </w:p>
    <w:p w:rsidR="006A4AD6" w:rsidRPr="00127044" w:rsidRDefault="00332EEB" w:rsidP="00650B7D">
      <w:pPr>
        <w:pStyle w:val="FigureCaption"/>
      </w:pPr>
      <w:bookmarkStart w:id="250" w:name="_Toc321814780"/>
      <w:r w:rsidRPr="00127044">
        <w:rPr>
          <w:i/>
        </w:rPr>
        <w:t>Figure 14:</w:t>
      </w:r>
      <w:r w:rsidRPr="00127044">
        <w:t xml:space="preserve"> Model 4 – paths unconstrained</w:t>
      </w:r>
      <w:bookmarkEnd w:id="250"/>
    </w:p>
    <w:p w:rsidR="001C7F7D" w:rsidRPr="00127044" w:rsidRDefault="00BA4D02" w:rsidP="001C7F7D">
      <w:pPr>
        <w:spacing w:line="480" w:lineRule="auto"/>
        <w:ind w:firstLine="720"/>
        <w:rPr>
          <w:rFonts w:ascii="Times New Roman" w:hAnsi="Times New Roman"/>
        </w:rPr>
      </w:pPr>
      <w:r w:rsidRPr="00127044">
        <w:rPr>
          <w:rFonts w:ascii="Times New Roman" w:hAnsi="Times New Roman"/>
        </w:rPr>
        <w:t>Model 4 fit</w:t>
      </w:r>
      <w:r w:rsidR="00332EEB" w:rsidRPr="00127044">
        <w:rPr>
          <w:rFonts w:ascii="Times New Roman" w:hAnsi="Times New Roman"/>
        </w:rPr>
        <w:t xml:space="preserve"> no better than Model 3</w:t>
      </w:r>
      <w:r w:rsidR="001C7F7D" w:rsidRPr="00127044">
        <w:rPr>
          <w:rFonts w:ascii="Times New Roman" w:hAnsi="Times New Roman"/>
        </w:rPr>
        <w:t>A. Once again, p &lt; .001, which means that once again I reject</w:t>
      </w:r>
      <w:r w:rsidRPr="00127044">
        <w:rPr>
          <w:rFonts w:ascii="Times New Roman" w:hAnsi="Times New Roman"/>
        </w:rPr>
        <w:t>ed</w:t>
      </w:r>
      <w:r w:rsidR="001C7F7D" w:rsidRPr="00127044">
        <w:rPr>
          <w:rFonts w:ascii="Times New Roman" w:hAnsi="Times New Roman"/>
        </w:rPr>
        <w:t xml:space="preserve"> the null hypothesis</w:t>
      </w:r>
      <w:r w:rsidR="00A809B4" w:rsidRPr="00127044">
        <w:rPr>
          <w:rFonts w:ascii="Times New Roman" w:hAnsi="Times New Roman"/>
        </w:rPr>
        <w:t xml:space="preserve"> that the hypothesized model </w:t>
      </w:r>
      <w:r w:rsidRPr="00127044">
        <w:rPr>
          <w:rFonts w:ascii="Times New Roman" w:hAnsi="Times New Roman"/>
        </w:rPr>
        <w:t>was</w:t>
      </w:r>
      <w:r w:rsidR="00A809B4" w:rsidRPr="00127044">
        <w:rPr>
          <w:rFonts w:ascii="Times New Roman" w:hAnsi="Times New Roman"/>
        </w:rPr>
        <w:t xml:space="preserve"> similar to the observed model and I conclude</w:t>
      </w:r>
      <w:r w:rsidRPr="00127044">
        <w:rPr>
          <w:rFonts w:ascii="Times New Roman" w:hAnsi="Times New Roman"/>
        </w:rPr>
        <w:t>d</w:t>
      </w:r>
      <w:r w:rsidR="00A809B4" w:rsidRPr="00127044">
        <w:rPr>
          <w:rFonts w:ascii="Times New Roman" w:hAnsi="Times New Roman"/>
        </w:rPr>
        <w:t xml:space="preserve"> that the model </w:t>
      </w:r>
      <w:r w:rsidRPr="00127044">
        <w:rPr>
          <w:rFonts w:ascii="Times New Roman" w:hAnsi="Times New Roman"/>
        </w:rPr>
        <w:t>did</w:t>
      </w:r>
      <w:r w:rsidR="00A809B4" w:rsidRPr="00127044">
        <w:rPr>
          <w:rFonts w:ascii="Times New Roman" w:hAnsi="Times New Roman"/>
        </w:rPr>
        <w:t xml:space="preserve"> not fit</w:t>
      </w:r>
      <w:r w:rsidR="001C7F7D" w:rsidRPr="00127044">
        <w:rPr>
          <w:rFonts w:ascii="Times New Roman" w:hAnsi="Times New Roman"/>
        </w:rPr>
        <w:t>. The chi-squar</w:t>
      </w:r>
      <w:r w:rsidR="00332EEB" w:rsidRPr="00127044">
        <w:rPr>
          <w:rFonts w:ascii="Times New Roman" w:hAnsi="Times New Roman"/>
        </w:rPr>
        <w:t xml:space="preserve">e score </w:t>
      </w:r>
      <w:r w:rsidRPr="00127044">
        <w:rPr>
          <w:rFonts w:ascii="Times New Roman" w:hAnsi="Times New Roman"/>
        </w:rPr>
        <w:t>was</w:t>
      </w:r>
      <w:r w:rsidR="00332EEB" w:rsidRPr="00127044">
        <w:rPr>
          <w:rFonts w:ascii="Times New Roman" w:hAnsi="Times New Roman"/>
        </w:rPr>
        <w:t xml:space="preserve"> lower than in Model 3</w:t>
      </w:r>
      <w:r w:rsidRPr="00127044">
        <w:rPr>
          <w:rFonts w:ascii="Times New Roman" w:hAnsi="Times New Roman"/>
        </w:rPr>
        <w:t>A, but remained</w:t>
      </w:r>
      <w:r w:rsidR="001C7F7D" w:rsidRPr="00127044">
        <w:rPr>
          <w:rFonts w:ascii="Times New Roman" w:hAnsi="Times New Roman"/>
        </w:rPr>
        <w:t xml:space="preserve"> extremely high at </w:t>
      </w:r>
      <w:r w:rsidR="00D02069" w:rsidRPr="00127044">
        <w:rPr>
          <w:rFonts w:ascii="Times New Roman" w:hAnsi="Times New Roman"/>
        </w:rPr>
        <w:t>1415.9 with a normed chi square of 11.5</w:t>
      </w:r>
      <w:r w:rsidR="001C7F7D" w:rsidRPr="00127044">
        <w:rPr>
          <w:rFonts w:ascii="Times New Roman" w:hAnsi="Times New Roman"/>
        </w:rPr>
        <w:t xml:space="preserve">. Goodness-of-fit statistics </w:t>
      </w:r>
      <w:r w:rsidRPr="00127044">
        <w:rPr>
          <w:rFonts w:ascii="Times New Roman" w:hAnsi="Times New Roman"/>
        </w:rPr>
        <w:t>were</w:t>
      </w:r>
      <w:r w:rsidR="001C7F7D" w:rsidRPr="00127044">
        <w:rPr>
          <w:rFonts w:ascii="Times New Roman" w:hAnsi="Times New Roman"/>
        </w:rPr>
        <w:t xml:space="preserve"> also </w:t>
      </w:r>
      <w:r w:rsidR="00FE464D" w:rsidRPr="00127044">
        <w:rPr>
          <w:rFonts w:ascii="Times New Roman" w:hAnsi="Times New Roman"/>
        </w:rPr>
        <w:t xml:space="preserve">slightly </w:t>
      </w:r>
      <w:r w:rsidR="00840096" w:rsidRPr="00127044">
        <w:rPr>
          <w:rFonts w:ascii="Times New Roman" w:hAnsi="Times New Roman"/>
        </w:rPr>
        <w:t>improved</w:t>
      </w:r>
      <w:r w:rsidR="001C7F7D" w:rsidRPr="00127044">
        <w:rPr>
          <w:rFonts w:ascii="Times New Roman" w:hAnsi="Times New Roman"/>
        </w:rPr>
        <w:t xml:space="preserve"> but still not good</w:t>
      </w:r>
      <w:r w:rsidR="00296C3F" w:rsidRPr="00127044">
        <w:rPr>
          <w:rFonts w:ascii="Times New Roman" w:hAnsi="Times New Roman"/>
        </w:rPr>
        <w:t xml:space="preserve"> enough to</w:t>
      </w:r>
      <w:r w:rsidR="005128D7" w:rsidRPr="00127044">
        <w:rPr>
          <w:rFonts w:ascii="Times New Roman" w:hAnsi="Times New Roman"/>
        </w:rPr>
        <w:t xml:space="preserve"> state that the model</w:t>
      </w:r>
      <w:r w:rsidR="00296C3F" w:rsidRPr="00127044">
        <w:rPr>
          <w:rFonts w:ascii="Times New Roman" w:hAnsi="Times New Roman"/>
        </w:rPr>
        <w:t xml:space="preserve"> fit</w:t>
      </w:r>
      <w:r w:rsidR="00D02069" w:rsidRPr="00127044">
        <w:rPr>
          <w:rFonts w:ascii="Times New Roman" w:hAnsi="Times New Roman"/>
        </w:rPr>
        <w:t xml:space="preserve"> (CFI = .789, TLI = .738, RMSEA = .146</w:t>
      </w:r>
      <w:r w:rsidR="001C7F7D" w:rsidRPr="00127044">
        <w:rPr>
          <w:rFonts w:ascii="Times New Roman" w:hAnsi="Times New Roman"/>
        </w:rPr>
        <w:t>).</w:t>
      </w:r>
    </w:p>
    <w:p w:rsidR="00365D4F" w:rsidRPr="00127044" w:rsidRDefault="00296C3F" w:rsidP="001C7F7D">
      <w:pPr>
        <w:spacing w:line="480" w:lineRule="auto"/>
        <w:ind w:firstLine="720"/>
        <w:rPr>
          <w:rFonts w:ascii="Times New Roman" w:hAnsi="Times New Roman"/>
        </w:rPr>
      </w:pPr>
      <w:r w:rsidRPr="00127044">
        <w:rPr>
          <w:rFonts w:ascii="Times New Roman" w:hAnsi="Times New Roman"/>
        </w:rPr>
        <w:t xml:space="preserve">It </w:t>
      </w:r>
      <w:r w:rsidR="00524B5E" w:rsidRPr="00127044">
        <w:rPr>
          <w:rFonts w:ascii="Times New Roman" w:hAnsi="Times New Roman"/>
        </w:rPr>
        <w:t>was</w:t>
      </w:r>
      <w:r w:rsidRPr="00127044">
        <w:rPr>
          <w:rFonts w:ascii="Times New Roman" w:hAnsi="Times New Roman"/>
        </w:rPr>
        <w:t xml:space="preserve"> instructive at this point to examine the maximum likelihood parameter estimates. The parameter estimates </w:t>
      </w:r>
      <w:r w:rsidR="00365D4F" w:rsidRPr="00127044">
        <w:rPr>
          <w:rFonts w:ascii="Times New Roman" w:hAnsi="Times New Roman"/>
        </w:rPr>
        <w:t xml:space="preserve">list the regression weights for the paths between variables. </w:t>
      </w:r>
      <w:r w:rsidR="00AF3E5E" w:rsidRPr="00127044">
        <w:rPr>
          <w:rFonts w:ascii="Times New Roman" w:hAnsi="Times New Roman"/>
        </w:rPr>
        <w:t>A</w:t>
      </w:r>
      <w:r w:rsidR="00365D4F" w:rsidRPr="00127044">
        <w:rPr>
          <w:rFonts w:ascii="Times New Roman" w:hAnsi="Times New Roman"/>
        </w:rPr>
        <w:t xml:space="preserve"> p-value </w:t>
      </w:r>
      <w:r w:rsidR="00AF3E5E" w:rsidRPr="00127044">
        <w:rPr>
          <w:rFonts w:ascii="Times New Roman" w:hAnsi="Times New Roman"/>
        </w:rPr>
        <w:t xml:space="preserve">less than .05 </w:t>
      </w:r>
      <w:r w:rsidR="001F2F87" w:rsidRPr="00127044">
        <w:rPr>
          <w:rFonts w:ascii="Times New Roman" w:hAnsi="Times New Roman"/>
        </w:rPr>
        <w:t>indicates that</w:t>
      </w:r>
      <w:r w:rsidR="00365D4F" w:rsidRPr="00127044">
        <w:rPr>
          <w:rFonts w:ascii="Times New Roman" w:hAnsi="Times New Roman"/>
        </w:rPr>
        <w:t xml:space="preserve"> the relationship is </w:t>
      </w:r>
      <w:r w:rsidR="00AF3E5E" w:rsidRPr="00127044">
        <w:rPr>
          <w:rFonts w:ascii="Times New Roman" w:hAnsi="Times New Roman"/>
        </w:rPr>
        <w:t xml:space="preserve">statistically </w:t>
      </w:r>
      <w:r w:rsidR="005C1E05" w:rsidRPr="00127044">
        <w:rPr>
          <w:rFonts w:ascii="Times New Roman" w:hAnsi="Times New Roman"/>
        </w:rPr>
        <w:t xml:space="preserve">significant. </w:t>
      </w:r>
      <w:r w:rsidR="00550896" w:rsidRPr="00127044">
        <w:rPr>
          <w:rFonts w:ascii="Times New Roman" w:hAnsi="Times New Roman"/>
        </w:rPr>
        <w:t>Table 39</w:t>
      </w:r>
      <w:r w:rsidR="00365D4F" w:rsidRPr="00127044">
        <w:rPr>
          <w:rFonts w:ascii="Times New Roman" w:hAnsi="Times New Roman"/>
        </w:rPr>
        <w:t xml:space="preserve"> shows that all paths </w:t>
      </w:r>
      <w:r w:rsidR="00524B5E" w:rsidRPr="00127044">
        <w:rPr>
          <w:rFonts w:ascii="Times New Roman" w:hAnsi="Times New Roman"/>
        </w:rPr>
        <w:t>were</w:t>
      </w:r>
      <w:r w:rsidR="00365D4F" w:rsidRPr="00127044">
        <w:rPr>
          <w:rFonts w:ascii="Times New Roman" w:hAnsi="Times New Roman"/>
        </w:rPr>
        <w:t xml:space="preserve"> significant except for</w:t>
      </w:r>
      <w:r w:rsidR="00773639" w:rsidRPr="00127044">
        <w:rPr>
          <w:rFonts w:ascii="Times New Roman" w:hAnsi="Times New Roman"/>
        </w:rPr>
        <w:t xml:space="preserve"> </w:t>
      </w:r>
      <w:r w:rsidR="00365D4F" w:rsidRPr="00127044">
        <w:rPr>
          <w:rFonts w:ascii="Times New Roman" w:hAnsi="Times New Roman"/>
        </w:rPr>
        <w:t>the relationship between the Library and Intent to Persist</w:t>
      </w:r>
      <w:r w:rsidR="007E13D7" w:rsidRPr="00127044">
        <w:rPr>
          <w:rFonts w:ascii="Times New Roman" w:hAnsi="Times New Roman"/>
        </w:rPr>
        <w:t xml:space="preserve"> (see red highlighted text)</w:t>
      </w:r>
      <w:r w:rsidR="00365D4F" w:rsidRPr="00127044">
        <w:rPr>
          <w:rFonts w:ascii="Times New Roman" w:hAnsi="Times New Roman"/>
        </w:rPr>
        <w:t xml:space="preserve">. </w:t>
      </w:r>
    </w:p>
    <w:p w:rsidR="00550896" w:rsidRPr="00127044" w:rsidRDefault="00365D4F" w:rsidP="00E96A63">
      <w:pPr>
        <w:pStyle w:val="TableCaption"/>
      </w:pPr>
      <w:bookmarkStart w:id="251" w:name="_Toc321814482"/>
      <w:r w:rsidRPr="00127044">
        <w:lastRenderedPageBreak/>
        <w:t>Tabl</w:t>
      </w:r>
      <w:r w:rsidR="00550896" w:rsidRPr="00127044">
        <w:t>e 39</w:t>
      </w:r>
      <w:r w:rsidRPr="00127044">
        <w:t>:</w:t>
      </w:r>
      <w:bookmarkEnd w:id="251"/>
      <w:r w:rsidRPr="00127044">
        <w:t xml:space="preserve"> </w:t>
      </w:r>
    </w:p>
    <w:p w:rsidR="00365D4F" w:rsidRPr="00127044" w:rsidRDefault="00365D4F" w:rsidP="00E96A63">
      <w:pPr>
        <w:pStyle w:val="TableCaption"/>
      </w:pPr>
      <w:bookmarkStart w:id="252" w:name="_Toc321814483"/>
      <w:r w:rsidRPr="00127044">
        <w:rPr>
          <w:i/>
        </w:rPr>
        <w:t>Maximum likelihood parameter estimates</w:t>
      </w:r>
      <w:r w:rsidR="00AF3E5E" w:rsidRPr="00127044">
        <w:rPr>
          <w:i/>
        </w:rPr>
        <w:t xml:space="preserve"> for Model 2</w:t>
      </w:r>
      <w:bookmarkEnd w:id="252"/>
    </w:p>
    <w:tbl>
      <w:tblPr>
        <w:tblW w:w="0" w:type="auto"/>
        <w:tblCellMar>
          <w:top w:w="15" w:type="dxa"/>
          <w:left w:w="15" w:type="dxa"/>
          <w:bottom w:w="15" w:type="dxa"/>
          <w:right w:w="15" w:type="dxa"/>
        </w:tblCellMar>
        <w:tblLook w:val="04A0" w:firstRow="1" w:lastRow="0" w:firstColumn="1" w:lastColumn="0" w:noHBand="0" w:noVBand="1"/>
      </w:tblPr>
      <w:tblGrid>
        <w:gridCol w:w="1484"/>
        <w:gridCol w:w="407"/>
        <w:gridCol w:w="1297"/>
        <w:gridCol w:w="1120"/>
        <w:gridCol w:w="690"/>
        <w:gridCol w:w="774"/>
        <w:gridCol w:w="700"/>
      </w:tblGrid>
      <w:tr w:rsidR="00773639" w:rsidRPr="00127044">
        <w:trPr>
          <w:tblHeader/>
        </w:trPr>
        <w:tc>
          <w:tcPr>
            <w:tcW w:w="0" w:type="auto"/>
            <w:tcBorders>
              <w:top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p>
        </w:tc>
        <w:tc>
          <w:tcPr>
            <w:tcW w:w="0" w:type="auto"/>
            <w:tcBorders>
              <w:top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p>
        </w:tc>
        <w:tc>
          <w:tcPr>
            <w:tcW w:w="0" w:type="auto"/>
            <w:tcBorders>
              <w:top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p>
        </w:tc>
        <w:tc>
          <w:tcPr>
            <w:tcW w:w="0" w:type="auto"/>
            <w:tcBorders>
              <w:top w:val="single" w:sz="8" w:space="0" w:color="auto"/>
              <w:bottom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Estimate</w:t>
            </w:r>
          </w:p>
        </w:tc>
        <w:tc>
          <w:tcPr>
            <w:tcW w:w="0" w:type="auto"/>
            <w:tcBorders>
              <w:top w:val="single" w:sz="8" w:space="0" w:color="auto"/>
              <w:bottom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S.E.</w:t>
            </w:r>
          </w:p>
        </w:tc>
        <w:tc>
          <w:tcPr>
            <w:tcW w:w="0" w:type="auto"/>
            <w:tcBorders>
              <w:top w:val="single" w:sz="8" w:space="0" w:color="auto"/>
              <w:bottom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C.R.</w:t>
            </w:r>
          </w:p>
        </w:tc>
        <w:tc>
          <w:tcPr>
            <w:tcW w:w="0" w:type="auto"/>
            <w:tcBorders>
              <w:top w:val="single" w:sz="8" w:space="0" w:color="auto"/>
              <w:bottom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P</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tcBorders>
              <w:top w:val="single" w:sz="8" w:space="0" w:color="auto"/>
            </w:tcBorders>
            <w:vAlign w:val="center"/>
          </w:tcPr>
          <w:p w:rsidR="00773639" w:rsidRPr="00127044" w:rsidRDefault="00773639">
            <w:pPr>
              <w:jc w:val="right"/>
              <w:rPr>
                <w:rFonts w:ascii="Times New Roman" w:hAnsi="Times New Roman"/>
                <w:szCs w:val="24"/>
              </w:rPr>
            </w:pPr>
            <w:r w:rsidRPr="00127044">
              <w:rPr>
                <w:rFonts w:ascii="Times New Roman" w:hAnsi="Times New Roman"/>
              </w:rPr>
              <w:t>.260</w:t>
            </w:r>
          </w:p>
        </w:tc>
        <w:tc>
          <w:tcPr>
            <w:tcW w:w="0" w:type="auto"/>
            <w:tcBorders>
              <w:top w:val="single" w:sz="8" w:space="0" w:color="auto"/>
            </w:tcBorders>
            <w:vAlign w:val="center"/>
          </w:tcPr>
          <w:p w:rsidR="00773639" w:rsidRPr="00127044" w:rsidRDefault="00773639">
            <w:pPr>
              <w:jc w:val="right"/>
              <w:rPr>
                <w:rFonts w:ascii="Times New Roman" w:hAnsi="Times New Roman"/>
                <w:szCs w:val="24"/>
              </w:rPr>
            </w:pPr>
            <w:r w:rsidRPr="00127044">
              <w:rPr>
                <w:rFonts w:ascii="Times New Roman" w:hAnsi="Times New Roman"/>
              </w:rPr>
              <w:t>.096</w:t>
            </w:r>
          </w:p>
        </w:tc>
        <w:tc>
          <w:tcPr>
            <w:tcW w:w="0" w:type="auto"/>
            <w:tcBorders>
              <w:top w:val="single" w:sz="8" w:space="0" w:color="auto"/>
            </w:tcBorders>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2.703</w:t>
            </w:r>
          </w:p>
        </w:tc>
        <w:tc>
          <w:tcPr>
            <w:tcW w:w="0" w:type="auto"/>
            <w:tcBorders>
              <w:top w:val="single" w:sz="8" w:space="0" w:color="auto"/>
            </w:tcBorders>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.007</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.170</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.056</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3.025</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.002</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.908</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.060</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15.072</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.804</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.042</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19.274</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noWrap/>
            <w:vAlign w:val="center"/>
          </w:tcPr>
          <w:p w:rsidR="00773639" w:rsidRPr="00127044" w:rsidRDefault="00773639">
            <w:pPr>
              <w:jc w:val="right"/>
              <w:rPr>
                <w:rFonts w:ascii="Times New Roman" w:hAnsi="Times New Roman"/>
                <w:szCs w:val="24"/>
              </w:rPr>
            </w:pPr>
            <w:r w:rsidRPr="00127044">
              <w:rPr>
                <w:rFonts w:ascii="Times New Roman" w:hAnsi="Times New Roman"/>
              </w:rPr>
              <w:t>-.262</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.090</w:t>
            </w:r>
          </w:p>
        </w:tc>
        <w:tc>
          <w:tcPr>
            <w:tcW w:w="0" w:type="auto"/>
            <w:noWrap/>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-2.921</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.003</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Intent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1.135</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.086</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13.135</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Intent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noWrap/>
            <w:vAlign w:val="center"/>
          </w:tcPr>
          <w:p w:rsidR="00773639" w:rsidRPr="00127044" w:rsidRDefault="00773639">
            <w:pPr>
              <w:jc w:val="right"/>
              <w:rPr>
                <w:rFonts w:ascii="Times New Roman" w:hAnsi="Times New Roman"/>
                <w:szCs w:val="24"/>
              </w:rPr>
            </w:pPr>
            <w:r w:rsidRPr="00127044">
              <w:rPr>
                <w:rFonts w:ascii="Times New Roman" w:hAnsi="Times New Roman"/>
              </w:rPr>
              <w:t>-2.273</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.296</w:t>
            </w:r>
          </w:p>
        </w:tc>
        <w:tc>
          <w:tcPr>
            <w:tcW w:w="0" w:type="auto"/>
            <w:noWrap/>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-7.691</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Intent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2.365</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.301</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7.870</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b/>
                <w:color w:val="FF0000"/>
                <w:szCs w:val="24"/>
              </w:rPr>
            </w:pPr>
            <w:r w:rsidRPr="00127044">
              <w:rPr>
                <w:rFonts w:ascii="Times New Roman" w:hAnsi="Times New Roman"/>
                <w:b/>
                <w:color w:val="FF0000"/>
              </w:rPr>
              <w:t>Intent</w:t>
            </w:r>
          </w:p>
        </w:tc>
        <w:tc>
          <w:tcPr>
            <w:tcW w:w="0" w:type="auto"/>
            <w:noWrap/>
            <w:vAlign w:val="center"/>
          </w:tcPr>
          <w:p w:rsidR="00773639" w:rsidRPr="00127044" w:rsidRDefault="00773639">
            <w:pPr>
              <w:rPr>
                <w:rFonts w:ascii="Times New Roman" w:hAnsi="Times New Roman"/>
                <w:b/>
                <w:color w:val="FF0000"/>
                <w:szCs w:val="24"/>
              </w:rPr>
            </w:pPr>
            <w:r w:rsidRPr="00127044">
              <w:rPr>
                <w:rFonts w:ascii="Times New Roman" w:hAnsi="Times New Roman"/>
                <w:b/>
                <w:color w:val="FF0000"/>
              </w:rPr>
              <w:t>&lt;---</w:t>
            </w:r>
          </w:p>
        </w:tc>
        <w:tc>
          <w:tcPr>
            <w:tcW w:w="0" w:type="auto"/>
            <w:vAlign w:val="center"/>
          </w:tcPr>
          <w:p w:rsidR="00773639" w:rsidRPr="00127044" w:rsidRDefault="00773639">
            <w:pPr>
              <w:rPr>
                <w:rFonts w:ascii="Times New Roman" w:hAnsi="Times New Roman"/>
                <w:b/>
                <w:color w:val="FF0000"/>
                <w:szCs w:val="24"/>
              </w:rPr>
            </w:pPr>
            <w:r w:rsidRPr="00127044">
              <w:rPr>
                <w:rFonts w:ascii="Times New Roman" w:hAnsi="Times New Roman"/>
                <w:b/>
                <w:color w:val="FF0000"/>
              </w:rPr>
              <w:t>Library</w:t>
            </w:r>
          </w:p>
        </w:tc>
        <w:tc>
          <w:tcPr>
            <w:tcW w:w="0" w:type="auto"/>
            <w:vAlign w:val="center"/>
          </w:tcPr>
          <w:p w:rsidR="00773639" w:rsidRPr="00127044" w:rsidRDefault="00773639">
            <w:pPr>
              <w:jc w:val="right"/>
              <w:rPr>
                <w:rFonts w:ascii="Times New Roman" w:hAnsi="Times New Roman"/>
                <w:b/>
                <w:color w:val="FF0000"/>
                <w:szCs w:val="24"/>
              </w:rPr>
            </w:pPr>
            <w:r w:rsidRPr="00127044">
              <w:rPr>
                <w:rFonts w:ascii="Times New Roman" w:hAnsi="Times New Roman"/>
                <w:b/>
                <w:color w:val="FF0000"/>
              </w:rPr>
              <w:t>.171</w:t>
            </w:r>
          </w:p>
        </w:tc>
        <w:tc>
          <w:tcPr>
            <w:tcW w:w="0" w:type="auto"/>
            <w:vAlign w:val="center"/>
          </w:tcPr>
          <w:p w:rsidR="00773639" w:rsidRPr="00127044" w:rsidRDefault="00773639">
            <w:pPr>
              <w:jc w:val="right"/>
              <w:rPr>
                <w:rFonts w:ascii="Times New Roman" w:hAnsi="Times New Roman"/>
                <w:b/>
                <w:color w:val="FF0000"/>
                <w:szCs w:val="24"/>
              </w:rPr>
            </w:pPr>
            <w:r w:rsidRPr="00127044">
              <w:rPr>
                <w:rFonts w:ascii="Times New Roman" w:hAnsi="Times New Roman"/>
                <w:b/>
                <w:color w:val="FF0000"/>
              </w:rPr>
              <w:t>.135</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b/>
                <w:color w:val="FF0000"/>
                <w:szCs w:val="24"/>
              </w:rPr>
            </w:pPr>
            <w:r w:rsidRPr="00127044">
              <w:rPr>
                <w:rFonts w:ascii="Times New Roman" w:hAnsi="Times New Roman"/>
                <w:b/>
                <w:color w:val="FF0000"/>
              </w:rPr>
              <w:t>1.266</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b/>
                <w:color w:val="FF0000"/>
                <w:szCs w:val="24"/>
              </w:rPr>
            </w:pPr>
            <w:r w:rsidRPr="00127044">
              <w:rPr>
                <w:rFonts w:ascii="Times New Roman" w:hAnsi="Times New Roman"/>
                <w:b/>
                <w:color w:val="FF0000"/>
              </w:rPr>
              <w:t>.206</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144.721</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25.900</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5.588</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Intent</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14.519</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6.296</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2.306</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.021</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54.635</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13.064</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4.182</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noWrap/>
            <w:vAlign w:val="center"/>
          </w:tcPr>
          <w:p w:rsidR="00773639" w:rsidRPr="00127044" w:rsidRDefault="00773639">
            <w:pPr>
              <w:jc w:val="right"/>
              <w:rPr>
                <w:rFonts w:ascii="Times New Roman" w:hAnsi="Times New Roman"/>
                <w:szCs w:val="24"/>
              </w:rPr>
            </w:pPr>
            <w:r w:rsidRPr="00127044">
              <w:rPr>
                <w:rFonts w:ascii="Times New Roman" w:hAnsi="Times New Roman"/>
              </w:rPr>
              <w:t>-108.158</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19.052</w:t>
            </w:r>
          </w:p>
        </w:tc>
        <w:tc>
          <w:tcPr>
            <w:tcW w:w="0" w:type="auto"/>
            <w:noWrap/>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-5.677</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Librarians</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Expenditures</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2.896</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.463</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6.254</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Circulation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3.211</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.504</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6.375</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Instruction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Library</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1.371</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.268</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5.123</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Bloom</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Critical</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1.282</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.041</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31.184</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Lifelong</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Performance</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1.017</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.044</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23.135</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Interactive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Challenge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.803</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.050</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16.068</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Collaborative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.527</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.062</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8.530</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Active</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Integration</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Support</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Administration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1.920</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.096</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19.925</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Faculty</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1.749</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.074</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23.650</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Students</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Commitment</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1.076</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.064</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16.834</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Graduation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vAlign w:val="center"/>
          </w:tcPr>
          <w:p w:rsidR="00773639" w:rsidRPr="00127044" w:rsidRDefault="00773639">
            <w:pPr>
              <w:rPr>
                <w:rFonts w:ascii="Times New Roman" w:hAnsi="Times New Roman"/>
                <w:sz w:val="20"/>
              </w:rPr>
            </w:pPr>
          </w:p>
        </w:tc>
        <w:tc>
          <w:tcPr>
            <w:tcW w:w="0" w:type="auto"/>
            <w:vAlign w:val="center"/>
          </w:tcPr>
          <w:p w:rsidR="00773639" w:rsidRPr="00127044" w:rsidRDefault="00773639">
            <w:pPr>
              <w:rPr>
                <w:rFonts w:ascii="Times New Roman" w:hAnsi="Times New Roman"/>
                <w:sz w:val="20"/>
              </w:rPr>
            </w:pPr>
          </w:p>
        </w:tc>
      </w:tr>
      <w:tr w:rsidR="00773639" w:rsidRPr="00127044">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Retention</w:t>
            </w:r>
          </w:p>
        </w:tc>
        <w:tc>
          <w:tcPr>
            <w:tcW w:w="0" w:type="auto"/>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vAlign w:val="center"/>
          </w:tcPr>
          <w:p w:rsidR="00773639" w:rsidRPr="00127044" w:rsidRDefault="00773639">
            <w:pPr>
              <w:rPr>
                <w:rFonts w:ascii="Times New Roman" w:hAnsi="Times New Roman"/>
                <w:szCs w:val="24"/>
              </w:rPr>
            </w:pPr>
            <w:r w:rsidRPr="00127044">
              <w:rPr>
                <w:rFonts w:ascii="Times New Roman" w:hAnsi="Times New Roman"/>
              </w:rPr>
              <w:t>Persistence</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.665</w:t>
            </w:r>
          </w:p>
        </w:tc>
        <w:tc>
          <w:tcPr>
            <w:tcW w:w="0" w:type="auto"/>
            <w:vAlign w:val="center"/>
          </w:tcPr>
          <w:p w:rsidR="00773639" w:rsidRPr="00127044" w:rsidRDefault="00773639">
            <w:pPr>
              <w:jc w:val="right"/>
              <w:rPr>
                <w:rFonts w:ascii="Times New Roman" w:hAnsi="Times New Roman"/>
                <w:szCs w:val="24"/>
              </w:rPr>
            </w:pPr>
            <w:r w:rsidRPr="00127044">
              <w:rPr>
                <w:rFonts w:ascii="Times New Roman" w:hAnsi="Times New Roman"/>
              </w:rPr>
              <w:t>.028</w:t>
            </w:r>
          </w:p>
        </w:tc>
        <w:tc>
          <w:tcPr>
            <w:tcW w:w="0" w:type="auto"/>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23.730</w:t>
            </w:r>
          </w:p>
        </w:tc>
        <w:tc>
          <w:tcPr>
            <w:tcW w:w="0" w:type="auto"/>
            <w:tcMar>
              <w:top w:w="15" w:type="dxa"/>
              <w:left w:w="140" w:type="dxa"/>
              <w:bottom w:w="15" w:type="dxa"/>
              <w:right w:w="140"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w:t>
            </w:r>
          </w:p>
        </w:tc>
      </w:tr>
      <w:tr w:rsidR="00773639" w:rsidRPr="00127044">
        <w:tc>
          <w:tcPr>
            <w:tcW w:w="0" w:type="auto"/>
            <w:tcBorders>
              <w:bottom w:val="single" w:sz="8" w:space="0" w:color="auto"/>
            </w:tcBorders>
            <w:vAlign w:val="center"/>
          </w:tcPr>
          <w:p w:rsidR="00773639" w:rsidRPr="00127044" w:rsidRDefault="00773639">
            <w:pPr>
              <w:rPr>
                <w:rFonts w:ascii="Times New Roman" w:hAnsi="Times New Roman"/>
                <w:szCs w:val="24"/>
              </w:rPr>
            </w:pPr>
            <w:r w:rsidRPr="00127044">
              <w:rPr>
                <w:rFonts w:ascii="Times New Roman" w:hAnsi="Times New Roman"/>
              </w:rPr>
              <w:t>Satisfaction</w:t>
            </w:r>
          </w:p>
        </w:tc>
        <w:tc>
          <w:tcPr>
            <w:tcW w:w="0" w:type="auto"/>
            <w:tcBorders>
              <w:bottom w:val="single" w:sz="8" w:space="0" w:color="auto"/>
            </w:tcBorders>
            <w:noWrap/>
            <w:vAlign w:val="center"/>
          </w:tcPr>
          <w:p w:rsidR="00773639" w:rsidRPr="00127044" w:rsidRDefault="00773639">
            <w:pPr>
              <w:rPr>
                <w:rFonts w:ascii="Times New Roman" w:hAnsi="Times New Roman"/>
                <w:szCs w:val="24"/>
              </w:rPr>
            </w:pPr>
            <w:r w:rsidRPr="00127044">
              <w:rPr>
                <w:rFonts w:ascii="Times New Roman" w:hAnsi="Times New Roman"/>
              </w:rPr>
              <w:t>&lt;---</w:t>
            </w:r>
          </w:p>
        </w:tc>
        <w:tc>
          <w:tcPr>
            <w:tcW w:w="0" w:type="auto"/>
            <w:tcBorders>
              <w:bottom w:val="single" w:sz="8" w:space="0" w:color="auto"/>
            </w:tcBorders>
            <w:vAlign w:val="center"/>
          </w:tcPr>
          <w:p w:rsidR="00773639" w:rsidRPr="00127044" w:rsidRDefault="00773639">
            <w:pPr>
              <w:rPr>
                <w:rFonts w:ascii="Times New Roman" w:hAnsi="Times New Roman"/>
                <w:szCs w:val="24"/>
              </w:rPr>
            </w:pPr>
            <w:r w:rsidRPr="00127044">
              <w:rPr>
                <w:rFonts w:ascii="Times New Roman" w:hAnsi="Times New Roman"/>
              </w:rPr>
              <w:t>Intent</w:t>
            </w:r>
          </w:p>
        </w:tc>
        <w:tc>
          <w:tcPr>
            <w:tcW w:w="0" w:type="auto"/>
            <w:tcBorders>
              <w:bottom w:val="single" w:sz="8" w:space="0" w:color="auto"/>
            </w:tcBorders>
            <w:tcMar>
              <w:top w:w="15" w:type="dxa"/>
              <w:left w:w="57" w:type="dxa"/>
              <w:bottom w:w="15" w:type="dxa"/>
              <w:right w:w="57" w:type="dxa"/>
            </w:tcMar>
            <w:vAlign w:val="center"/>
          </w:tcPr>
          <w:p w:rsidR="00773639" w:rsidRPr="00127044" w:rsidRDefault="00773639">
            <w:pPr>
              <w:jc w:val="right"/>
              <w:rPr>
                <w:rFonts w:ascii="Times New Roman" w:hAnsi="Times New Roman"/>
                <w:szCs w:val="24"/>
              </w:rPr>
            </w:pPr>
            <w:r w:rsidRPr="00127044">
              <w:rPr>
                <w:rFonts w:ascii="Times New Roman" w:hAnsi="Times New Roman"/>
              </w:rPr>
              <w:t>1.000</w:t>
            </w:r>
          </w:p>
        </w:tc>
        <w:tc>
          <w:tcPr>
            <w:tcW w:w="0" w:type="auto"/>
            <w:tcBorders>
              <w:bottom w:val="single" w:sz="8" w:space="0" w:color="auto"/>
            </w:tcBorders>
            <w:tcMar>
              <w:top w:w="15" w:type="dxa"/>
              <w:left w:w="140" w:type="dxa"/>
              <w:bottom w:w="15" w:type="dxa"/>
              <w:right w:w="140" w:type="dxa"/>
            </w:tcMar>
            <w:vAlign w:val="center"/>
          </w:tcPr>
          <w:p w:rsidR="00773639" w:rsidRPr="00127044" w:rsidRDefault="00773639">
            <w:pPr>
              <w:rPr>
                <w:rFonts w:ascii="Times New Roman" w:hAnsi="Times New Roman"/>
                <w:szCs w:val="24"/>
              </w:rPr>
            </w:pPr>
          </w:p>
        </w:tc>
        <w:tc>
          <w:tcPr>
            <w:tcW w:w="0" w:type="auto"/>
            <w:tcBorders>
              <w:bottom w:val="single" w:sz="8" w:space="0" w:color="auto"/>
            </w:tcBorders>
            <w:vAlign w:val="center"/>
          </w:tcPr>
          <w:p w:rsidR="00773639" w:rsidRPr="00127044" w:rsidRDefault="00773639">
            <w:pPr>
              <w:rPr>
                <w:rFonts w:ascii="Times New Roman" w:hAnsi="Times New Roman"/>
                <w:sz w:val="20"/>
              </w:rPr>
            </w:pPr>
          </w:p>
        </w:tc>
        <w:tc>
          <w:tcPr>
            <w:tcW w:w="0" w:type="auto"/>
            <w:tcBorders>
              <w:bottom w:val="single" w:sz="8" w:space="0" w:color="auto"/>
            </w:tcBorders>
            <w:vAlign w:val="center"/>
          </w:tcPr>
          <w:p w:rsidR="00773639" w:rsidRPr="00127044" w:rsidRDefault="00773639">
            <w:pPr>
              <w:rPr>
                <w:rFonts w:ascii="Times New Roman" w:hAnsi="Times New Roman"/>
                <w:sz w:val="20"/>
              </w:rPr>
            </w:pPr>
          </w:p>
        </w:tc>
      </w:tr>
    </w:tbl>
    <w:p w:rsidR="00365D4F" w:rsidRPr="00127044" w:rsidRDefault="00AF3E5E" w:rsidP="00AF3E5E">
      <w:pPr>
        <w:spacing w:line="480" w:lineRule="auto"/>
        <w:rPr>
          <w:rFonts w:ascii="Times New Roman" w:hAnsi="Times New Roman"/>
        </w:rPr>
      </w:pPr>
      <w:r w:rsidRPr="00127044">
        <w:rPr>
          <w:rFonts w:ascii="Times New Roman" w:hAnsi="Times New Roman"/>
        </w:rPr>
        <w:t>*** &lt; .001</w:t>
      </w:r>
    </w:p>
    <w:p w:rsidR="00365D4F" w:rsidRPr="00127044" w:rsidRDefault="00365D4F" w:rsidP="00365D4F">
      <w:pPr>
        <w:spacing w:line="480" w:lineRule="auto"/>
        <w:rPr>
          <w:rFonts w:ascii="Times New Roman" w:hAnsi="Times New Roman"/>
        </w:rPr>
      </w:pPr>
      <w:r w:rsidRPr="00127044">
        <w:rPr>
          <w:rFonts w:ascii="Times New Roman" w:hAnsi="Times New Roman"/>
        </w:rPr>
        <w:t>I</w:t>
      </w:r>
      <w:r w:rsidR="00CE3F2F" w:rsidRPr="00127044">
        <w:rPr>
          <w:rFonts w:ascii="Times New Roman" w:hAnsi="Times New Roman"/>
        </w:rPr>
        <w:t xml:space="preserve"> </w:t>
      </w:r>
      <w:r w:rsidRPr="00127044">
        <w:rPr>
          <w:rFonts w:ascii="Times New Roman" w:hAnsi="Times New Roman"/>
        </w:rPr>
        <w:t>therefore remove</w:t>
      </w:r>
      <w:r w:rsidR="00284407" w:rsidRPr="00127044">
        <w:rPr>
          <w:rFonts w:ascii="Times New Roman" w:hAnsi="Times New Roman"/>
        </w:rPr>
        <w:t>d</w:t>
      </w:r>
      <w:r w:rsidRPr="00127044">
        <w:rPr>
          <w:rFonts w:ascii="Times New Roman" w:hAnsi="Times New Roman"/>
        </w:rPr>
        <w:t xml:space="preserve"> the path </w:t>
      </w:r>
      <w:r w:rsidR="00AF3E5E" w:rsidRPr="00127044">
        <w:rPr>
          <w:rFonts w:ascii="Times New Roman" w:hAnsi="Times New Roman"/>
        </w:rPr>
        <w:t xml:space="preserve">from Library to Intent to Persist </w:t>
      </w:r>
      <w:r w:rsidRPr="00127044">
        <w:rPr>
          <w:rFonts w:ascii="Times New Roman" w:hAnsi="Times New Roman"/>
        </w:rPr>
        <w:t>from the</w:t>
      </w:r>
      <w:r w:rsidR="008A462A" w:rsidRPr="00127044">
        <w:rPr>
          <w:rFonts w:ascii="Times New Roman" w:hAnsi="Times New Roman"/>
        </w:rPr>
        <w:t xml:space="preserve"> model. See Figure</w:t>
      </w:r>
      <w:r w:rsidR="00CE3F2F" w:rsidRPr="00127044">
        <w:rPr>
          <w:rFonts w:ascii="Times New Roman" w:hAnsi="Times New Roman"/>
        </w:rPr>
        <w:t xml:space="preserve"> </w:t>
      </w:r>
      <w:r w:rsidR="00332EEB" w:rsidRPr="00127044">
        <w:rPr>
          <w:rFonts w:ascii="Times New Roman" w:hAnsi="Times New Roman"/>
        </w:rPr>
        <w:t>15</w:t>
      </w:r>
      <w:r w:rsidR="00CE3F2F" w:rsidRPr="00127044">
        <w:rPr>
          <w:rFonts w:ascii="Times New Roman" w:hAnsi="Times New Roman"/>
        </w:rPr>
        <w:t xml:space="preserve"> </w:t>
      </w:r>
      <w:r w:rsidR="008A462A" w:rsidRPr="00127044">
        <w:rPr>
          <w:rFonts w:ascii="Times New Roman" w:hAnsi="Times New Roman"/>
        </w:rPr>
        <w:t xml:space="preserve">for </w:t>
      </w:r>
      <w:r w:rsidR="00CE3F2F" w:rsidRPr="00127044">
        <w:rPr>
          <w:rFonts w:ascii="Times New Roman" w:hAnsi="Times New Roman"/>
        </w:rPr>
        <w:t>M</w:t>
      </w:r>
      <w:r w:rsidR="00332EEB" w:rsidRPr="00127044">
        <w:rPr>
          <w:rFonts w:ascii="Times New Roman" w:hAnsi="Times New Roman"/>
        </w:rPr>
        <w:t>odel 4</w:t>
      </w:r>
      <w:r w:rsidRPr="00127044">
        <w:rPr>
          <w:rFonts w:ascii="Times New Roman" w:hAnsi="Times New Roman"/>
        </w:rPr>
        <w:t>A.</w:t>
      </w:r>
    </w:p>
    <w:p w:rsidR="00365D4F" w:rsidRPr="00127044" w:rsidRDefault="00AF3E5E" w:rsidP="00365D4F">
      <w:pPr>
        <w:spacing w:line="480" w:lineRule="auto"/>
        <w:rPr>
          <w:rFonts w:ascii="Times New Roman" w:hAnsi="Times New Roman"/>
        </w:rPr>
      </w:pPr>
      <w:r w:rsidRPr="00127044">
        <w:rPr>
          <w:rFonts w:ascii="Times New Roman" w:hAnsi="Times New Roman"/>
          <w:noProof/>
        </w:rPr>
        <w:lastRenderedPageBreak/>
        <w:drawing>
          <wp:inline distT="0" distB="0" distL="0" distR="0" wp14:anchorId="4EFF768C" wp14:editId="3973B34C">
            <wp:extent cx="5943600" cy="3608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608705"/>
                    </a:xfrm>
                    <a:prstGeom prst="rect">
                      <a:avLst/>
                    </a:prstGeom>
                  </pic:spPr>
                </pic:pic>
              </a:graphicData>
            </a:graphic>
          </wp:inline>
        </w:drawing>
      </w:r>
    </w:p>
    <w:p w:rsidR="00332EEB" w:rsidRPr="00127044" w:rsidRDefault="00332EEB" w:rsidP="00650B7D">
      <w:pPr>
        <w:pStyle w:val="FigureCaption"/>
      </w:pPr>
      <w:bookmarkStart w:id="253" w:name="_Toc321814781"/>
      <w:r w:rsidRPr="00127044">
        <w:rPr>
          <w:i/>
        </w:rPr>
        <w:t>Figure 15</w:t>
      </w:r>
      <w:r w:rsidR="00AF3E5E" w:rsidRPr="00127044">
        <w:rPr>
          <w:i/>
        </w:rPr>
        <w:t>:</w:t>
      </w:r>
      <w:r w:rsidR="00AF3E5E" w:rsidRPr="00127044">
        <w:t xml:space="preserve"> </w:t>
      </w:r>
      <w:r w:rsidRPr="00127044">
        <w:t>Model 4</w:t>
      </w:r>
      <w:r w:rsidR="008A462A" w:rsidRPr="00127044">
        <w:t>A</w:t>
      </w:r>
      <w:r w:rsidR="00861C8B" w:rsidRPr="00127044">
        <w:t xml:space="preserve"> </w:t>
      </w:r>
      <w:r w:rsidRPr="00127044">
        <w:t>– paths unconstrained with path removed from Library to Intent to Persist</w:t>
      </w:r>
      <w:bookmarkEnd w:id="253"/>
    </w:p>
    <w:p w:rsidR="00AF3E5E" w:rsidRPr="00127044" w:rsidRDefault="00DC2960" w:rsidP="00DC2960">
      <w:pPr>
        <w:spacing w:line="480" w:lineRule="auto"/>
        <w:ind w:firstLine="720"/>
        <w:rPr>
          <w:rFonts w:ascii="Times New Roman" w:hAnsi="Times New Roman"/>
        </w:rPr>
      </w:pPr>
      <w:r w:rsidRPr="00127044">
        <w:rPr>
          <w:rFonts w:ascii="Times New Roman" w:hAnsi="Times New Roman"/>
        </w:rPr>
        <w:t xml:space="preserve">Though </w:t>
      </w:r>
      <w:r w:rsidR="008A462A" w:rsidRPr="00127044">
        <w:rPr>
          <w:rFonts w:ascii="Times New Roman" w:hAnsi="Times New Roman"/>
        </w:rPr>
        <w:t>loosening</w:t>
      </w:r>
      <w:r w:rsidRPr="00127044">
        <w:rPr>
          <w:rFonts w:ascii="Times New Roman" w:hAnsi="Times New Roman"/>
        </w:rPr>
        <w:t xml:space="preserve"> the constraints on the model by adding paths</w:t>
      </w:r>
      <w:r w:rsidR="008A462A" w:rsidRPr="00127044">
        <w:rPr>
          <w:rFonts w:ascii="Times New Roman" w:hAnsi="Times New Roman"/>
        </w:rPr>
        <w:t xml:space="preserve"> d</w:t>
      </w:r>
      <w:r w:rsidR="00524B5E" w:rsidRPr="00127044">
        <w:rPr>
          <w:rFonts w:ascii="Times New Roman" w:hAnsi="Times New Roman"/>
        </w:rPr>
        <w:t>id not lead to a model that fit</w:t>
      </w:r>
      <w:r w:rsidRPr="00127044">
        <w:rPr>
          <w:rFonts w:ascii="Times New Roman" w:hAnsi="Times New Roman"/>
        </w:rPr>
        <w:t xml:space="preserve">, it </w:t>
      </w:r>
      <w:r w:rsidR="00524B5E" w:rsidRPr="00127044">
        <w:rPr>
          <w:rFonts w:ascii="Times New Roman" w:hAnsi="Times New Roman"/>
        </w:rPr>
        <w:t>was still possible</w:t>
      </w:r>
      <w:r w:rsidRPr="00127044">
        <w:rPr>
          <w:rFonts w:ascii="Times New Roman" w:hAnsi="Times New Roman"/>
        </w:rPr>
        <w:t xml:space="preserve"> to further modify the model by adding additional paths. </w:t>
      </w:r>
      <w:r w:rsidR="008C0E20" w:rsidRPr="00127044">
        <w:rPr>
          <w:rFonts w:ascii="Times New Roman" w:hAnsi="Times New Roman"/>
        </w:rPr>
        <w:t xml:space="preserve">Modification indices </w:t>
      </w:r>
      <w:r w:rsidRPr="00127044">
        <w:rPr>
          <w:rFonts w:ascii="Times New Roman" w:hAnsi="Times New Roman"/>
        </w:rPr>
        <w:t xml:space="preserve">estimate how much improvement would result by adding additional paths to the model. </w:t>
      </w:r>
      <w:r w:rsidR="00213EC4" w:rsidRPr="00127044">
        <w:rPr>
          <w:rFonts w:ascii="Times New Roman" w:hAnsi="Times New Roman"/>
        </w:rPr>
        <w:t>Table 40</w:t>
      </w:r>
      <w:r w:rsidRPr="00127044">
        <w:rPr>
          <w:rFonts w:ascii="Times New Roman" w:hAnsi="Times New Roman"/>
        </w:rPr>
        <w:t xml:space="preserve"> </w:t>
      </w:r>
      <w:r w:rsidR="00A041F4" w:rsidRPr="00127044">
        <w:rPr>
          <w:rFonts w:ascii="Times New Roman" w:hAnsi="Times New Roman"/>
        </w:rPr>
        <w:t xml:space="preserve">lists only paths that would improve the chi-square score by at least </w:t>
      </w:r>
      <w:r w:rsidR="00DA1650" w:rsidRPr="00127044">
        <w:rPr>
          <w:rFonts w:ascii="Times New Roman" w:hAnsi="Times New Roman"/>
        </w:rPr>
        <w:t>25</w:t>
      </w:r>
      <w:r w:rsidR="005C010F" w:rsidRPr="00127044">
        <w:rPr>
          <w:rFonts w:ascii="Times New Roman" w:hAnsi="Times New Roman"/>
        </w:rPr>
        <w:t xml:space="preserve"> points</w:t>
      </w:r>
      <w:r w:rsidR="00DA1650" w:rsidRPr="00127044">
        <w:rPr>
          <w:rFonts w:ascii="Times New Roman" w:hAnsi="Times New Roman"/>
        </w:rPr>
        <w:t xml:space="preserve"> if added to the model</w:t>
      </w:r>
      <w:r w:rsidR="005C010F" w:rsidRPr="00127044">
        <w:rPr>
          <w:rFonts w:ascii="Times New Roman" w:hAnsi="Times New Roman"/>
        </w:rPr>
        <w:t>.</w:t>
      </w:r>
    </w:p>
    <w:p w:rsidR="00213EC4" w:rsidRPr="00127044" w:rsidRDefault="009E1E15" w:rsidP="00E96A63">
      <w:pPr>
        <w:pStyle w:val="TableCaption"/>
      </w:pPr>
      <w:bookmarkStart w:id="254" w:name="_Toc321814484"/>
      <w:r w:rsidRPr="00127044">
        <w:t>Table</w:t>
      </w:r>
      <w:r w:rsidR="00213EC4" w:rsidRPr="00127044">
        <w:t xml:space="preserve"> 40</w:t>
      </w:r>
      <w:r w:rsidRPr="00127044">
        <w:t>:</w:t>
      </w:r>
      <w:bookmarkEnd w:id="254"/>
      <w:r w:rsidRPr="00127044">
        <w:t xml:space="preserve"> </w:t>
      </w:r>
    </w:p>
    <w:p w:rsidR="00DA1650" w:rsidRPr="00127044" w:rsidRDefault="00691ECC" w:rsidP="00E96A63">
      <w:pPr>
        <w:pStyle w:val="TableCaption"/>
        <w:rPr>
          <w:i/>
        </w:rPr>
      </w:pPr>
      <w:bookmarkStart w:id="255" w:name="_Toc321814485"/>
      <w:r w:rsidRPr="00127044">
        <w:rPr>
          <w:i/>
        </w:rPr>
        <w:t>Modification Indices for Model 3</w:t>
      </w:r>
      <w:r w:rsidR="009E1E15" w:rsidRPr="00127044">
        <w:rPr>
          <w:i/>
        </w:rPr>
        <w:t>A</w:t>
      </w:r>
      <w:bookmarkEnd w:id="255"/>
    </w:p>
    <w:tbl>
      <w:tblPr>
        <w:tblW w:w="0" w:type="auto"/>
        <w:tblCellMar>
          <w:top w:w="15" w:type="dxa"/>
          <w:left w:w="15" w:type="dxa"/>
          <w:bottom w:w="15" w:type="dxa"/>
          <w:right w:w="15" w:type="dxa"/>
        </w:tblCellMar>
        <w:tblLook w:val="04A0" w:firstRow="1" w:lastRow="0" w:firstColumn="1" w:lastColumn="0" w:noHBand="0" w:noVBand="1"/>
      </w:tblPr>
      <w:tblGrid>
        <w:gridCol w:w="1484"/>
        <w:gridCol w:w="407"/>
        <w:gridCol w:w="1484"/>
        <w:gridCol w:w="774"/>
        <w:gridCol w:w="1394"/>
      </w:tblGrid>
      <w:tr w:rsidR="00DA1650" w:rsidRPr="00127044">
        <w:trPr>
          <w:tblHeader/>
        </w:trPr>
        <w:tc>
          <w:tcPr>
            <w:tcW w:w="0" w:type="auto"/>
            <w:tcBorders>
              <w:top w:val="single" w:sz="8" w:space="0" w:color="auto"/>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p>
        </w:tc>
        <w:tc>
          <w:tcPr>
            <w:tcW w:w="0" w:type="auto"/>
            <w:tcBorders>
              <w:top w:val="single" w:sz="8" w:space="0" w:color="auto"/>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p>
        </w:tc>
        <w:tc>
          <w:tcPr>
            <w:tcW w:w="0" w:type="auto"/>
            <w:tcBorders>
              <w:top w:val="single" w:sz="8" w:space="0" w:color="auto"/>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p>
        </w:tc>
        <w:tc>
          <w:tcPr>
            <w:tcW w:w="0" w:type="auto"/>
            <w:tcBorders>
              <w:top w:val="single" w:sz="8" w:space="0" w:color="auto"/>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M.I.</w:t>
            </w:r>
          </w:p>
        </w:tc>
        <w:tc>
          <w:tcPr>
            <w:tcW w:w="0" w:type="auto"/>
            <w:tcBorders>
              <w:top w:val="single" w:sz="8" w:space="0" w:color="auto"/>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Par Change</w:t>
            </w:r>
          </w:p>
        </w:tc>
      </w:tr>
      <w:tr w:rsidR="00DA1650" w:rsidRPr="00127044">
        <w:tc>
          <w:tcPr>
            <w:tcW w:w="0" w:type="auto"/>
            <w:tcBorders>
              <w:top w:val="single" w:sz="8" w:space="0" w:color="auto"/>
            </w:tcBorders>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tcBorders>
              <w:top w:val="single" w:sz="8" w:space="0" w:color="auto"/>
            </w:tcBorders>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tcBorders>
              <w:top w:val="single" w:sz="8" w:space="0" w:color="auto"/>
            </w:tcBorders>
            <w:vAlign w:val="center"/>
          </w:tcPr>
          <w:p w:rsidR="00DA1650" w:rsidRPr="00127044" w:rsidRDefault="00DA1650">
            <w:pPr>
              <w:rPr>
                <w:rFonts w:ascii="Times New Roman" w:hAnsi="Times New Roman"/>
                <w:szCs w:val="24"/>
              </w:rPr>
            </w:pPr>
            <w:r w:rsidRPr="00127044">
              <w:rPr>
                <w:rFonts w:ascii="Times New Roman" w:hAnsi="Times New Roman"/>
              </w:rPr>
              <w:t>Integration</w:t>
            </w:r>
          </w:p>
        </w:tc>
        <w:tc>
          <w:tcPr>
            <w:tcW w:w="0" w:type="auto"/>
            <w:tcBorders>
              <w:top w:val="single" w:sz="8" w:space="0" w:color="auto"/>
            </w:tcBorders>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28.508</w:t>
            </w:r>
          </w:p>
        </w:tc>
        <w:tc>
          <w:tcPr>
            <w:tcW w:w="0" w:type="auto"/>
            <w:tcBorders>
              <w:top w:val="single" w:sz="8" w:space="0" w:color="auto"/>
            </w:tcBorders>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-11.414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Commitment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34.419</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-11.320</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Faculty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43.010</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-6.036</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Interactive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27.428</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-9.358</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Integration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38.698</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22.153</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Commitment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47.154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22.077</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Faculty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57.580</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11.634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lastRenderedPageBreak/>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39.580</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15.802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Interactive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34.974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17.602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Librarians</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28.114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9.670</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Students</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Interactive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34.621</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-.312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Faculty</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42.249</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.273</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Faculty</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Interactive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61.916</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.357</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Faculty</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Librarians</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28.194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.148</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Library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28.547</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-.785</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Persistence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40.172</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-.005</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35.063</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-.006</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44.920</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33.580</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-.496</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Persistence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35.940</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34.196</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.003</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33.191</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30.474</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-.171</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45.156</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.201</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Library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38.890</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-.440</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28.222</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-.157</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36.353</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-.189</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Expenditures</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37.326</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-.128</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Library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25.443</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.484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Persistence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54.080</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Retention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47.378</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.004</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Collaborative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Graduation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56.193</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.003</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Challenge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33.741</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.178</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Challenge</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Satisfaction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33.741</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.178</w:t>
            </w:r>
          </w:p>
        </w:tc>
      </w:tr>
      <w:tr w:rsidR="00DA1650" w:rsidRPr="00127044">
        <w:tc>
          <w:tcPr>
            <w:tcW w:w="0" w:type="auto"/>
            <w:vAlign w:val="center"/>
          </w:tcPr>
          <w:p w:rsidR="00DA1650" w:rsidRPr="00127044" w:rsidRDefault="00DA1650">
            <w:pPr>
              <w:rPr>
                <w:rFonts w:ascii="Times New Roman" w:hAnsi="Times New Roman"/>
                <w:b/>
                <w:color w:val="FF0000"/>
                <w:szCs w:val="24"/>
              </w:rPr>
            </w:pPr>
            <w:r w:rsidRPr="00127044">
              <w:rPr>
                <w:rFonts w:ascii="Times New Roman" w:hAnsi="Times New Roman"/>
                <w:b/>
                <w:color w:val="FF0000"/>
              </w:rPr>
              <w:t>Challenge</w:t>
            </w:r>
          </w:p>
        </w:tc>
        <w:tc>
          <w:tcPr>
            <w:tcW w:w="0" w:type="auto"/>
            <w:noWrap/>
            <w:vAlign w:val="center"/>
          </w:tcPr>
          <w:p w:rsidR="00DA1650" w:rsidRPr="00127044" w:rsidRDefault="00DA1650">
            <w:pPr>
              <w:rPr>
                <w:rFonts w:ascii="Times New Roman" w:hAnsi="Times New Roman"/>
                <w:b/>
                <w:color w:val="FF0000"/>
                <w:szCs w:val="24"/>
              </w:rPr>
            </w:pPr>
            <w:r w:rsidRPr="00127044">
              <w:rPr>
                <w:rFonts w:ascii="Times New Roman" w:hAnsi="Times New Roman"/>
                <w:b/>
                <w:color w:val="FF0000"/>
              </w:rPr>
              <w:t>&lt;---</w:t>
            </w:r>
          </w:p>
        </w:tc>
        <w:tc>
          <w:tcPr>
            <w:tcW w:w="0" w:type="auto"/>
            <w:vAlign w:val="center"/>
          </w:tcPr>
          <w:p w:rsidR="00DA1650" w:rsidRPr="00127044" w:rsidRDefault="00DA1650">
            <w:pPr>
              <w:rPr>
                <w:rFonts w:ascii="Times New Roman" w:hAnsi="Times New Roman"/>
                <w:b/>
                <w:color w:val="FF0000"/>
                <w:szCs w:val="24"/>
              </w:rPr>
            </w:pPr>
            <w:r w:rsidRPr="00127044">
              <w:rPr>
                <w:rFonts w:ascii="Times New Roman" w:hAnsi="Times New Roman"/>
                <w:b/>
                <w:color w:val="FF0000"/>
              </w:rPr>
              <w:t>Critical</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FF0000"/>
                <w:szCs w:val="24"/>
              </w:rPr>
            </w:pPr>
            <w:r w:rsidRPr="00127044">
              <w:rPr>
                <w:rFonts w:ascii="Times New Roman" w:hAnsi="Times New Roman"/>
                <w:b/>
                <w:color w:val="FF0000"/>
              </w:rPr>
              <w:t>36.079</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FF0000"/>
                <w:szCs w:val="24"/>
              </w:rPr>
            </w:pPr>
            <w:r w:rsidRPr="00127044">
              <w:rPr>
                <w:rFonts w:ascii="Times New Roman" w:hAnsi="Times New Roman"/>
                <w:b/>
                <w:color w:val="FF0000"/>
              </w:rPr>
              <w:t>.213</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Commitment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23.215</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Intent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37.336</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Satisfaction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37.336</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-.102</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Students</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45.781</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-.087</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Administration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36.661</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-.049</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Support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27.089</w:t>
            </w:r>
          </w:p>
        </w:tc>
        <w:tc>
          <w:tcPr>
            <w:tcW w:w="0" w:type="auto"/>
            <w:noWrap/>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-.086</w:t>
            </w:r>
          </w:p>
        </w:tc>
      </w:tr>
      <w:tr w:rsidR="00DA1650" w:rsidRPr="00127044">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Bloom</w:t>
            </w:r>
          </w:p>
        </w:tc>
        <w:tc>
          <w:tcPr>
            <w:tcW w:w="0" w:type="auto"/>
            <w:noWrap/>
            <w:vAlign w:val="center"/>
          </w:tcPr>
          <w:p w:rsidR="00DA1650" w:rsidRPr="00127044" w:rsidRDefault="00DA1650">
            <w:pPr>
              <w:rPr>
                <w:rFonts w:ascii="Times New Roman" w:hAnsi="Times New Roman"/>
                <w:szCs w:val="24"/>
              </w:rPr>
            </w:pPr>
            <w:r w:rsidRPr="00127044">
              <w:rPr>
                <w:rFonts w:ascii="Times New Roman" w:hAnsi="Times New Roman"/>
              </w:rPr>
              <w:t>&lt;---</w:t>
            </w:r>
          </w:p>
        </w:tc>
        <w:tc>
          <w:tcPr>
            <w:tcW w:w="0" w:type="auto"/>
            <w:vAlign w:val="center"/>
          </w:tcPr>
          <w:p w:rsidR="00DA1650" w:rsidRPr="00127044" w:rsidRDefault="00DA1650">
            <w:pPr>
              <w:rPr>
                <w:rFonts w:ascii="Times New Roman" w:hAnsi="Times New Roman"/>
                <w:szCs w:val="24"/>
              </w:rPr>
            </w:pPr>
            <w:r w:rsidRPr="00127044">
              <w:rPr>
                <w:rFonts w:ascii="Times New Roman" w:hAnsi="Times New Roman"/>
              </w:rPr>
              <w:t>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40.782</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szCs w:val="24"/>
              </w:rPr>
            </w:pPr>
            <w:r w:rsidRPr="00127044">
              <w:rPr>
                <w:rFonts w:ascii="Times New Roman" w:hAnsi="Times New Roman"/>
              </w:rPr>
              <w:t>.116</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Integration</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81.887</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.756</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Commitment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69.358</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.628</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Performance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58.544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.723</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Faculty</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82.301</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.326</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Support</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54.974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.437</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lastRenderedPageBreak/>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Challenge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33.384</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.410</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Interactive</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84.181</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.641</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Lifelong</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43.782</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.494</w:t>
            </w:r>
          </w:p>
        </w:tc>
      </w:tr>
      <w:tr w:rsidR="00DA1650" w:rsidRPr="00127044">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Critical</w:t>
            </w:r>
          </w:p>
        </w:tc>
        <w:tc>
          <w:tcPr>
            <w:tcW w:w="0" w:type="auto"/>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50.817</w:t>
            </w:r>
          </w:p>
        </w:tc>
        <w:tc>
          <w:tcPr>
            <w:tcW w:w="0" w:type="auto"/>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.492</w:t>
            </w:r>
          </w:p>
        </w:tc>
      </w:tr>
      <w:tr w:rsidR="00DA1650" w:rsidRPr="00127044">
        <w:tc>
          <w:tcPr>
            <w:tcW w:w="0" w:type="auto"/>
            <w:tcBorders>
              <w:bottom w:val="single" w:sz="8" w:space="0" w:color="auto"/>
            </w:tcBorders>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Librarians</w:t>
            </w:r>
          </w:p>
        </w:tc>
        <w:tc>
          <w:tcPr>
            <w:tcW w:w="0" w:type="auto"/>
            <w:tcBorders>
              <w:bottom w:val="single" w:sz="8" w:space="0" w:color="auto"/>
            </w:tcBorders>
            <w:noWrap/>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&lt;---</w:t>
            </w:r>
          </w:p>
        </w:tc>
        <w:tc>
          <w:tcPr>
            <w:tcW w:w="0" w:type="auto"/>
            <w:tcBorders>
              <w:bottom w:val="single" w:sz="8" w:space="0" w:color="auto"/>
            </w:tcBorders>
            <w:vAlign w:val="center"/>
          </w:tcPr>
          <w:p w:rsidR="00DA1650" w:rsidRPr="00127044" w:rsidRDefault="00DA1650">
            <w:pPr>
              <w:rPr>
                <w:rFonts w:ascii="Times New Roman" w:hAnsi="Times New Roman"/>
                <w:b/>
                <w:color w:val="9BBB59" w:themeColor="accent3"/>
                <w:szCs w:val="24"/>
              </w:rPr>
            </w:pPr>
            <w:r w:rsidRPr="00127044">
              <w:rPr>
                <w:rFonts w:ascii="Times New Roman" w:hAnsi="Times New Roman"/>
                <w:b/>
                <w:color w:val="9BBB59" w:themeColor="accent3"/>
              </w:rPr>
              <w:t>Bloom</w:t>
            </w:r>
          </w:p>
        </w:tc>
        <w:tc>
          <w:tcPr>
            <w:tcW w:w="0" w:type="auto"/>
            <w:tcBorders>
              <w:bottom w:val="single" w:sz="8" w:space="0" w:color="auto"/>
            </w:tcBorders>
            <w:tcMar>
              <w:top w:w="15" w:type="dxa"/>
              <w:left w:w="57" w:type="dxa"/>
              <w:bottom w:w="15" w:type="dxa"/>
              <w:right w:w="57"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38.139</w:t>
            </w:r>
          </w:p>
        </w:tc>
        <w:tc>
          <w:tcPr>
            <w:tcW w:w="0" w:type="auto"/>
            <w:tcBorders>
              <w:bottom w:val="single" w:sz="8" w:space="0" w:color="auto"/>
            </w:tcBorders>
            <w:tcMar>
              <w:top w:w="15" w:type="dxa"/>
              <w:left w:w="140" w:type="dxa"/>
              <w:bottom w:w="15" w:type="dxa"/>
              <w:right w:w="140" w:type="dxa"/>
            </w:tcMar>
            <w:vAlign w:val="center"/>
          </w:tcPr>
          <w:p w:rsidR="00DA1650" w:rsidRPr="00127044" w:rsidRDefault="00DA1650">
            <w:pPr>
              <w:jc w:val="right"/>
              <w:rPr>
                <w:rFonts w:ascii="Times New Roman" w:hAnsi="Times New Roman"/>
                <w:b/>
                <w:color w:val="9BBB59" w:themeColor="accent3"/>
                <w:szCs w:val="24"/>
              </w:rPr>
            </w:pPr>
            <w:r w:rsidRPr="00127044">
              <w:rPr>
                <w:rFonts w:ascii="Times New Roman" w:hAnsi="Times New Roman"/>
                <w:b/>
                <w:color w:val="9BBB59" w:themeColor="accent3"/>
              </w:rPr>
              <w:t>.506</w:t>
            </w:r>
          </w:p>
        </w:tc>
      </w:tr>
    </w:tbl>
    <w:p w:rsidR="00543585" w:rsidRPr="00127044" w:rsidRDefault="00543585" w:rsidP="006D18F0">
      <w:pPr>
        <w:ind w:firstLine="720"/>
        <w:rPr>
          <w:rFonts w:ascii="Times New Roman" w:hAnsi="Times New Roman"/>
        </w:rPr>
      </w:pPr>
    </w:p>
    <w:p w:rsidR="00397298" w:rsidRPr="00127044" w:rsidRDefault="00397298" w:rsidP="00DF7238">
      <w:pPr>
        <w:spacing w:line="480" w:lineRule="auto"/>
        <w:ind w:firstLine="720"/>
        <w:rPr>
          <w:rFonts w:ascii="Times New Roman" w:hAnsi="Times New Roman"/>
        </w:rPr>
      </w:pPr>
      <w:r w:rsidRPr="00127044">
        <w:rPr>
          <w:rFonts w:ascii="Times New Roman" w:hAnsi="Times New Roman"/>
        </w:rPr>
        <w:t>I was intrigued by the size of the modification index linking critical thinking to challenge</w:t>
      </w:r>
      <w:r w:rsidR="008D6486" w:rsidRPr="00127044">
        <w:rPr>
          <w:rFonts w:ascii="Times New Roman" w:hAnsi="Times New Roman"/>
        </w:rPr>
        <w:t xml:space="preserve"> (see red highlighted text)</w:t>
      </w:r>
      <w:r w:rsidRPr="00127044">
        <w:rPr>
          <w:rFonts w:ascii="Times New Roman" w:hAnsi="Times New Roman"/>
        </w:rPr>
        <w:t xml:space="preserve">. I built the Academic Integration construct with four of Pike’s scalelets related to engagement. However, academic challenge has also been linked to higher performance, so I thought it worthwhile to test the idea by linking the indicator Challenge to Academic Performance instead. </w:t>
      </w:r>
      <w:r w:rsidR="007732CB" w:rsidRPr="00127044">
        <w:rPr>
          <w:rFonts w:ascii="Times New Roman" w:hAnsi="Times New Roman"/>
        </w:rPr>
        <w:t>I was also intrigued by the high modification index scores for paths from multiple variables to the librarians indicator</w:t>
      </w:r>
      <w:r w:rsidR="008D6486" w:rsidRPr="00127044">
        <w:rPr>
          <w:rFonts w:ascii="Times New Roman" w:hAnsi="Times New Roman"/>
        </w:rPr>
        <w:t xml:space="preserve"> (see green highlighted text)</w:t>
      </w:r>
      <w:r w:rsidR="00524B5E" w:rsidRPr="00127044">
        <w:rPr>
          <w:rFonts w:ascii="Times New Roman" w:hAnsi="Times New Roman"/>
        </w:rPr>
        <w:t>. This suggested</w:t>
      </w:r>
      <w:r w:rsidR="007732CB" w:rsidRPr="00127044">
        <w:rPr>
          <w:rFonts w:ascii="Times New Roman" w:hAnsi="Times New Roman"/>
        </w:rPr>
        <w:t xml:space="preserve"> that the librarian index might have the strongest impact among library indicators. I therefore</w:t>
      </w:r>
      <w:r w:rsidR="00934E1E" w:rsidRPr="00127044">
        <w:rPr>
          <w:rFonts w:ascii="Times New Roman" w:hAnsi="Times New Roman"/>
        </w:rPr>
        <w:t xml:space="preserve"> moved the challenge indicator to academic performance and</w:t>
      </w:r>
      <w:r w:rsidR="007732CB" w:rsidRPr="00127044">
        <w:rPr>
          <w:rFonts w:ascii="Times New Roman" w:hAnsi="Times New Roman"/>
        </w:rPr>
        <w:t xml:space="preserve"> retained only the </w:t>
      </w:r>
      <w:r w:rsidR="008E1348" w:rsidRPr="00127044">
        <w:rPr>
          <w:rFonts w:ascii="Times New Roman" w:hAnsi="Times New Roman"/>
        </w:rPr>
        <w:t xml:space="preserve">librarians indicator for the Library construct. As a result, the Library construct no longer held a statistically significant relationship </w:t>
      </w:r>
      <w:r w:rsidR="008E217E" w:rsidRPr="00127044">
        <w:rPr>
          <w:rFonts w:ascii="Times New Roman" w:hAnsi="Times New Roman"/>
        </w:rPr>
        <w:t xml:space="preserve">at the .05 level </w:t>
      </w:r>
      <w:r w:rsidR="008E1348" w:rsidRPr="00127044">
        <w:rPr>
          <w:rFonts w:ascii="Times New Roman" w:hAnsi="Times New Roman"/>
        </w:rPr>
        <w:t xml:space="preserve">with Institutional Commitment (p = .091). </w:t>
      </w:r>
      <w:r w:rsidR="00610BBA" w:rsidRPr="00127044">
        <w:rPr>
          <w:rFonts w:ascii="Times New Roman" w:hAnsi="Times New Roman"/>
        </w:rPr>
        <w:t xml:space="preserve">Though exploratory research might allow me to relax the &lt; .05 standard to &lt;. 1, I elected nonetheless </w:t>
      </w:r>
      <w:r w:rsidR="00A0260A" w:rsidRPr="00127044">
        <w:rPr>
          <w:rFonts w:ascii="Times New Roman" w:hAnsi="Times New Roman"/>
        </w:rPr>
        <w:t xml:space="preserve">to </w:t>
      </w:r>
      <w:r w:rsidR="00610BBA" w:rsidRPr="00127044">
        <w:rPr>
          <w:rFonts w:ascii="Times New Roman" w:hAnsi="Times New Roman"/>
        </w:rPr>
        <w:t xml:space="preserve">remove the path from the Library construct to the Institutional Commitment construct. </w:t>
      </w:r>
      <w:r w:rsidR="00861C8B" w:rsidRPr="00127044">
        <w:rPr>
          <w:rFonts w:ascii="Times New Roman" w:hAnsi="Times New Roman"/>
        </w:rPr>
        <w:t>See figure 16 for Model 4</w:t>
      </w:r>
      <w:r w:rsidRPr="00127044">
        <w:rPr>
          <w:rFonts w:ascii="Times New Roman" w:hAnsi="Times New Roman"/>
        </w:rPr>
        <w:t>B.</w:t>
      </w:r>
    </w:p>
    <w:p w:rsidR="008E1348" w:rsidRPr="00127044" w:rsidRDefault="008E1348" w:rsidP="008E1348">
      <w:pPr>
        <w:spacing w:line="480" w:lineRule="auto"/>
        <w:rPr>
          <w:rFonts w:ascii="Times New Roman" w:hAnsi="Times New Roman"/>
        </w:rPr>
      </w:pPr>
      <w:r w:rsidRPr="00127044">
        <w:rPr>
          <w:rFonts w:ascii="Times New Roman" w:hAnsi="Times New Roman"/>
          <w:noProof/>
        </w:rPr>
        <w:lastRenderedPageBreak/>
        <w:drawing>
          <wp:inline distT="0" distB="0" distL="0" distR="0" wp14:anchorId="26B24DAB" wp14:editId="215A518B">
            <wp:extent cx="5937250" cy="3566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1057"/>
                    <a:stretch/>
                  </pic:blipFill>
                  <pic:spPr bwMode="auto">
                    <a:xfrm>
                      <a:off x="0" y="0"/>
                      <a:ext cx="5943600" cy="3570565"/>
                    </a:xfrm>
                    <a:prstGeom prst="rect">
                      <a:avLst/>
                    </a:prstGeom>
                    <a:ln>
                      <a:noFill/>
                    </a:ln>
                    <a:extLst>
                      <a:ext uri="{53640926-AAD7-44D8-BBD7-CCE9431645EC}">
                        <a14:shadowObscured xmlns:a14="http://schemas.microsoft.com/office/drawing/2010/main"/>
                      </a:ext>
                    </a:extLst>
                  </pic:spPr>
                </pic:pic>
              </a:graphicData>
            </a:graphic>
          </wp:inline>
        </w:drawing>
      </w:r>
    </w:p>
    <w:p w:rsidR="003B0684" w:rsidRPr="00127044" w:rsidRDefault="00691ECC" w:rsidP="00650B7D">
      <w:pPr>
        <w:pStyle w:val="FigureCaption"/>
      </w:pPr>
      <w:bookmarkStart w:id="256" w:name="_Toc321814782"/>
      <w:r w:rsidRPr="00127044">
        <w:rPr>
          <w:i/>
        </w:rPr>
        <w:t>Fig</w:t>
      </w:r>
      <w:r w:rsidR="00861C8B" w:rsidRPr="00127044">
        <w:rPr>
          <w:i/>
        </w:rPr>
        <w:t>ure 16</w:t>
      </w:r>
      <w:r w:rsidR="00AF6419" w:rsidRPr="00127044">
        <w:rPr>
          <w:i/>
        </w:rPr>
        <w:t>:</w:t>
      </w:r>
      <w:r w:rsidR="00861C8B" w:rsidRPr="00127044">
        <w:t xml:space="preserve"> Model 4</w:t>
      </w:r>
      <w:r w:rsidRPr="00127044">
        <w:t>B</w:t>
      </w:r>
      <w:r w:rsidR="00AF6419" w:rsidRPr="00127044">
        <w:t xml:space="preserve"> </w:t>
      </w:r>
      <w:r w:rsidR="00861C8B" w:rsidRPr="00127044">
        <w:t>– paths unconstrained with path removed from Library to Intent to Persist and Librarians as sole indicator for Library</w:t>
      </w:r>
      <w:bookmarkEnd w:id="256"/>
    </w:p>
    <w:p w:rsidR="007732CB" w:rsidRPr="00127044" w:rsidRDefault="00524B5E" w:rsidP="007732CB">
      <w:pPr>
        <w:spacing w:line="480" w:lineRule="auto"/>
        <w:ind w:firstLine="720"/>
        <w:rPr>
          <w:rFonts w:ascii="Times New Roman" w:hAnsi="Times New Roman"/>
        </w:rPr>
      </w:pPr>
      <w:r w:rsidRPr="00127044">
        <w:rPr>
          <w:rFonts w:ascii="Times New Roman" w:hAnsi="Times New Roman"/>
        </w:rPr>
        <w:t>Model 4B fit</w:t>
      </w:r>
      <w:r w:rsidR="00861F9E" w:rsidRPr="00127044">
        <w:rPr>
          <w:rFonts w:ascii="Times New Roman" w:hAnsi="Times New Roman"/>
        </w:rPr>
        <w:t xml:space="preserve"> no better</w:t>
      </w:r>
      <w:r w:rsidR="00934E1E" w:rsidRPr="00127044">
        <w:rPr>
          <w:rFonts w:ascii="Times New Roman" w:hAnsi="Times New Roman"/>
        </w:rPr>
        <w:t xml:space="preserve"> tha</w:t>
      </w:r>
      <w:r w:rsidRPr="00127044">
        <w:rPr>
          <w:rFonts w:ascii="Times New Roman" w:hAnsi="Times New Roman"/>
        </w:rPr>
        <w:t>n Models 3A or 4</w:t>
      </w:r>
      <w:r w:rsidR="00934E1E" w:rsidRPr="00127044">
        <w:rPr>
          <w:rFonts w:ascii="Times New Roman" w:hAnsi="Times New Roman"/>
        </w:rPr>
        <w:t xml:space="preserve">A. </w:t>
      </w:r>
      <w:r w:rsidR="00802BE4" w:rsidRPr="00127044">
        <w:rPr>
          <w:rFonts w:ascii="Times New Roman" w:hAnsi="Times New Roman"/>
        </w:rPr>
        <w:t>The p-value</w:t>
      </w:r>
      <w:r w:rsidR="008E217E" w:rsidRPr="00127044">
        <w:rPr>
          <w:rFonts w:ascii="Times New Roman" w:hAnsi="Times New Roman"/>
        </w:rPr>
        <w:t xml:space="preserve"> for the chi square statistic</w:t>
      </w:r>
      <w:r w:rsidRPr="00127044">
        <w:rPr>
          <w:rFonts w:ascii="Times New Roman" w:hAnsi="Times New Roman"/>
        </w:rPr>
        <w:t xml:space="preserve"> remained</w:t>
      </w:r>
      <w:r w:rsidR="00802BE4" w:rsidRPr="00127044">
        <w:rPr>
          <w:rFonts w:ascii="Times New Roman" w:hAnsi="Times New Roman"/>
        </w:rPr>
        <w:t xml:space="preserve"> statistically significant (</w:t>
      </w:r>
      <w:r w:rsidR="00934E1E" w:rsidRPr="00127044">
        <w:rPr>
          <w:rFonts w:ascii="Times New Roman" w:hAnsi="Times New Roman"/>
        </w:rPr>
        <w:t>P &lt; .001</w:t>
      </w:r>
      <w:r w:rsidR="00802BE4" w:rsidRPr="00127044">
        <w:rPr>
          <w:rFonts w:ascii="Times New Roman" w:hAnsi="Times New Roman"/>
        </w:rPr>
        <w:t>)</w:t>
      </w:r>
      <w:r w:rsidR="008E217E" w:rsidRPr="00127044">
        <w:rPr>
          <w:rFonts w:ascii="Times New Roman" w:hAnsi="Times New Roman"/>
        </w:rPr>
        <w:t>, indicating once again that I must reject the null hypothesis and determine that the model does not fit</w:t>
      </w:r>
      <w:r w:rsidR="00934E1E" w:rsidRPr="00127044">
        <w:rPr>
          <w:rFonts w:ascii="Times New Roman" w:hAnsi="Times New Roman"/>
        </w:rPr>
        <w:t>. T</w:t>
      </w:r>
      <w:r w:rsidR="00397298" w:rsidRPr="00127044">
        <w:rPr>
          <w:rFonts w:ascii="Times New Roman" w:hAnsi="Times New Roman"/>
        </w:rPr>
        <w:t xml:space="preserve">he chi-square </w:t>
      </w:r>
      <w:r w:rsidR="00861F9E" w:rsidRPr="00127044">
        <w:rPr>
          <w:rFonts w:ascii="Times New Roman" w:hAnsi="Times New Roman"/>
        </w:rPr>
        <w:t>was reduced at</w:t>
      </w:r>
      <w:r w:rsidR="008E1348" w:rsidRPr="00127044">
        <w:rPr>
          <w:rFonts w:ascii="Times New Roman" w:hAnsi="Times New Roman"/>
        </w:rPr>
        <w:t xml:space="preserve"> 1154.2</w:t>
      </w:r>
      <w:r w:rsidR="00397298" w:rsidRPr="00127044">
        <w:rPr>
          <w:rFonts w:ascii="Times New Roman" w:hAnsi="Times New Roman"/>
        </w:rPr>
        <w:t xml:space="preserve"> </w:t>
      </w:r>
      <w:r w:rsidR="008E1348" w:rsidRPr="00127044">
        <w:rPr>
          <w:rFonts w:ascii="Times New Roman" w:hAnsi="Times New Roman"/>
        </w:rPr>
        <w:t xml:space="preserve">but </w:t>
      </w:r>
      <w:r w:rsidR="00397298" w:rsidRPr="00127044">
        <w:rPr>
          <w:rFonts w:ascii="Times New Roman" w:hAnsi="Times New Roman"/>
        </w:rPr>
        <w:t xml:space="preserve">with a </w:t>
      </w:r>
      <w:r w:rsidR="008E1348" w:rsidRPr="00127044">
        <w:rPr>
          <w:rFonts w:ascii="Times New Roman" w:hAnsi="Times New Roman"/>
        </w:rPr>
        <w:t xml:space="preserve">higher </w:t>
      </w:r>
      <w:r w:rsidR="00861F9E" w:rsidRPr="00127044">
        <w:rPr>
          <w:rFonts w:ascii="Times New Roman" w:hAnsi="Times New Roman"/>
        </w:rPr>
        <w:t xml:space="preserve">normed chi-square of </w:t>
      </w:r>
      <w:r w:rsidR="007732CB" w:rsidRPr="00127044">
        <w:rPr>
          <w:rFonts w:ascii="Times New Roman" w:hAnsi="Times New Roman"/>
        </w:rPr>
        <w:t>1</w:t>
      </w:r>
      <w:r w:rsidR="008E1348" w:rsidRPr="00127044">
        <w:rPr>
          <w:rFonts w:ascii="Times New Roman" w:hAnsi="Times New Roman"/>
        </w:rPr>
        <w:t>4.2</w:t>
      </w:r>
      <w:r w:rsidR="00861F9E" w:rsidRPr="00127044">
        <w:rPr>
          <w:rFonts w:ascii="Times New Roman" w:hAnsi="Times New Roman"/>
        </w:rPr>
        <w:t>. Good</w:t>
      </w:r>
      <w:r w:rsidR="008E1348" w:rsidRPr="00127044">
        <w:rPr>
          <w:rFonts w:ascii="Times New Roman" w:hAnsi="Times New Roman"/>
        </w:rPr>
        <w:t xml:space="preserve">ness-of-fit statistics </w:t>
      </w:r>
      <w:r w:rsidRPr="00127044">
        <w:rPr>
          <w:rFonts w:ascii="Times New Roman" w:hAnsi="Times New Roman"/>
        </w:rPr>
        <w:t>were</w:t>
      </w:r>
      <w:r w:rsidR="008E1348" w:rsidRPr="00127044">
        <w:rPr>
          <w:rFonts w:ascii="Times New Roman" w:hAnsi="Times New Roman"/>
        </w:rPr>
        <w:t xml:space="preserve"> virtually the same </w:t>
      </w:r>
      <w:r w:rsidR="00861F9E" w:rsidRPr="00127044">
        <w:rPr>
          <w:rFonts w:ascii="Times New Roman" w:hAnsi="Times New Roman"/>
        </w:rPr>
        <w:t>(CFI = .8</w:t>
      </w:r>
      <w:r w:rsidR="008E1348" w:rsidRPr="00127044">
        <w:rPr>
          <w:rFonts w:ascii="Times New Roman" w:hAnsi="Times New Roman"/>
        </w:rPr>
        <w:t>13</w:t>
      </w:r>
      <w:r w:rsidR="00861F9E" w:rsidRPr="00127044">
        <w:rPr>
          <w:rFonts w:ascii="Times New Roman" w:hAnsi="Times New Roman"/>
        </w:rPr>
        <w:t>, TLI = .</w:t>
      </w:r>
      <w:r w:rsidR="008E1348" w:rsidRPr="00127044">
        <w:rPr>
          <w:rFonts w:ascii="Times New Roman" w:hAnsi="Times New Roman"/>
        </w:rPr>
        <w:t>758</w:t>
      </w:r>
      <w:r w:rsidR="00861F9E" w:rsidRPr="00127044">
        <w:rPr>
          <w:rFonts w:ascii="Times New Roman" w:hAnsi="Times New Roman"/>
        </w:rPr>
        <w:t>, RMSEA = .</w:t>
      </w:r>
      <w:r w:rsidR="008E1348" w:rsidRPr="00127044">
        <w:rPr>
          <w:rFonts w:ascii="Times New Roman" w:hAnsi="Times New Roman"/>
        </w:rPr>
        <w:t>163</w:t>
      </w:r>
      <w:r w:rsidR="00861F9E" w:rsidRPr="00127044">
        <w:rPr>
          <w:rFonts w:ascii="Times New Roman" w:hAnsi="Times New Roman"/>
        </w:rPr>
        <w:t xml:space="preserve">). </w:t>
      </w:r>
    </w:p>
    <w:p w:rsidR="008F6AAB" w:rsidRPr="00127044" w:rsidRDefault="008F6AAB" w:rsidP="007732CB">
      <w:pPr>
        <w:spacing w:line="480" w:lineRule="auto"/>
        <w:ind w:firstLine="720"/>
        <w:rPr>
          <w:rFonts w:ascii="Times New Roman" w:hAnsi="Times New Roman"/>
        </w:rPr>
      </w:pPr>
      <w:r w:rsidRPr="00127044">
        <w:rPr>
          <w:rFonts w:ascii="Times New Roman" w:hAnsi="Times New Roman"/>
        </w:rPr>
        <w:t xml:space="preserve">None of the models fit. </w:t>
      </w:r>
      <w:r w:rsidR="00524B5E" w:rsidRPr="00127044">
        <w:rPr>
          <w:rFonts w:ascii="Times New Roman" w:hAnsi="Times New Roman"/>
        </w:rPr>
        <w:t>The hypothesized model differed</w:t>
      </w:r>
      <w:r w:rsidR="007F0EC7" w:rsidRPr="00127044">
        <w:rPr>
          <w:rFonts w:ascii="Times New Roman" w:hAnsi="Times New Roman"/>
        </w:rPr>
        <w:t xml:space="preserve"> too greatly from the measured model in the sample. Adjustments to the model to loosen constraints by modifying paths and altering indicators made only slight improvements in fit. </w:t>
      </w:r>
      <w:r w:rsidRPr="00127044">
        <w:rPr>
          <w:rFonts w:ascii="Times New Roman" w:hAnsi="Times New Roman"/>
        </w:rPr>
        <w:t>The models all fail</w:t>
      </w:r>
      <w:r w:rsidR="008754F5" w:rsidRPr="00127044">
        <w:rPr>
          <w:rFonts w:ascii="Times New Roman" w:hAnsi="Times New Roman"/>
        </w:rPr>
        <w:t>ed</w:t>
      </w:r>
      <w:r w:rsidRPr="00127044">
        <w:rPr>
          <w:rFonts w:ascii="Times New Roman" w:hAnsi="Times New Roman"/>
        </w:rPr>
        <w:t xml:space="preserve"> to explain how the academic library fits into existing models of student persistence. </w:t>
      </w:r>
      <w:r w:rsidR="007F0EC7" w:rsidRPr="00127044">
        <w:rPr>
          <w:rFonts w:ascii="Times New Roman" w:hAnsi="Times New Roman"/>
        </w:rPr>
        <w:t xml:space="preserve">Before rejecting the model completely, however, it </w:t>
      </w:r>
      <w:r w:rsidR="008754F5" w:rsidRPr="00127044">
        <w:rPr>
          <w:rFonts w:ascii="Times New Roman" w:hAnsi="Times New Roman"/>
        </w:rPr>
        <w:t>was</w:t>
      </w:r>
      <w:r w:rsidR="007F0EC7" w:rsidRPr="00127044">
        <w:rPr>
          <w:rFonts w:ascii="Times New Roman" w:hAnsi="Times New Roman"/>
        </w:rPr>
        <w:t xml:space="preserve"> worth scrutinizing </w:t>
      </w:r>
      <w:r w:rsidR="007F0EC7" w:rsidRPr="00127044">
        <w:rPr>
          <w:rFonts w:ascii="Times New Roman" w:hAnsi="Times New Roman"/>
        </w:rPr>
        <w:lastRenderedPageBreak/>
        <w:t xml:space="preserve">the subset of the </w:t>
      </w:r>
      <w:r w:rsidR="008754F5" w:rsidRPr="00127044">
        <w:rPr>
          <w:rFonts w:ascii="Times New Roman" w:hAnsi="Times New Roman"/>
        </w:rPr>
        <w:t>original model to see if it fit</w:t>
      </w:r>
      <w:r w:rsidR="007F0EC7" w:rsidRPr="00127044">
        <w:rPr>
          <w:rFonts w:ascii="Times New Roman" w:hAnsi="Times New Roman"/>
        </w:rPr>
        <w:t xml:space="preserve"> </w:t>
      </w:r>
      <w:r w:rsidR="00AE0EE6" w:rsidRPr="00127044">
        <w:rPr>
          <w:rFonts w:ascii="Times New Roman" w:hAnsi="Times New Roman"/>
        </w:rPr>
        <w:t xml:space="preserve">in </w:t>
      </w:r>
      <w:r w:rsidR="007F0EC7" w:rsidRPr="00127044">
        <w:rPr>
          <w:rFonts w:ascii="Times New Roman" w:hAnsi="Times New Roman"/>
        </w:rPr>
        <w:t>this sample using NSSE measures as indicators.</w:t>
      </w:r>
      <w:r w:rsidR="00F71832" w:rsidRPr="00127044">
        <w:rPr>
          <w:rFonts w:ascii="Times New Roman" w:hAnsi="Times New Roman"/>
        </w:rPr>
        <w:t xml:space="preserve"> </w:t>
      </w:r>
    </w:p>
    <w:p w:rsidR="008F6AAB" w:rsidRPr="00127044" w:rsidRDefault="008F6AAB" w:rsidP="008F6AAB">
      <w:pPr>
        <w:pStyle w:val="Heading2fordissertation"/>
      </w:pPr>
      <w:bookmarkStart w:id="257" w:name="_Toc357082422"/>
      <w:r w:rsidRPr="00127044">
        <w:t xml:space="preserve">Model </w:t>
      </w:r>
      <w:r w:rsidR="00B535ED" w:rsidRPr="00127044">
        <w:t>5</w:t>
      </w:r>
      <w:bookmarkEnd w:id="257"/>
    </w:p>
    <w:p w:rsidR="00861F9E" w:rsidRPr="00127044" w:rsidRDefault="00861C8B" w:rsidP="004F78DE">
      <w:pPr>
        <w:spacing w:line="480" w:lineRule="auto"/>
        <w:ind w:firstLine="720"/>
        <w:rPr>
          <w:rFonts w:ascii="Times New Roman" w:hAnsi="Times New Roman"/>
        </w:rPr>
      </w:pPr>
      <w:r w:rsidRPr="00127044">
        <w:rPr>
          <w:rFonts w:ascii="Times New Roman" w:hAnsi="Times New Roman"/>
        </w:rPr>
        <w:t xml:space="preserve">Model </w:t>
      </w:r>
      <w:r w:rsidR="00B535ED" w:rsidRPr="00127044">
        <w:rPr>
          <w:rFonts w:ascii="Times New Roman" w:hAnsi="Times New Roman"/>
        </w:rPr>
        <w:t>5</w:t>
      </w:r>
      <w:r w:rsidR="007F0EC7" w:rsidRPr="00127044">
        <w:rPr>
          <w:rFonts w:ascii="Times New Roman" w:hAnsi="Times New Roman"/>
        </w:rPr>
        <w:t xml:space="preserve"> </w:t>
      </w:r>
      <w:r w:rsidR="00C60311" w:rsidRPr="00127044">
        <w:rPr>
          <w:rFonts w:ascii="Times New Roman" w:hAnsi="Times New Roman"/>
        </w:rPr>
        <w:t>was</w:t>
      </w:r>
      <w:r w:rsidR="007F0EC7" w:rsidRPr="00127044">
        <w:rPr>
          <w:rFonts w:ascii="Times New Roman" w:hAnsi="Times New Roman"/>
        </w:rPr>
        <w:t xml:space="preserve"> a subset of the original path diagram developed by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w:t>
      </w:r>
      <w:r w:rsidR="007F0EC7" w:rsidRPr="00127044">
        <w:rPr>
          <w:rFonts w:ascii="Times New Roman" w:hAnsi="Times New Roman"/>
        </w:rPr>
        <w:t>without the addition of the</w:t>
      </w:r>
      <w:r w:rsidR="00797BCD" w:rsidRPr="00127044">
        <w:rPr>
          <w:rFonts w:ascii="Times New Roman" w:hAnsi="Times New Roman"/>
        </w:rPr>
        <w:t xml:space="preserve"> </w:t>
      </w:r>
      <w:r w:rsidRPr="00127044">
        <w:rPr>
          <w:rFonts w:ascii="Times New Roman" w:hAnsi="Times New Roman"/>
        </w:rPr>
        <w:t>Library construct. See figure 17</w:t>
      </w:r>
      <w:r w:rsidR="007F0EC7" w:rsidRPr="00127044">
        <w:rPr>
          <w:rFonts w:ascii="Times New Roman" w:hAnsi="Times New Roman"/>
        </w:rPr>
        <w:t xml:space="preserve">. </w:t>
      </w:r>
    </w:p>
    <w:p w:rsidR="007F0EC7" w:rsidRPr="00127044" w:rsidRDefault="00AA00D7" w:rsidP="007F0EC7">
      <w:pPr>
        <w:spacing w:line="480" w:lineRule="auto"/>
        <w:rPr>
          <w:rFonts w:ascii="Times New Roman" w:hAnsi="Times New Roman"/>
        </w:rPr>
      </w:pPr>
      <w:r w:rsidRPr="00127044">
        <w:rPr>
          <w:rFonts w:ascii="Times New Roman" w:hAnsi="Times New Roman"/>
          <w:noProof/>
        </w:rPr>
        <w:drawing>
          <wp:inline distT="0" distB="0" distL="0" distR="0" wp14:anchorId="20F712B8" wp14:editId="4195F2C9">
            <wp:extent cx="5937250" cy="2463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18310" b="13344"/>
                    <a:stretch/>
                  </pic:blipFill>
                  <pic:spPr bwMode="auto">
                    <a:xfrm>
                      <a:off x="0" y="0"/>
                      <a:ext cx="5943600" cy="2466435"/>
                    </a:xfrm>
                    <a:prstGeom prst="rect">
                      <a:avLst/>
                    </a:prstGeom>
                    <a:ln>
                      <a:noFill/>
                    </a:ln>
                    <a:extLst>
                      <a:ext uri="{53640926-AAD7-44D8-BBD7-CCE9431645EC}">
                        <a14:shadowObscured xmlns:a14="http://schemas.microsoft.com/office/drawing/2010/main"/>
                      </a:ext>
                    </a:extLst>
                  </pic:spPr>
                </pic:pic>
              </a:graphicData>
            </a:graphic>
          </wp:inline>
        </w:drawing>
      </w:r>
    </w:p>
    <w:p w:rsidR="008F6AAB" w:rsidRPr="00127044" w:rsidRDefault="00861C8B" w:rsidP="00650B7D">
      <w:pPr>
        <w:pStyle w:val="FigureCaption"/>
      </w:pPr>
      <w:bookmarkStart w:id="258" w:name="_Toc321814783"/>
      <w:r w:rsidRPr="00127044">
        <w:rPr>
          <w:i/>
        </w:rPr>
        <w:t>Figure 17</w:t>
      </w:r>
      <w:r w:rsidR="00183728" w:rsidRPr="00127044">
        <w:rPr>
          <w:i/>
        </w:rPr>
        <w:t>:</w:t>
      </w:r>
      <w:r w:rsidR="00183728" w:rsidRPr="00127044">
        <w:t xml:space="preserve"> </w:t>
      </w:r>
      <w:r w:rsidR="00A31FEC" w:rsidRPr="00127044">
        <w:t xml:space="preserve">Model 5: </w:t>
      </w:r>
      <w:r w:rsidR="00B535ED" w:rsidRPr="00127044">
        <w:t xml:space="preserve">Subset of </w:t>
      </w:r>
      <w:r w:rsidR="004F78DE" w:rsidRPr="00127044">
        <w:t xml:space="preserve">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4F78DE" w:rsidRPr="00127044">
        <w:rPr>
          <w:noProof/>
        </w:rPr>
        <w:t>(</w:t>
      </w:r>
      <w:hyperlink w:anchor="_ENREF_29" w:tooltip="Cabrera, 1993 #43" w:history="1">
        <w:r w:rsidR="00886D37" w:rsidRPr="00127044">
          <w:rPr>
            <w:noProof/>
          </w:rPr>
          <w:t>1993</w:t>
        </w:r>
      </w:hyperlink>
      <w:r w:rsidR="004F78DE" w:rsidRPr="00127044">
        <w:rPr>
          <w:noProof/>
        </w:rPr>
        <w:t>)</w:t>
      </w:r>
      <w:r w:rsidR="00E6099C" w:rsidRPr="00127044">
        <w:fldChar w:fldCharType="end"/>
      </w:r>
      <w:r w:rsidR="004F78DE" w:rsidRPr="00127044">
        <w:t xml:space="preserve"> </w:t>
      </w:r>
      <w:r w:rsidR="00183728" w:rsidRPr="00127044">
        <w:t>model</w:t>
      </w:r>
      <w:r w:rsidRPr="00127044">
        <w:t xml:space="preserve"> with indicators</w:t>
      </w:r>
      <w:bookmarkEnd w:id="258"/>
    </w:p>
    <w:p w:rsidR="00183728" w:rsidRPr="00127044" w:rsidRDefault="00183728" w:rsidP="00DF7238">
      <w:pPr>
        <w:spacing w:line="480" w:lineRule="auto"/>
        <w:ind w:firstLine="720"/>
        <w:rPr>
          <w:rFonts w:ascii="Times New Roman" w:hAnsi="Times New Roman"/>
        </w:rPr>
      </w:pPr>
      <w:r w:rsidRPr="00127044">
        <w:rPr>
          <w:rFonts w:ascii="Times New Roman" w:hAnsi="Times New Roman"/>
        </w:rPr>
        <w:t xml:space="preserve">In their final best fitting model,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w:t>
      </w:r>
      <w:r w:rsidRPr="00127044">
        <w:rPr>
          <w:rFonts w:ascii="Times New Roman" w:hAnsi="Times New Roman"/>
        </w:rPr>
        <w:t>reported a p-value of &lt; .05 and a chi-square of 201.18, which I calculate</w:t>
      </w:r>
      <w:r w:rsidR="00C60311" w:rsidRPr="00127044">
        <w:rPr>
          <w:rFonts w:ascii="Times New Roman" w:hAnsi="Times New Roman"/>
        </w:rPr>
        <w:t>d</w:t>
      </w:r>
      <w:r w:rsidRPr="00127044">
        <w:rPr>
          <w:rFonts w:ascii="Times New Roman" w:hAnsi="Times New Roman"/>
        </w:rPr>
        <w:t xml:space="preserve"> as a normed chi-square of 2.14. </w:t>
      </w:r>
      <w:r w:rsidR="00D72C31" w:rsidRPr="00127044">
        <w:rPr>
          <w:rFonts w:ascii="Times New Roman" w:hAnsi="Times New Roman"/>
        </w:rPr>
        <w:t>The</w:t>
      </w:r>
      <w:r w:rsidR="008E217E" w:rsidRPr="00127044">
        <w:rPr>
          <w:rFonts w:ascii="Times New Roman" w:hAnsi="Times New Roman"/>
        </w:rPr>
        <w:t xml:space="preserve"> chi square statistic</w:t>
      </w:r>
      <w:r w:rsidR="00D72C31" w:rsidRPr="00127044">
        <w:rPr>
          <w:rFonts w:ascii="Times New Roman" w:hAnsi="Times New Roman"/>
        </w:rPr>
        <w:t xml:space="preserve"> </w:t>
      </w:r>
      <w:r w:rsidR="00C60311" w:rsidRPr="00127044">
        <w:rPr>
          <w:rFonts w:ascii="Times New Roman" w:hAnsi="Times New Roman"/>
        </w:rPr>
        <w:t>was</w:t>
      </w:r>
      <w:r w:rsidR="00D72C31" w:rsidRPr="00127044">
        <w:rPr>
          <w:rFonts w:ascii="Times New Roman" w:hAnsi="Times New Roman"/>
        </w:rPr>
        <w:t xml:space="preserve"> statis</w:t>
      </w:r>
      <w:r w:rsidR="00C60311" w:rsidRPr="00127044">
        <w:rPr>
          <w:rFonts w:ascii="Times New Roman" w:hAnsi="Times New Roman"/>
        </w:rPr>
        <w:t>tically significant, which meant</w:t>
      </w:r>
      <w:r w:rsidR="00D72C31" w:rsidRPr="00127044">
        <w:rPr>
          <w:rFonts w:ascii="Times New Roman" w:hAnsi="Times New Roman"/>
        </w:rPr>
        <w:t xml:space="preserve"> it is possible that their model </w:t>
      </w:r>
      <w:r w:rsidR="00C60311" w:rsidRPr="00127044">
        <w:rPr>
          <w:rFonts w:ascii="Times New Roman" w:hAnsi="Times New Roman"/>
        </w:rPr>
        <w:t>did</w:t>
      </w:r>
      <w:r w:rsidR="00D72C31" w:rsidRPr="00127044">
        <w:rPr>
          <w:rFonts w:ascii="Times New Roman" w:hAnsi="Times New Roman"/>
        </w:rPr>
        <w:t xml:space="preserve"> not fit. However, the normed chi-square </w:t>
      </w:r>
      <w:r w:rsidR="002E137F" w:rsidRPr="00127044">
        <w:rPr>
          <w:rFonts w:ascii="Times New Roman" w:hAnsi="Times New Roman"/>
        </w:rPr>
        <w:t xml:space="preserve">(which </w:t>
      </w:r>
      <w:r w:rsidR="00C60311" w:rsidRPr="00127044">
        <w:rPr>
          <w:rFonts w:ascii="Times New Roman" w:hAnsi="Times New Roman"/>
        </w:rPr>
        <w:t>was</w:t>
      </w:r>
      <w:r w:rsidR="002E137F" w:rsidRPr="00127044">
        <w:rPr>
          <w:rFonts w:ascii="Times New Roman" w:hAnsi="Times New Roman"/>
        </w:rPr>
        <w:t xml:space="preserve"> not a measure that they reported) </w:t>
      </w:r>
      <w:r w:rsidR="00C60311" w:rsidRPr="00127044">
        <w:rPr>
          <w:rFonts w:ascii="Times New Roman" w:hAnsi="Times New Roman"/>
        </w:rPr>
        <w:t>was</w:t>
      </w:r>
      <w:r w:rsidR="00D72C31" w:rsidRPr="00127044">
        <w:rPr>
          <w:rFonts w:ascii="Times New Roman" w:hAnsi="Times New Roman"/>
        </w:rPr>
        <w:t xml:space="preserve"> below 3, </w:t>
      </w:r>
      <w:r w:rsidR="00E11E9F" w:rsidRPr="00127044">
        <w:rPr>
          <w:rFonts w:ascii="Times New Roman" w:hAnsi="Times New Roman"/>
        </w:rPr>
        <w:t>meaning that the model might indeed fit</w:t>
      </w:r>
      <w:r w:rsidR="00284407" w:rsidRPr="00127044">
        <w:rPr>
          <w:rFonts w:ascii="Times New Roman" w:hAnsi="Times New Roman"/>
        </w:rPr>
        <w:t xml:space="preserve">, </w:t>
      </w:r>
      <w:r w:rsidR="00D72C31" w:rsidRPr="00127044">
        <w:rPr>
          <w:rFonts w:ascii="Times New Roman" w:hAnsi="Times New Roman"/>
        </w:rPr>
        <w:t xml:space="preserve">making it worth considering additional measures. </w:t>
      </w:r>
      <w:r w:rsidR="00226D61" w:rsidRPr="00127044">
        <w:rPr>
          <w:rFonts w:ascii="Times New Roman" w:hAnsi="Times New Roman"/>
        </w:rPr>
        <w:t>They utilized goodness-of-fit statistics commonly used in structural equation modeling at the time they conducted their research. The GFI (Goodness of Fit Index) and AGFI (Adjusted Goodness of Fit Index) are absolute fit indices</w:t>
      </w:r>
      <w:r w:rsidR="00C02F50" w:rsidRPr="00127044">
        <w:rPr>
          <w:rFonts w:ascii="Times New Roman" w:hAnsi="Times New Roman"/>
        </w:rPr>
        <w:t xml:space="preserve"> derived from the covariance matrices with the AGFI adjusting for degrees of </w:t>
      </w:r>
      <w:r w:rsidR="00C02F50" w:rsidRPr="00127044">
        <w:rPr>
          <w:rFonts w:ascii="Times New Roman" w:hAnsi="Times New Roman"/>
        </w:rPr>
        <w:lastRenderedPageBreak/>
        <w:t>freedom. Scores</w:t>
      </w:r>
      <w:r w:rsidR="007A1456" w:rsidRPr="00127044">
        <w:rPr>
          <w:rFonts w:ascii="Times New Roman" w:hAnsi="Times New Roman"/>
        </w:rPr>
        <w:t xml:space="preserve"> should approach one on a 0 to 1 scale and should be above .95. T</w:t>
      </w:r>
      <w:r w:rsidR="00C02F50" w:rsidRPr="00127044">
        <w:rPr>
          <w:rFonts w:ascii="Times New Roman" w:hAnsi="Times New Roman"/>
        </w:rPr>
        <w:t xml:space="preserve">he Cabrera model </w:t>
      </w:r>
      <w:r w:rsidR="00C60311" w:rsidRPr="00127044">
        <w:rPr>
          <w:rFonts w:ascii="Times New Roman" w:hAnsi="Times New Roman"/>
        </w:rPr>
        <w:t>met</w:t>
      </w:r>
      <w:r w:rsidR="00C02F50" w:rsidRPr="00127044">
        <w:rPr>
          <w:rFonts w:ascii="Times New Roman" w:hAnsi="Times New Roman"/>
        </w:rPr>
        <w:t xml:space="preserve"> that threshold (GFI = .970, AGFI = .957). </w:t>
      </w:r>
      <w:r w:rsidR="00226D61" w:rsidRPr="00127044">
        <w:rPr>
          <w:rFonts w:ascii="Times New Roman" w:hAnsi="Times New Roman"/>
        </w:rPr>
        <w:t>RMR</w:t>
      </w:r>
      <w:r w:rsidR="00C02F50" w:rsidRPr="00127044">
        <w:rPr>
          <w:rFonts w:ascii="Times New Roman" w:hAnsi="Times New Roman"/>
        </w:rPr>
        <w:t xml:space="preserve"> (Root Means Residual) is an absolute fit index that measures the residual from the covariance matrices. The RMR needs to b</w:t>
      </w:r>
      <w:r w:rsidR="007A1456" w:rsidRPr="00127044">
        <w:rPr>
          <w:rFonts w:ascii="Times New Roman" w:hAnsi="Times New Roman"/>
        </w:rPr>
        <w:t>e “interpreted in the metric of the correlation matrix”</w:t>
      </w:r>
      <w:r w:rsidR="00263344" w:rsidRPr="00127044">
        <w:rPr>
          <w:rFonts w:ascii="Times New Roman" w:hAnsi="Times New Roman"/>
        </w:rPr>
        <w:t xml:space="preserve"> </w:t>
      </w:r>
      <w:r w:rsidR="00E6099C" w:rsidRPr="00127044">
        <w:rPr>
          <w:rFonts w:ascii="Times New Roman" w:hAnsi="Times New Roman"/>
        </w:rPr>
        <w:fldChar w:fldCharType="begin"/>
      </w:r>
      <w:r w:rsidR="00083D07" w:rsidRPr="00127044">
        <w:rPr>
          <w:rFonts w:ascii="Times New Roman" w:hAnsi="Times New Roman"/>
        </w:rPr>
        <w:instrText xml:space="preserve"> ADDIN EN.CITE &lt;EndNote&gt;&lt;Cite&gt;&lt;Author&gt;Byrne&lt;/Author&gt;&lt;Year&gt;2010&lt;/Year&gt;&lt;RecNum&gt;508&lt;/RecNum&gt;&lt;Pages&gt;77&lt;/Pages&gt;&lt;DisplayText&gt;(Byrne, 2010, p. 77)&lt;/DisplayText&gt;&lt;record&gt;&lt;rec-number&gt;508&lt;/rec-number&gt;&lt;foreign-keys&gt;&lt;key app="EN" db-id="trdvwvf9m00zd4es0eavtr0g5zf90pzwzsw5"&gt;508&lt;/key&gt;&lt;/foreign-keys&gt;&lt;ref-type name="Book"&gt;6&lt;/ref-type&gt;&lt;contributors&gt;&lt;authors&gt;&lt;author&gt;Byrne, Barbara M.&lt;/author&gt;&lt;/authors&gt;&lt;/contributors&gt;&lt;titles&gt;&lt;title&gt;Structural equation modeling with AMOS : basic concepts, applications, and programming&lt;/title&gt;&lt;/titles&gt;&lt;dates&gt;&lt;year&gt;2010&lt;/year&gt;&lt;/dates&gt;&lt;pub-location&gt;New York&lt;/pub-location&gt;&lt;publisher&gt;Routledge&lt;/publisher&gt;&lt;isbn&gt;9780805863727 0805863729 9780805863734 0805863737&lt;/isbn&gt;&lt;urls&gt;&lt;/urls&gt;&lt;remote-database-name&gt;/z-wcorg/&lt;/remote-database-name&gt;&lt;remote-database-provider&gt;http://worldcat.org&lt;/remote-database-provider&gt;&lt;language&gt;English&lt;/language&gt;&lt;/record&gt;&lt;/Cite&gt;&lt;/EndNote&gt;</w:instrText>
      </w:r>
      <w:r w:rsidR="00E6099C" w:rsidRPr="00127044">
        <w:rPr>
          <w:rFonts w:ascii="Times New Roman" w:hAnsi="Times New Roman"/>
        </w:rPr>
        <w:fldChar w:fldCharType="separate"/>
      </w:r>
      <w:r w:rsidR="00083D07" w:rsidRPr="00127044">
        <w:rPr>
          <w:rFonts w:ascii="Times New Roman" w:hAnsi="Times New Roman"/>
          <w:noProof/>
        </w:rPr>
        <w:t>(</w:t>
      </w:r>
      <w:hyperlink w:anchor="_ENREF_28" w:tooltip="Byrne, 2010 #508" w:history="1">
        <w:r w:rsidR="00886D37" w:rsidRPr="00127044">
          <w:rPr>
            <w:rFonts w:ascii="Times New Roman" w:hAnsi="Times New Roman"/>
            <w:noProof/>
          </w:rPr>
          <w:t>Byrne, 2010, p. 77</w:t>
        </w:r>
      </w:hyperlink>
      <w:r w:rsidR="00083D07" w:rsidRPr="00127044">
        <w:rPr>
          <w:rFonts w:ascii="Times New Roman" w:hAnsi="Times New Roman"/>
          <w:noProof/>
        </w:rPr>
        <w:t>)</w:t>
      </w:r>
      <w:r w:rsidR="00E6099C" w:rsidRPr="00127044">
        <w:rPr>
          <w:rFonts w:ascii="Times New Roman" w:hAnsi="Times New Roman"/>
        </w:rPr>
        <w:fldChar w:fldCharType="end"/>
      </w:r>
      <w:r w:rsidR="007A1456" w:rsidRPr="00127044">
        <w:rPr>
          <w:rFonts w:ascii="Times New Roman" w:hAnsi="Times New Roman"/>
        </w:rPr>
        <w:t xml:space="preserve">, but should approach zero on a 0 to 1 scale, preferably less than .05. The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w:t>
      </w:r>
      <w:r w:rsidR="007A1456" w:rsidRPr="00127044">
        <w:rPr>
          <w:rFonts w:ascii="Times New Roman" w:hAnsi="Times New Roman"/>
        </w:rPr>
        <w:t xml:space="preserve">model </w:t>
      </w:r>
      <w:r w:rsidR="00C60311" w:rsidRPr="00127044">
        <w:rPr>
          <w:rFonts w:ascii="Times New Roman" w:hAnsi="Times New Roman"/>
        </w:rPr>
        <w:t>was</w:t>
      </w:r>
      <w:r w:rsidR="007A1456" w:rsidRPr="00127044">
        <w:rPr>
          <w:rFonts w:ascii="Times New Roman" w:hAnsi="Times New Roman"/>
        </w:rPr>
        <w:t xml:space="preserve"> borderline acceptable (</w:t>
      </w:r>
      <w:r w:rsidR="00226D61" w:rsidRPr="00127044">
        <w:rPr>
          <w:rFonts w:ascii="Times New Roman" w:hAnsi="Times New Roman"/>
        </w:rPr>
        <w:t>RMR = .072</w:t>
      </w:r>
      <w:r w:rsidR="007A1456" w:rsidRPr="00127044">
        <w:rPr>
          <w:rFonts w:ascii="Times New Roman" w:hAnsi="Times New Roman"/>
        </w:rPr>
        <w:t xml:space="preserve">). </w:t>
      </w:r>
    </w:p>
    <w:p w:rsidR="00424C0D" w:rsidRPr="00127044" w:rsidRDefault="00183728" w:rsidP="00183728">
      <w:pPr>
        <w:spacing w:line="480" w:lineRule="auto"/>
        <w:ind w:firstLine="720"/>
        <w:rPr>
          <w:rFonts w:ascii="Times New Roman" w:hAnsi="Times New Roman"/>
        </w:rPr>
      </w:pPr>
      <w:r w:rsidRPr="00127044">
        <w:rPr>
          <w:rFonts w:ascii="Times New Roman" w:hAnsi="Times New Roman"/>
        </w:rPr>
        <w:t xml:space="preserve">For </w:t>
      </w:r>
      <w:r w:rsidR="00F41F46" w:rsidRPr="00127044">
        <w:rPr>
          <w:rFonts w:ascii="Times New Roman" w:hAnsi="Times New Roman"/>
        </w:rPr>
        <w:t>my</w:t>
      </w:r>
      <w:r w:rsidRPr="00127044">
        <w:rPr>
          <w:rFonts w:ascii="Times New Roman" w:hAnsi="Times New Roman"/>
        </w:rPr>
        <w:t xml:space="preserve"> sample, with a different set of indicators underlying their constructs, the model </w:t>
      </w:r>
      <w:r w:rsidR="00C60311" w:rsidRPr="00127044">
        <w:rPr>
          <w:rFonts w:ascii="Times New Roman" w:hAnsi="Times New Roman"/>
        </w:rPr>
        <w:t>did</w:t>
      </w:r>
      <w:r w:rsidRPr="00127044">
        <w:rPr>
          <w:rFonts w:ascii="Times New Roman" w:hAnsi="Times New Roman"/>
        </w:rPr>
        <w:t xml:space="preserve"> not fit. The chi-square</w:t>
      </w:r>
      <w:r w:rsidR="008E217E" w:rsidRPr="00127044">
        <w:rPr>
          <w:rFonts w:ascii="Times New Roman" w:hAnsi="Times New Roman"/>
        </w:rPr>
        <w:t xml:space="preserve"> statistic</w:t>
      </w:r>
      <w:r w:rsidRPr="00127044">
        <w:rPr>
          <w:rFonts w:ascii="Times New Roman" w:hAnsi="Times New Roman"/>
        </w:rPr>
        <w:t xml:space="preserve"> </w:t>
      </w:r>
      <w:r w:rsidR="00C60311" w:rsidRPr="00127044">
        <w:rPr>
          <w:rFonts w:ascii="Times New Roman" w:hAnsi="Times New Roman"/>
        </w:rPr>
        <w:t>was</w:t>
      </w:r>
      <w:r w:rsidRPr="00127044">
        <w:rPr>
          <w:rFonts w:ascii="Times New Roman" w:hAnsi="Times New Roman"/>
        </w:rPr>
        <w:t xml:space="preserve"> 1</w:t>
      </w:r>
      <w:r w:rsidR="00D02146" w:rsidRPr="00127044">
        <w:rPr>
          <w:rFonts w:ascii="Times New Roman" w:hAnsi="Times New Roman"/>
        </w:rPr>
        <w:t>500</w:t>
      </w:r>
      <w:r w:rsidRPr="00127044">
        <w:rPr>
          <w:rFonts w:ascii="Times New Roman" w:hAnsi="Times New Roman"/>
        </w:rPr>
        <w:t>.</w:t>
      </w:r>
      <w:r w:rsidR="00D02146" w:rsidRPr="00127044">
        <w:rPr>
          <w:rFonts w:ascii="Times New Roman" w:hAnsi="Times New Roman"/>
        </w:rPr>
        <w:t>0</w:t>
      </w:r>
      <w:r w:rsidR="008E217E" w:rsidRPr="00127044">
        <w:rPr>
          <w:rFonts w:ascii="Times New Roman" w:hAnsi="Times New Roman"/>
        </w:rPr>
        <w:t xml:space="preserve"> (p &lt; .001)</w:t>
      </w:r>
      <w:r w:rsidRPr="00127044">
        <w:rPr>
          <w:rFonts w:ascii="Times New Roman" w:hAnsi="Times New Roman"/>
        </w:rPr>
        <w:t xml:space="preserve"> with a normed chi-square of </w:t>
      </w:r>
      <w:r w:rsidR="00D02146" w:rsidRPr="00127044">
        <w:rPr>
          <w:rFonts w:ascii="Times New Roman" w:hAnsi="Times New Roman"/>
        </w:rPr>
        <w:t>20</w:t>
      </w:r>
      <w:r w:rsidRPr="00127044">
        <w:rPr>
          <w:rFonts w:ascii="Times New Roman" w:hAnsi="Times New Roman"/>
        </w:rPr>
        <w:t>.</w:t>
      </w:r>
      <w:r w:rsidR="00D02146" w:rsidRPr="00127044">
        <w:rPr>
          <w:rFonts w:ascii="Times New Roman" w:hAnsi="Times New Roman"/>
        </w:rPr>
        <w:t>5</w:t>
      </w:r>
      <w:r w:rsidRPr="00127044">
        <w:rPr>
          <w:rFonts w:ascii="Times New Roman" w:hAnsi="Times New Roman"/>
        </w:rPr>
        <w:t xml:space="preserve">. The goodness-of-fit statistics </w:t>
      </w:r>
      <w:r w:rsidR="008E217E" w:rsidRPr="00127044">
        <w:rPr>
          <w:rFonts w:ascii="Times New Roman" w:hAnsi="Times New Roman"/>
        </w:rPr>
        <w:t>indicate</w:t>
      </w:r>
      <w:r w:rsidR="00C60311" w:rsidRPr="00127044">
        <w:rPr>
          <w:rFonts w:ascii="Times New Roman" w:hAnsi="Times New Roman"/>
        </w:rPr>
        <w:t>d</w:t>
      </w:r>
      <w:r w:rsidR="008E217E" w:rsidRPr="00127044">
        <w:rPr>
          <w:rFonts w:ascii="Times New Roman" w:hAnsi="Times New Roman"/>
        </w:rPr>
        <w:t xml:space="preserve"> lack of model</w:t>
      </w:r>
      <w:r w:rsidRPr="00127044">
        <w:rPr>
          <w:rFonts w:ascii="Times New Roman" w:hAnsi="Times New Roman"/>
        </w:rPr>
        <w:t xml:space="preserve"> fit, whether using the </w:t>
      </w:r>
      <w:r w:rsidR="007074BF" w:rsidRPr="00127044">
        <w:rPr>
          <w:rFonts w:ascii="Times New Roman" w:hAnsi="Times New Roman"/>
        </w:rPr>
        <w:t xml:space="preserve">goodness-of-fit </w:t>
      </w:r>
      <w:r w:rsidRPr="00127044">
        <w:rPr>
          <w:rFonts w:ascii="Times New Roman" w:hAnsi="Times New Roman"/>
        </w:rPr>
        <w:t xml:space="preserve">indices Cabrera used originally </w:t>
      </w:r>
      <w:r w:rsidR="008169B8" w:rsidRPr="00127044">
        <w:rPr>
          <w:rFonts w:ascii="Times New Roman" w:hAnsi="Times New Roman"/>
        </w:rPr>
        <w:t>(GFI = .</w:t>
      </w:r>
      <w:r w:rsidR="00D02146" w:rsidRPr="00127044">
        <w:rPr>
          <w:rFonts w:ascii="Times New Roman" w:hAnsi="Times New Roman"/>
        </w:rPr>
        <w:t>682</w:t>
      </w:r>
      <w:r w:rsidR="008169B8" w:rsidRPr="00127044">
        <w:rPr>
          <w:rFonts w:ascii="Times New Roman" w:hAnsi="Times New Roman"/>
        </w:rPr>
        <w:t>, AGFI = .</w:t>
      </w:r>
      <w:r w:rsidR="00D02146" w:rsidRPr="00127044">
        <w:rPr>
          <w:rFonts w:ascii="Times New Roman" w:hAnsi="Times New Roman"/>
        </w:rPr>
        <w:t>542</w:t>
      </w:r>
      <w:r w:rsidR="008169B8" w:rsidRPr="00127044">
        <w:rPr>
          <w:rFonts w:ascii="Times New Roman" w:hAnsi="Times New Roman"/>
        </w:rPr>
        <w:t>, RMR = .</w:t>
      </w:r>
      <w:r w:rsidR="00D02146" w:rsidRPr="00127044">
        <w:rPr>
          <w:rFonts w:ascii="Times New Roman" w:hAnsi="Times New Roman"/>
        </w:rPr>
        <w:t>632</w:t>
      </w:r>
      <w:r w:rsidR="007074BF" w:rsidRPr="00127044">
        <w:rPr>
          <w:rFonts w:ascii="Times New Roman" w:hAnsi="Times New Roman"/>
        </w:rPr>
        <w:t>)</w:t>
      </w:r>
      <w:r w:rsidR="008169B8" w:rsidRPr="00127044">
        <w:rPr>
          <w:rFonts w:ascii="Times New Roman" w:hAnsi="Times New Roman"/>
        </w:rPr>
        <w:t xml:space="preserve"> </w:t>
      </w:r>
      <w:r w:rsidRPr="00127044">
        <w:rPr>
          <w:rFonts w:ascii="Times New Roman" w:hAnsi="Times New Roman"/>
        </w:rPr>
        <w:t xml:space="preserve">or the </w:t>
      </w:r>
      <w:r w:rsidR="007074BF" w:rsidRPr="00127044">
        <w:rPr>
          <w:rFonts w:ascii="Times New Roman" w:hAnsi="Times New Roman"/>
        </w:rPr>
        <w:t>indices</w:t>
      </w:r>
      <w:r w:rsidR="008169B8" w:rsidRPr="00127044">
        <w:rPr>
          <w:rFonts w:ascii="Times New Roman" w:hAnsi="Times New Roman"/>
        </w:rPr>
        <w:t xml:space="preserve"> used </w:t>
      </w:r>
      <w:r w:rsidR="00D02146" w:rsidRPr="00127044">
        <w:rPr>
          <w:rFonts w:ascii="Times New Roman" w:hAnsi="Times New Roman"/>
        </w:rPr>
        <w:t>in this study</w:t>
      </w:r>
      <w:r w:rsidRPr="00127044">
        <w:rPr>
          <w:rFonts w:ascii="Times New Roman" w:hAnsi="Times New Roman"/>
        </w:rPr>
        <w:t xml:space="preserve"> </w:t>
      </w:r>
      <w:r w:rsidR="008169B8" w:rsidRPr="00127044">
        <w:rPr>
          <w:rFonts w:ascii="Times New Roman" w:hAnsi="Times New Roman"/>
        </w:rPr>
        <w:t>(CFI = .</w:t>
      </w:r>
      <w:r w:rsidR="00D02146" w:rsidRPr="00127044">
        <w:rPr>
          <w:rFonts w:ascii="Times New Roman" w:hAnsi="Times New Roman"/>
        </w:rPr>
        <w:t>745</w:t>
      </w:r>
      <w:r w:rsidRPr="00127044">
        <w:rPr>
          <w:rFonts w:ascii="Times New Roman" w:hAnsi="Times New Roman"/>
        </w:rPr>
        <w:t>, TLI = .</w:t>
      </w:r>
      <w:r w:rsidR="00D02146" w:rsidRPr="00127044">
        <w:rPr>
          <w:rFonts w:ascii="Times New Roman" w:hAnsi="Times New Roman"/>
        </w:rPr>
        <w:t>682</w:t>
      </w:r>
      <w:r w:rsidRPr="00127044">
        <w:rPr>
          <w:rFonts w:ascii="Times New Roman" w:hAnsi="Times New Roman"/>
        </w:rPr>
        <w:t>, RMSEA = .</w:t>
      </w:r>
      <w:r w:rsidR="008169B8" w:rsidRPr="00127044">
        <w:rPr>
          <w:rFonts w:ascii="Times New Roman" w:hAnsi="Times New Roman"/>
        </w:rPr>
        <w:t>1</w:t>
      </w:r>
      <w:r w:rsidR="00D02146" w:rsidRPr="00127044">
        <w:rPr>
          <w:rFonts w:ascii="Times New Roman" w:hAnsi="Times New Roman"/>
        </w:rPr>
        <w:t>99</w:t>
      </w:r>
      <w:r w:rsidRPr="00127044">
        <w:rPr>
          <w:rFonts w:ascii="Times New Roman" w:hAnsi="Times New Roman"/>
        </w:rPr>
        <w:t xml:space="preserve">). </w:t>
      </w:r>
      <w:r w:rsidR="00424C0D" w:rsidRPr="00127044">
        <w:rPr>
          <w:rFonts w:ascii="Times New Roman" w:hAnsi="Times New Roman"/>
        </w:rPr>
        <w:t>Moving the Challenge indicator to Academic Performance improve</w:t>
      </w:r>
      <w:r w:rsidR="008E217E" w:rsidRPr="00127044">
        <w:rPr>
          <w:rFonts w:ascii="Times New Roman" w:hAnsi="Times New Roman"/>
        </w:rPr>
        <w:t>d</w:t>
      </w:r>
      <w:r w:rsidR="00424C0D" w:rsidRPr="00127044">
        <w:rPr>
          <w:rFonts w:ascii="Times New Roman" w:hAnsi="Times New Roman"/>
        </w:rPr>
        <w:t xml:space="preserve"> the </w:t>
      </w:r>
      <w:r w:rsidR="008E217E" w:rsidRPr="00127044">
        <w:rPr>
          <w:rFonts w:ascii="Times New Roman" w:hAnsi="Times New Roman"/>
        </w:rPr>
        <w:t xml:space="preserve">goodness-of-fit measures </w:t>
      </w:r>
      <w:r w:rsidR="00424C0D" w:rsidRPr="00127044">
        <w:rPr>
          <w:rFonts w:ascii="Times New Roman" w:hAnsi="Times New Roman"/>
        </w:rPr>
        <w:t>marginally, but not enough to fit the model.</w:t>
      </w:r>
    </w:p>
    <w:p w:rsidR="00183728" w:rsidRPr="00127044" w:rsidRDefault="00424C0D" w:rsidP="00183728">
      <w:pPr>
        <w:spacing w:line="480" w:lineRule="auto"/>
        <w:ind w:firstLine="720"/>
        <w:rPr>
          <w:rFonts w:ascii="Times New Roman" w:hAnsi="Times New Roman"/>
        </w:rPr>
      </w:pPr>
      <w:r w:rsidRPr="00127044">
        <w:rPr>
          <w:rFonts w:ascii="Times New Roman" w:hAnsi="Times New Roman"/>
        </w:rPr>
        <w:t xml:space="preserve">There are </w:t>
      </w:r>
      <w:r w:rsidR="00EA3CAC" w:rsidRPr="00127044">
        <w:rPr>
          <w:rFonts w:ascii="Times New Roman" w:hAnsi="Times New Roman"/>
        </w:rPr>
        <w:t>three</w:t>
      </w:r>
      <w:r w:rsidRPr="00127044">
        <w:rPr>
          <w:rFonts w:ascii="Times New Roman" w:hAnsi="Times New Roman"/>
        </w:rPr>
        <w:t xml:space="preserve"> </w:t>
      </w:r>
      <w:r w:rsidR="00A5641F" w:rsidRPr="00127044">
        <w:rPr>
          <w:rFonts w:ascii="Times New Roman" w:hAnsi="Times New Roman"/>
        </w:rPr>
        <w:t xml:space="preserve">plausible </w:t>
      </w:r>
      <w:r w:rsidRPr="00127044">
        <w:rPr>
          <w:rFonts w:ascii="Times New Roman" w:hAnsi="Times New Roman"/>
        </w:rPr>
        <w:t xml:space="preserve">explanations why the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w:t>
      </w:r>
      <w:r w:rsidRPr="00127044">
        <w:rPr>
          <w:rFonts w:ascii="Times New Roman" w:hAnsi="Times New Roman"/>
        </w:rPr>
        <w:t xml:space="preserve">model </w:t>
      </w:r>
      <w:r w:rsidR="001F032E" w:rsidRPr="00127044">
        <w:rPr>
          <w:rFonts w:ascii="Times New Roman" w:hAnsi="Times New Roman"/>
        </w:rPr>
        <w:t>did</w:t>
      </w:r>
      <w:r w:rsidRPr="00127044">
        <w:rPr>
          <w:rFonts w:ascii="Times New Roman" w:hAnsi="Times New Roman"/>
        </w:rPr>
        <w:t xml:space="preserve"> not fit. </w:t>
      </w:r>
      <w:r w:rsidR="00EA3CAC" w:rsidRPr="00127044">
        <w:rPr>
          <w:rFonts w:ascii="Times New Roman" w:hAnsi="Times New Roman"/>
        </w:rPr>
        <w:t>First</w:t>
      </w:r>
      <w:r w:rsidRPr="00127044">
        <w:rPr>
          <w:rFonts w:ascii="Times New Roman" w:hAnsi="Times New Roman"/>
        </w:rPr>
        <w:t xml:space="preserve"> is the fact that my model </w:t>
      </w:r>
      <w:r w:rsidR="001F032E" w:rsidRPr="00127044">
        <w:rPr>
          <w:rFonts w:ascii="Times New Roman" w:hAnsi="Times New Roman"/>
        </w:rPr>
        <w:t>looked</w:t>
      </w:r>
      <w:r w:rsidRPr="00127044">
        <w:rPr>
          <w:rFonts w:ascii="Times New Roman" w:hAnsi="Times New Roman"/>
        </w:rPr>
        <w:t xml:space="preserve"> </w:t>
      </w:r>
      <w:r w:rsidR="00A5641F" w:rsidRPr="00127044">
        <w:rPr>
          <w:rFonts w:ascii="Times New Roman" w:hAnsi="Times New Roman"/>
        </w:rPr>
        <w:t xml:space="preserve">only </w:t>
      </w:r>
      <w:r w:rsidRPr="00127044">
        <w:rPr>
          <w:rFonts w:ascii="Times New Roman" w:hAnsi="Times New Roman"/>
        </w:rPr>
        <w:t xml:space="preserve">at the academic factors explaining why students persist. </w:t>
      </w:r>
      <w:r w:rsidR="00A02474"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A02474"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A02474"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A02474"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A02474" w:rsidRPr="00127044">
        <w:rPr>
          <w:rFonts w:ascii="Times New Roman" w:hAnsi="Times New Roman"/>
          <w:noProof/>
        </w:rPr>
        <w:t>)</w:t>
      </w:r>
      <w:r w:rsidR="00E6099C" w:rsidRPr="00127044">
        <w:rPr>
          <w:rFonts w:ascii="Times New Roman" w:hAnsi="Times New Roman"/>
        </w:rPr>
        <w:fldChar w:fldCharType="end"/>
      </w:r>
      <w:r w:rsidR="00A02474" w:rsidRPr="00127044">
        <w:rPr>
          <w:rFonts w:ascii="Times New Roman" w:hAnsi="Times New Roman"/>
        </w:rPr>
        <w:t xml:space="preserve"> </w:t>
      </w:r>
      <w:r w:rsidRPr="00127044">
        <w:rPr>
          <w:rFonts w:ascii="Times New Roman" w:hAnsi="Times New Roman"/>
        </w:rPr>
        <w:t>also included social factors</w:t>
      </w:r>
      <w:r w:rsidR="00A5641F" w:rsidRPr="00127044">
        <w:rPr>
          <w:rFonts w:ascii="Times New Roman" w:hAnsi="Times New Roman"/>
        </w:rPr>
        <w:t xml:space="preserve"> such as encouragement and social integration and personal factors</w:t>
      </w:r>
      <w:r w:rsidR="001A624E">
        <w:rPr>
          <w:rFonts w:ascii="Times New Roman" w:hAnsi="Times New Roman"/>
        </w:rPr>
        <w:t xml:space="preserve"> </w:t>
      </w:r>
      <w:r w:rsidR="00A5641F" w:rsidRPr="00127044">
        <w:rPr>
          <w:rFonts w:ascii="Times New Roman" w:hAnsi="Times New Roman"/>
        </w:rPr>
        <w:lastRenderedPageBreak/>
        <w:t>such as financial attitudes and goal commitment</w:t>
      </w:r>
      <w:r w:rsidR="00852BB4" w:rsidRPr="00127044">
        <w:rPr>
          <w:rFonts w:ascii="Times New Roman" w:hAnsi="Times New Roman"/>
        </w:rPr>
        <w:t>. See figure 18</w:t>
      </w:r>
      <w:r w:rsidRPr="00127044">
        <w:rPr>
          <w:rFonts w:ascii="Times New Roman" w:hAnsi="Times New Roman"/>
        </w:rPr>
        <w:t>.</w:t>
      </w:r>
      <w:r w:rsidR="005B10E2" w:rsidRPr="00127044">
        <w:rPr>
          <w:rFonts w:ascii="Times New Roman" w:hAnsi="Times New Roman"/>
          <w:noProof/>
        </w:rPr>
        <w:t xml:space="preserve"> </w:t>
      </w:r>
      <w:r w:rsidR="005B10E2" w:rsidRPr="00127044">
        <w:rPr>
          <w:rFonts w:ascii="Times New Roman" w:hAnsi="Times New Roman"/>
          <w:noProof/>
        </w:rPr>
        <w:drawing>
          <wp:inline distT="0" distB="0" distL="0" distR="0" wp14:anchorId="308FEFF9" wp14:editId="1CF5ECF7">
            <wp:extent cx="5334000" cy="191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18662" b="13344"/>
                    <a:stretch/>
                  </pic:blipFill>
                  <pic:spPr bwMode="auto">
                    <a:xfrm>
                      <a:off x="0" y="0"/>
                      <a:ext cx="5335516" cy="1911893"/>
                    </a:xfrm>
                    <a:prstGeom prst="rect">
                      <a:avLst/>
                    </a:prstGeom>
                    <a:ln>
                      <a:noFill/>
                    </a:ln>
                    <a:extLst>
                      <a:ext uri="{53640926-AAD7-44D8-BBD7-CCE9431645EC}">
                        <a14:shadowObscured xmlns:a14="http://schemas.microsoft.com/office/drawing/2010/main"/>
                      </a:ext>
                    </a:extLst>
                  </pic:spPr>
                </pic:pic>
              </a:graphicData>
            </a:graphic>
          </wp:inline>
        </w:drawing>
      </w:r>
    </w:p>
    <w:p w:rsidR="008B278D" w:rsidRPr="00127044" w:rsidRDefault="005B10E2" w:rsidP="00650B7D">
      <w:pPr>
        <w:pStyle w:val="FigureCaption"/>
      </w:pPr>
      <w:bookmarkStart w:id="259" w:name="_Toc321814784"/>
      <w:r w:rsidRPr="00127044">
        <w:rPr>
          <w:i/>
        </w:rPr>
        <w:t>F</w:t>
      </w:r>
      <w:r w:rsidR="00F17278" w:rsidRPr="00127044">
        <w:rPr>
          <w:i/>
        </w:rPr>
        <w:t>igure 18</w:t>
      </w:r>
      <w:r w:rsidR="00A5641F" w:rsidRPr="00127044">
        <w:rPr>
          <w:i/>
        </w:rPr>
        <w:t>:</w:t>
      </w:r>
      <w:r w:rsidR="00A5641F" w:rsidRPr="00127044">
        <w:t xml:space="preserve"> </w:t>
      </w:r>
      <w:r w:rsidR="00B535ED" w:rsidRPr="00127044">
        <w:t xml:space="preserve">Model 1 – </w:t>
      </w:r>
      <w:r w:rsidR="004F78DE" w:rsidRPr="00127044">
        <w:t xml:space="preserve">Cabrera, Nora, and Castañeda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4F78DE" w:rsidRPr="00127044">
        <w:rPr>
          <w:noProof/>
        </w:rPr>
        <w:t>(</w:t>
      </w:r>
      <w:hyperlink w:anchor="_ENREF_29" w:tooltip="Cabrera, 1993 #43" w:history="1">
        <w:r w:rsidR="00886D37" w:rsidRPr="00127044">
          <w:rPr>
            <w:noProof/>
          </w:rPr>
          <w:t>1993</w:t>
        </w:r>
      </w:hyperlink>
      <w:r w:rsidR="004F78DE" w:rsidRPr="00127044">
        <w:rPr>
          <w:noProof/>
        </w:rPr>
        <w:t>)</w:t>
      </w:r>
      <w:r w:rsidR="00E6099C" w:rsidRPr="00127044">
        <w:fldChar w:fldCharType="end"/>
      </w:r>
      <w:r w:rsidR="004F78DE" w:rsidRPr="00127044">
        <w:t xml:space="preserve"> </w:t>
      </w:r>
      <w:r w:rsidR="00A5641F" w:rsidRPr="00127044">
        <w:t>model</w:t>
      </w:r>
      <w:bookmarkEnd w:id="259"/>
    </w:p>
    <w:p w:rsidR="008F6AAB" w:rsidRPr="00127044" w:rsidRDefault="00A5641F" w:rsidP="008B278D">
      <w:pPr>
        <w:spacing w:line="480" w:lineRule="auto"/>
        <w:ind w:firstLine="720"/>
        <w:rPr>
          <w:rFonts w:ascii="Times New Roman" w:hAnsi="Times New Roman"/>
        </w:rPr>
      </w:pPr>
      <w:r w:rsidRPr="00127044">
        <w:rPr>
          <w:rFonts w:ascii="Times New Roman" w:hAnsi="Times New Roman"/>
        </w:rPr>
        <w:t xml:space="preserve">Social and personal factors may be so critical to student persistence that leaving them out may very well invalidate the model. Academic factors alone may not be enough to explain student persistence. </w:t>
      </w:r>
    </w:p>
    <w:p w:rsidR="00A5641F" w:rsidRPr="00127044" w:rsidRDefault="00EA3CAC" w:rsidP="00A5641F">
      <w:pPr>
        <w:spacing w:line="480" w:lineRule="auto"/>
        <w:ind w:firstLine="720"/>
        <w:rPr>
          <w:rFonts w:ascii="Times New Roman" w:hAnsi="Times New Roman"/>
        </w:rPr>
      </w:pPr>
      <w:r w:rsidRPr="00127044">
        <w:rPr>
          <w:rFonts w:ascii="Times New Roman" w:hAnsi="Times New Roman"/>
        </w:rPr>
        <w:t>Second</w:t>
      </w:r>
      <w:r w:rsidR="00A5641F" w:rsidRPr="00127044">
        <w:rPr>
          <w:rFonts w:ascii="Times New Roman" w:hAnsi="Times New Roman"/>
        </w:rPr>
        <w:t xml:space="preserve"> is that</w:t>
      </w:r>
      <w:r w:rsidR="008E217E" w:rsidRPr="00127044">
        <w:rPr>
          <w:rFonts w:ascii="Times New Roman" w:hAnsi="Times New Roman"/>
        </w:rPr>
        <w:t xml:space="preserve"> the measures I used for each latent construct </w:t>
      </w:r>
      <w:r w:rsidR="00A0260A" w:rsidRPr="00127044">
        <w:rPr>
          <w:rFonts w:ascii="Times New Roman" w:hAnsi="Times New Roman"/>
        </w:rPr>
        <w:t>differ</w:t>
      </w:r>
      <w:r w:rsidR="001F032E" w:rsidRPr="00127044">
        <w:rPr>
          <w:rFonts w:ascii="Times New Roman" w:hAnsi="Times New Roman"/>
        </w:rPr>
        <w:t>ed</w:t>
      </w:r>
      <w:r w:rsidR="00A0260A" w:rsidRPr="00127044">
        <w:rPr>
          <w:rFonts w:ascii="Times New Roman" w:hAnsi="Times New Roman"/>
        </w:rPr>
        <w:t xml:space="preserve"> from</w:t>
      </w:r>
      <w:r w:rsidR="008E217E" w:rsidRPr="00127044">
        <w:rPr>
          <w:rFonts w:ascii="Times New Roman" w:hAnsi="Times New Roman"/>
        </w:rPr>
        <w:t xml:space="preserve"> the ones used by Cabrera, Nora, and Castañeda (1993).</w:t>
      </w:r>
      <w:r w:rsidR="00A5641F" w:rsidRPr="00127044">
        <w:rPr>
          <w:rFonts w:ascii="Times New Roman" w:hAnsi="Times New Roman"/>
        </w:rPr>
        <w:t xml:space="preserve"> </w:t>
      </w:r>
      <w:r w:rsidR="00766DA4" w:rsidRPr="00127044">
        <w:rPr>
          <w:rFonts w:ascii="Times New Roman" w:hAnsi="Times New Roman"/>
        </w:rPr>
        <w:t>I adapted engagement measures from the National Survey of Student</w:t>
      </w:r>
      <w:r w:rsidR="00A5641F" w:rsidRPr="00127044">
        <w:rPr>
          <w:rFonts w:ascii="Times New Roman" w:hAnsi="Times New Roman"/>
        </w:rPr>
        <w:t xml:space="preserve"> </w:t>
      </w:r>
      <w:r w:rsidR="00766DA4" w:rsidRPr="00127044">
        <w:rPr>
          <w:rFonts w:ascii="Times New Roman" w:hAnsi="Times New Roman"/>
        </w:rPr>
        <w:t xml:space="preserve">Engagement while </w:t>
      </w:r>
      <w:r w:rsidR="00FE0ACC" w:rsidRPr="00127044">
        <w:rPr>
          <w:rFonts w:ascii="Times New Roman" w:hAnsi="Times New Roman"/>
        </w:rPr>
        <w:t>they</w:t>
      </w:r>
      <w:r w:rsidR="004A01CB" w:rsidRPr="00127044">
        <w:rPr>
          <w:rFonts w:ascii="Times New Roman" w:hAnsi="Times New Roman"/>
        </w:rPr>
        <w:t xml:space="preserve"> </w:t>
      </w:r>
      <w:r w:rsidR="00766DA4" w:rsidRPr="00127044">
        <w:rPr>
          <w:rFonts w:ascii="Times New Roman" w:hAnsi="Times New Roman"/>
        </w:rPr>
        <w:t xml:space="preserve">developed their own questionnaire. See </w:t>
      </w:r>
      <w:r w:rsidR="007107F9" w:rsidRPr="00127044">
        <w:rPr>
          <w:rFonts w:ascii="Times New Roman" w:hAnsi="Times New Roman"/>
        </w:rPr>
        <w:t>Table</w:t>
      </w:r>
      <w:r w:rsidR="00213EC4" w:rsidRPr="00127044">
        <w:rPr>
          <w:rFonts w:ascii="Times New Roman" w:hAnsi="Times New Roman"/>
        </w:rPr>
        <w:t xml:space="preserve"> 41</w:t>
      </w:r>
      <w:r w:rsidR="00766DA4" w:rsidRPr="00127044">
        <w:rPr>
          <w:rFonts w:ascii="Times New Roman" w:hAnsi="Times New Roman"/>
        </w:rPr>
        <w:t xml:space="preserve"> for a comparison of the </w:t>
      </w:r>
      <w:r w:rsidRPr="00127044">
        <w:rPr>
          <w:rFonts w:ascii="Times New Roman" w:hAnsi="Times New Roman"/>
        </w:rPr>
        <w:t>concepts</w:t>
      </w:r>
      <w:r w:rsidR="00766DA4" w:rsidRPr="00127044">
        <w:rPr>
          <w:rFonts w:ascii="Times New Roman" w:hAnsi="Times New Roman"/>
        </w:rPr>
        <w:t xml:space="preserve"> underlying each construct.</w:t>
      </w:r>
    </w:p>
    <w:p w:rsidR="00213EC4" w:rsidRPr="00127044" w:rsidRDefault="00213EC4" w:rsidP="00E96A63">
      <w:pPr>
        <w:pStyle w:val="TableCaption"/>
      </w:pPr>
      <w:bookmarkStart w:id="260" w:name="_Toc321814486"/>
      <w:r w:rsidRPr="00127044">
        <w:t>Table 41</w:t>
      </w:r>
      <w:r w:rsidR="00A70EB2" w:rsidRPr="00127044">
        <w:t>:</w:t>
      </w:r>
      <w:bookmarkEnd w:id="260"/>
      <w:r w:rsidR="00A70EB2" w:rsidRPr="00127044">
        <w:t xml:space="preserve"> </w:t>
      </w:r>
    </w:p>
    <w:p w:rsidR="00766DA4" w:rsidRPr="00127044" w:rsidRDefault="00A70EB2" w:rsidP="00E96A63">
      <w:pPr>
        <w:pStyle w:val="TableCaption"/>
      </w:pPr>
      <w:bookmarkStart w:id="261" w:name="_Toc321814487"/>
      <w:r w:rsidRPr="00127044">
        <w:rPr>
          <w:i/>
        </w:rPr>
        <w:t xml:space="preserve">Comparison of </w:t>
      </w:r>
      <w:r w:rsidR="004F78DE" w:rsidRPr="00127044">
        <w:rPr>
          <w:i/>
        </w:rPr>
        <w:t>Cabrera, Nora, and Castañeda</w:t>
      </w:r>
      <w:r w:rsidR="004F78DE" w:rsidRPr="00127044">
        <w:t xml:space="preserve"> </w: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 </w:instrText>
      </w:r>
      <w:r w:rsidR="00E6099C" w:rsidRPr="00127044">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instrText xml:space="preserve"> ADDIN EN.CITE.DATA </w:instrText>
      </w:r>
      <w:r w:rsidR="00E6099C" w:rsidRPr="00127044">
        <w:fldChar w:fldCharType="end"/>
      </w:r>
      <w:r w:rsidR="00E6099C" w:rsidRPr="00127044">
        <w:fldChar w:fldCharType="separate"/>
      </w:r>
      <w:r w:rsidR="004F78DE" w:rsidRPr="00127044">
        <w:rPr>
          <w:noProof/>
        </w:rPr>
        <w:t>(</w:t>
      </w:r>
      <w:hyperlink w:anchor="_ENREF_29" w:tooltip="Cabrera, 1993 #43" w:history="1">
        <w:r w:rsidR="00886D37" w:rsidRPr="00127044">
          <w:rPr>
            <w:noProof/>
          </w:rPr>
          <w:t>1993</w:t>
        </w:r>
      </w:hyperlink>
      <w:r w:rsidR="004F78DE" w:rsidRPr="00127044">
        <w:rPr>
          <w:noProof/>
        </w:rPr>
        <w:t>)</w:t>
      </w:r>
      <w:r w:rsidR="00E6099C" w:rsidRPr="00127044">
        <w:fldChar w:fldCharType="end"/>
      </w:r>
      <w:r w:rsidR="004F78DE" w:rsidRPr="00127044">
        <w:t xml:space="preserve"> </w:t>
      </w:r>
      <w:r w:rsidRPr="00127044">
        <w:rPr>
          <w:i/>
        </w:rPr>
        <w:t>and Emmons Indicators</w:t>
      </w:r>
      <w:bookmarkEnd w:id="2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37"/>
      </w:tblGrid>
      <w:tr w:rsidR="00766DA4" w:rsidRPr="00127044">
        <w:tc>
          <w:tcPr>
            <w:tcW w:w="9576" w:type="dxa"/>
            <w:gridSpan w:val="2"/>
            <w:tcBorders>
              <w:top w:val="single" w:sz="8" w:space="0" w:color="auto"/>
              <w:bottom w:val="single" w:sz="8" w:space="0" w:color="auto"/>
            </w:tcBorders>
          </w:tcPr>
          <w:p w:rsidR="00766DA4" w:rsidRPr="00127044" w:rsidRDefault="00766DA4" w:rsidP="00775D7C">
            <w:pPr>
              <w:jc w:val="center"/>
              <w:rPr>
                <w:rFonts w:ascii="Times New Roman" w:hAnsi="Times New Roman"/>
              </w:rPr>
            </w:pPr>
            <w:r w:rsidRPr="00127044">
              <w:rPr>
                <w:rFonts w:ascii="Times New Roman" w:hAnsi="Times New Roman"/>
              </w:rPr>
              <w:t>Academic Performance</w:t>
            </w:r>
          </w:p>
        </w:tc>
      </w:tr>
      <w:tr w:rsidR="00766DA4" w:rsidRPr="00127044">
        <w:tc>
          <w:tcPr>
            <w:tcW w:w="4788" w:type="dxa"/>
            <w:tcBorders>
              <w:top w:val="single" w:sz="8" w:space="0" w:color="auto"/>
            </w:tcBorders>
          </w:tcPr>
          <w:p w:rsidR="00766DA4" w:rsidRPr="00BD1600" w:rsidRDefault="00172838" w:rsidP="00775D7C">
            <w:pPr>
              <w:rPr>
                <w:rFonts w:ascii="Times New Roman" w:hAnsi="Times New Roman"/>
                <w:i/>
              </w:rPr>
            </w:pPr>
            <w:r w:rsidRPr="00BD1600">
              <w:rPr>
                <w:rFonts w:ascii="Times New Roman" w:hAnsi="Times New Roman"/>
                <w:i/>
              </w:rPr>
              <w:t>Cabrera, Nora, and Castañeda</w:t>
            </w:r>
          </w:p>
        </w:tc>
        <w:tc>
          <w:tcPr>
            <w:tcW w:w="4788" w:type="dxa"/>
            <w:tcBorders>
              <w:top w:val="single" w:sz="8" w:space="0" w:color="auto"/>
            </w:tcBorders>
          </w:tcPr>
          <w:p w:rsidR="00766DA4" w:rsidRPr="00127044" w:rsidRDefault="00766DA4" w:rsidP="00775D7C">
            <w:pPr>
              <w:rPr>
                <w:rFonts w:ascii="Times New Roman" w:hAnsi="Times New Roman"/>
                <w:i/>
              </w:rPr>
            </w:pPr>
            <w:r w:rsidRPr="00127044">
              <w:rPr>
                <w:rFonts w:ascii="Times New Roman" w:hAnsi="Times New Roman"/>
                <w:i/>
              </w:rPr>
              <w:t>Emmons</w:t>
            </w:r>
          </w:p>
        </w:tc>
      </w:tr>
      <w:tr w:rsidR="00766DA4" w:rsidRPr="00127044">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GPA</w:t>
            </w:r>
          </w:p>
        </w:tc>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Bloom’s Taxonomy</w:t>
            </w:r>
          </w:p>
          <w:p w:rsidR="00322020" w:rsidRPr="00127044" w:rsidRDefault="00322020" w:rsidP="00775D7C">
            <w:pPr>
              <w:rPr>
                <w:rFonts w:ascii="Times New Roman" w:hAnsi="Times New Roman"/>
              </w:rPr>
            </w:pPr>
            <w:r w:rsidRPr="00127044">
              <w:rPr>
                <w:rFonts w:ascii="Times New Roman" w:hAnsi="Times New Roman"/>
              </w:rPr>
              <w:t>Critical thinking</w:t>
            </w:r>
          </w:p>
          <w:p w:rsidR="00322020" w:rsidRPr="00127044" w:rsidRDefault="00322020" w:rsidP="00775D7C">
            <w:pPr>
              <w:rPr>
                <w:rFonts w:ascii="Times New Roman" w:hAnsi="Times New Roman"/>
              </w:rPr>
            </w:pPr>
            <w:r w:rsidRPr="00127044">
              <w:rPr>
                <w:rFonts w:ascii="Times New Roman" w:hAnsi="Times New Roman"/>
              </w:rPr>
              <w:t>Lifelong learning</w:t>
            </w:r>
          </w:p>
        </w:tc>
      </w:tr>
      <w:tr w:rsidR="00766DA4" w:rsidRPr="00127044">
        <w:tc>
          <w:tcPr>
            <w:tcW w:w="9576" w:type="dxa"/>
            <w:gridSpan w:val="2"/>
            <w:tcBorders>
              <w:top w:val="single" w:sz="8" w:space="0" w:color="auto"/>
              <w:bottom w:val="single" w:sz="8" w:space="0" w:color="auto"/>
            </w:tcBorders>
          </w:tcPr>
          <w:p w:rsidR="00766DA4" w:rsidRPr="00127044" w:rsidRDefault="00766DA4" w:rsidP="00775D7C">
            <w:pPr>
              <w:jc w:val="center"/>
              <w:rPr>
                <w:rFonts w:ascii="Times New Roman" w:hAnsi="Times New Roman"/>
              </w:rPr>
            </w:pPr>
            <w:r w:rsidRPr="00127044">
              <w:rPr>
                <w:rFonts w:ascii="Times New Roman" w:hAnsi="Times New Roman"/>
              </w:rPr>
              <w:t>Academic Integration</w:t>
            </w:r>
          </w:p>
        </w:tc>
      </w:tr>
      <w:tr w:rsidR="00766DA4" w:rsidRPr="00127044">
        <w:tc>
          <w:tcPr>
            <w:tcW w:w="4788" w:type="dxa"/>
            <w:tcBorders>
              <w:top w:val="single" w:sz="8" w:space="0" w:color="auto"/>
            </w:tcBorders>
          </w:tcPr>
          <w:p w:rsidR="00766DA4" w:rsidRPr="00127044" w:rsidRDefault="00172838" w:rsidP="00775D7C">
            <w:pPr>
              <w:rPr>
                <w:rFonts w:ascii="Times New Roman" w:hAnsi="Times New Roman"/>
                <w:i/>
              </w:rPr>
            </w:pPr>
            <w:r w:rsidRPr="00127044">
              <w:rPr>
                <w:rFonts w:ascii="Times New Roman" w:hAnsi="Times New Roman"/>
                <w:i/>
              </w:rPr>
              <w:t>Cabrera, Nora, and Castañeda</w:t>
            </w:r>
          </w:p>
        </w:tc>
        <w:tc>
          <w:tcPr>
            <w:tcW w:w="4788" w:type="dxa"/>
            <w:tcBorders>
              <w:top w:val="single" w:sz="8" w:space="0" w:color="auto"/>
            </w:tcBorders>
          </w:tcPr>
          <w:p w:rsidR="00766DA4" w:rsidRPr="00127044" w:rsidRDefault="00766DA4" w:rsidP="00775D7C">
            <w:pPr>
              <w:rPr>
                <w:rFonts w:ascii="Times New Roman" w:hAnsi="Times New Roman"/>
                <w:i/>
              </w:rPr>
            </w:pPr>
            <w:r w:rsidRPr="00127044">
              <w:rPr>
                <w:rFonts w:ascii="Times New Roman" w:hAnsi="Times New Roman"/>
                <w:i/>
              </w:rPr>
              <w:t>Emmons</w:t>
            </w:r>
          </w:p>
        </w:tc>
      </w:tr>
      <w:tr w:rsidR="00766DA4" w:rsidRPr="00127044">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Anticipation of academic performance</w:t>
            </w:r>
          </w:p>
          <w:p w:rsidR="00322020" w:rsidRPr="00127044" w:rsidRDefault="00322020" w:rsidP="00775D7C">
            <w:pPr>
              <w:rPr>
                <w:rFonts w:ascii="Times New Roman" w:hAnsi="Times New Roman"/>
              </w:rPr>
            </w:pPr>
            <w:r w:rsidRPr="00127044">
              <w:rPr>
                <w:rFonts w:ascii="Times New Roman" w:hAnsi="Times New Roman"/>
              </w:rPr>
              <w:t>Satisfaction with academic experience</w:t>
            </w:r>
          </w:p>
          <w:p w:rsidR="00322020" w:rsidRPr="00127044" w:rsidRDefault="00322020" w:rsidP="00775D7C">
            <w:pPr>
              <w:rPr>
                <w:rFonts w:ascii="Times New Roman" w:hAnsi="Times New Roman"/>
              </w:rPr>
            </w:pPr>
            <w:r w:rsidRPr="00127044">
              <w:rPr>
                <w:rFonts w:ascii="Times New Roman" w:hAnsi="Times New Roman"/>
              </w:rPr>
              <w:t>Satisfaction with course curriculum</w:t>
            </w:r>
          </w:p>
        </w:tc>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Active learning</w:t>
            </w:r>
          </w:p>
          <w:p w:rsidR="00322020" w:rsidRPr="00127044" w:rsidRDefault="00322020" w:rsidP="00775D7C">
            <w:pPr>
              <w:rPr>
                <w:rFonts w:ascii="Times New Roman" w:hAnsi="Times New Roman"/>
              </w:rPr>
            </w:pPr>
            <w:r w:rsidRPr="00127044">
              <w:rPr>
                <w:rFonts w:ascii="Times New Roman" w:hAnsi="Times New Roman"/>
              </w:rPr>
              <w:t>Collaborative learning</w:t>
            </w:r>
          </w:p>
          <w:p w:rsidR="00322020" w:rsidRPr="00127044" w:rsidRDefault="00322020" w:rsidP="00775D7C">
            <w:pPr>
              <w:rPr>
                <w:rFonts w:ascii="Times New Roman" w:hAnsi="Times New Roman"/>
              </w:rPr>
            </w:pPr>
            <w:r w:rsidRPr="00127044">
              <w:rPr>
                <w:rFonts w:ascii="Times New Roman" w:hAnsi="Times New Roman"/>
              </w:rPr>
              <w:t>Challenging courses</w:t>
            </w:r>
          </w:p>
          <w:p w:rsidR="00322020" w:rsidRPr="00127044" w:rsidRDefault="00322020" w:rsidP="00775D7C">
            <w:pPr>
              <w:rPr>
                <w:rFonts w:ascii="Times New Roman" w:hAnsi="Times New Roman"/>
              </w:rPr>
            </w:pPr>
            <w:r w:rsidRPr="00127044">
              <w:rPr>
                <w:rFonts w:ascii="Times New Roman" w:hAnsi="Times New Roman"/>
              </w:rPr>
              <w:t>Interactive learning</w:t>
            </w:r>
          </w:p>
        </w:tc>
      </w:tr>
      <w:tr w:rsidR="00766DA4" w:rsidRPr="00127044">
        <w:tc>
          <w:tcPr>
            <w:tcW w:w="9576" w:type="dxa"/>
            <w:gridSpan w:val="2"/>
            <w:tcBorders>
              <w:top w:val="single" w:sz="8" w:space="0" w:color="auto"/>
              <w:bottom w:val="single" w:sz="8" w:space="0" w:color="auto"/>
            </w:tcBorders>
          </w:tcPr>
          <w:p w:rsidR="00766DA4" w:rsidRPr="00127044" w:rsidRDefault="00766DA4" w:rsidP="00775D7C">
            <w:pPr>
              <w:jc w:val="center"/>
              <w:rPr>
                <w:rFonts w:ascii="Times New Roman" w:hAnsi="Times New Roman"/>
              </w:rPr>
            </w:pPr>
            <w:r w:rsidRPr="00127044">
              <w:rPr>
                <w:rFonts w:ascii="Times New Roman" w:hAnsi="Times New Roman"/>
              </w:rPr>
              <w:t>Institutional Commitment</w:t>
            </w:r>
          </w:p>
        </w:tc>
      </w:tr>
      <w:tr w:rsidR="00766DA4" w:rsidRPr="00127044">
        <w:tc>
          <w:tcPr>
            <w:tcW w:w="4788" w:type="dxa"/>
            <w:tcBorders>
              <w:top w:val="single" w:sz="8" w:space="0" w:color="auto"/>
            </w:tcBorders>
          </w:tcPr>
          <w:p w:rsidR="00766DA4" w:rsidRPr="00127044" w:rsidRDefault="00172838" w:rsidP="00775D7C">
            <w:pPr>
              <w:rPr>
                <w:rFonts w:ascii="Times New Roman" w:hAnsi="Times New Roman"/>
                <w:i/>
              </w:rPr>
            </w:pPr>
            <w:r w:rsidRPr="00127044">
              <w:rPr>
                <w:rFonts w:ascii="Times New Roman" w:hAnsi="Times New Roman"/>
                <w:i/>
              </w:rPr>
              <w:t>Cabrera, Nora, and Castañeda</w:t>
            </w:r>
          </w:p>
        </w:tc>
        <w:tc>
          <w:tcPr>
            <w:tcW w:w="4788" w:type="dxa"/>
            <w:tcBorders>
              <w:top w:val="single" w:sz="8" w:space="0" w:color="auto"/>
            </w:tcBorders>
          </w:tcPr>
          <w:p w:rsidR="00766DA4" w:rsidRPr="00127044" w:rsidRDefault="00766DA4" w:rsidP="00775D7C">
            <w:pPr>
              <w:rPr>
                <w:rFonts w:ascii="Times New Roman" w:hAnsi="Times New Roman"/>
                <w:i/>
              </w:rPr>
            </w:pPr>
            <w:r w:rsidRPr="00127044">
              <w:rPr>
                <w:rFonts w:ascii="Times New Roman" w:hAnsi="Times New Roman"/>
                <w:i/>
              </w:rPr>
              <w:t>Emmons</w:t>
            </w:r>
          </w:p>
        </w:tc>
      </w:tr>
      <w:tr w:rsidR="00766DA4" w:rsidRPr="00127044">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Confidence on institutional choice</w:t>
            </w:r>
          </w:p>
          <w:p w:rsidR="00322020" w:rsidRPr="00127044" w:rsidRDefault="00322020" w:rsidP="00775D7C">
            <w:pPr>
              <w:rPr>
                <w:rFonts w:ascii="Times New Roman" w:hAnsi="Times New Roman"/>
              </w:rPr>
            </w:pPr>
            <w:r w:rsidRPr="00127044">
              <w:rPr>
                <w:rFonts w:ascii="Times New Roman" w:hAnsi="Times New Roman"/>
              </w:rPr>
              <w:lastRenderedPageBreak/>
              <w:t>Institutional Fit and Quality</w:t>
            </w:r>
          </w:p>
        </w:tc>
        <w:tc>
          <w:tcPr>
            <w:tcW w:w="4788" w:type="dxa"/>
            <w:tcBorders>
              <w:bottom w:val="single" w:sz="8" w:space="0" w:color="auto"/>
            </w:tcBorders>
          </w:tcPr>
          <w:p w:rsidR="00766DA4" w:rsidRPr="00127044" w:rsidRDefault="00E44032" w:rsidP="00775D7C">
            <w:pPr>
              <w:rPr>
                <w:rFonts w:ascii="Times New Roman" w:hAnsi="Times New Roman"/>
              </w:rPr>
            </w:pPr>
            <w:r w:rsidRPr="00127044">
              <w:rPr>
                <w:rFonts w:ascii="Times New Roman" w:hAnsi="Times New Roman"/>
              </w:rPr>
              <w:lastRenderedPageBreak/>
              <w:t>Relationships with other students</w:t>
            </w:r>
          </w:p>
          <w:p w:rsidR="00E44032" w:rsidRPr="00127044" w:rsidRDefault="00E44032" w:rsidP="00775D7C">
            <w:pPr>
              <w:rPr>
                <w:rFonts w:ascii="Times New Roman" w:hAnsi="Times New Roman"/>
              </w:rPr>
            </w:pPr>
            <w:r w:rsidRPr="00127044">
              <w:rPr>
                <w:rFonts w:ascii="Times New Roman" w:hAnsi="Times New Roman"/>
              </w:rPr>
              <w:lastRenderedPageBreak/>
              <w:t>Relationships with faculty</w:t>
            </w:r>
          </w:p>
          <w:p w:rsidR="00E44032" w:rsidRPr="00127044" w:rsidRDefault="00E44032" w:rsidP="00775D7C">
            <w:pPr>
              <w:rPr>
                <w:rFonts w:ascii="Times New Roman" w:hAnsi="Times New Roman"/>
              </w:rPr>
            </w:pPr>
            <w:r w:rsidRPr="00127044">
              <w:rPr>
                <w:rFonts w:ascii="Times New Roman" w:hAnsi="Times New Roman"/>
              </w:rPr>
              <w:t>Relationships with administrators</w:t>
            </w:r>
          </w:p>
          <w:p w:rsidR="00E44032" w:rsidRPr="00127044" w:rsidRDefault="00E44032" w:rsidP="00775D7C">
            <w:pPr>
              <w:rPr>
                <w:rFonts w:ascii="Times New Roman" w:hAnsi="Times New Roman"/>
              </w:rPr>
            </w:pPr>
            <w:r w:rsidRPr="00127044">
              <w:rPr>
                <w:rFonts w:ascii="Times New Roman" w:hAnsi="Times New Roman"/>
              </w:rPr>
              <w:t>Institutional support</w:t>
            </w:r>
          </w:p>
        </w:tc>
      </w:tr>
      <w:tr w:rsidR="00766DA4" w:rsidRPr="00127044">
        <w:tc>
          <w:tcPr>
            <w:tcW w:w="9576" w:type="dxa"/>
            <w:gridSpan w:val="2"/>
            <w:tcBorders>
              <w:top w:val="single" w:sz="8" w:space="0" w:color="auto"/>
              <w:bottom w:val="single" w:sz="8" w:space="0" w:color="auto"/>
            </w:tcBorders>
          </w:tcPr>
          <w:p w:rsidR="00766DA4" w:rsidRPr="00127044" w:rsidRDefault="00766DA4" w:rsidP="00775D7C">
            <w:pPr>
              <w:jc w:val="center"/>
              <w:rPr>
                <w:rFonts w:ascii="Times New Roman" w:hAnsi="Times New Roman"/>
              </w:rPr>
            </w:pPr>
            <w:r w:rsidRPr="00127044">
              <w:rPr>
                <w:rFonts w:ascii="Times New Roman" w:hAnsi="Times New Roman"/>
              </w:rPr>
              <w:lastRenderedPageBreak/>
              <w:t>Intent to Persist</w:t>
            </w:r>
          </w:p>
        </w:tc>
      </w:tr>
      <w:tr w:rsidR="00766DA4" w:rsidRPr="00127044">
        <w:tc>
          <w:tcPr>
            <w:tcW w:w="4788" w:type="dxa"/>
            <w:tcBorders>
              <w:top w:val="single" w:sz="8" w:space="0" w:color="auto"/>
            </w:tcBorders>
          </w:tcPr>
          <w:p w:rsidR="00766DA4" w:rsidRPr="00127044" w:rsidRDefault="00172838" w:rsidP="00775D7C">
            <w:pPr>
              <w:rPr>
                <w:rFonts w:ascii="Times New Roman" w:hAnsi="Times New Roman"/>
                <w:i/>
              </w:rPr>
            </w:pPr>
            <w:r w:rsidRPr="00127044">
              <w:rPr>
                <w:rFonts w:ascii="Times New Roman" w:hAnsi="Times New Roman"/>
                <w:i/>
              </w:rPr>
              <w:t>Cabrera, Nora, and Castañeda</w:t>
            </w:r>
          </w:p>
        </w:tc>
        <w:tc>
          <w:tcPr>
            <w:tcW w:w="4788" w:type="dxa"/>
            <w:tcBorders>
              <w:top w:val="single" w:sz="8" w:space="0" w:color="auto"/>
            </w:tcBorders>
          </w:tcPr>
          <w:p w:rsidR="00766DA4" w:rsidRPr="00127044" w:rsidRDefault="00766DA4" w:rsidP="00775D7C">
            <w:pPr>
              <w:rPr>
                <w:rFonts w:ascii="Times New Roman" w:hAnsi="Times New Roman"/>
                <w:i/>
              </w:rPr>
            </w:pPr>
            <w:r w:rsidRPr="00127044">
              <w:rPr>
                <w:rFonts w:ascii="Times New Roman" w:hAnsi="Times New Roman"/>
                <w:i/>
              </w:rPr>
              <w:t>Emmons</w:t>
            </w:r>
          </w:p>
        </w:tc>
      </w:tr>
      <w:tr w:rsidR="00766DA4" w:rsidRPr="00127044">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Likely to re-enroll</w:t>
            </w:r>
          </w:p>
        </w:tc>
        <w:tc>
          <w:tcPr>
            <w:tcW w:w="4788" w:type="dxa"/>
            <w:tcBorders>
              <w:bottom w:val="single" w:sz="8" w:space="0" w:color="auto"/>
            </w:tcBorders>
          </w:tcPr>
          <w:p w:rsidR="00322020" w:rsidRPr="00127044" w:rsidRDefault="00322020" w:rsidP="00775D7C">
            <w:pPr>
              <w:rPr>
                <w:rFonts w:ascii="Times New Roman" w:hAnsi="Times New Roman"/>
              </w:rPr>
            </w:pPr>
            <w:r w:rsidRPr="00127044">
              <w:rPr>
                <w:rFonts w:ascii="Times New Roman" w:hAnsi="Times New Roman"/>
              </w:rPr>
              <w:t>Satisfaction</w:t>
            </w:r>
          </w:p>
        </w:tc>
      </w:tr>
      <w:tr w:rsidR="00766DA4" w:rsidRPr="00127044">
        <w:tc>
          <w:tcPr>
            <w:tcW w:w="9576" w:type="dxa"/>
            <w:gridSpan w:val="2"/>
            <w:tcBorders>
              <w:top w:val="single" w:sz="8" w:space="0" w:color="auto"/>
              <w:bottom w:val="single" w:sz="8" w:space="0" w:color="auto"/>
            </w:tcBorders>
          </w:tcPr>
          <w:p w:rsidR="00766DA4" w:rsidRPr="00127044" w:rsidRDefault="00766DA4" w:rsidP="00775D7C">
            <w:pPr>
              <w:jc w:val="center"/>
              <w:rPr>
                <w:rFonts w:ascii="Times New Roman" w:hAnsi="Times New Roman"/>
              </w:rPr>
            </w:pPr>
            <w:r w:rsidRPr="00127044">
              <w:rPr>
                <w:rFonts w:ascii="Times New Roman" w:hAnsi="Times New Roman"/>
              </w:rPr>
              <w:t>Persistence</w:t>
            </w:r>
          </w:p>
        </w:tc>
      </w:tr>
      <w:tr w:rsidR="00766DA4" w:rsidRPr="00127044">
        <w:tc>
          <w:tcPr>
            <w:tcW w:w="4788" w:type="dxa"/>
            <w:tcBorders>
              <w:top w:val="single" w:sz="8" w:space="0" w:color="auto"/>
            </w:tcBorders>
          </w:tcPr>
          <w:p w:rsidR="00766DA4" w:rsidRPr="00127044" w:rsidRDefault="00172838" w:rsidP="00775D7C">
            <w:pPr>
              <w:rPr>
                <w:rFonts w:ascii="Times New Roman" w:hAnsi="Times New Roman"/>
                <w:i/>
              </w:rPr>
            </w:pPr>
            <w:r w:rsidRPr="00127044">
              <w:rPr>
                <w:rFonts w:ascii="Times New Roman" w:hAnsi="Times New Roman"/>
                <w:i/>
              </w:rPr>
              <w:t>Cabrera, Nora, and Castañeda</w:t>
            </w:r>
          </w:p>
        </w:tc>
        <w:tc>
          <w:tcPr>
            <w:tcW w:w="4788" w:type="dxa"/>
            <w:tcBorders>
              <w:top w:val="single" w:sz="8" w:space="0" w:color="auto"/>
            </w:tcBorders>
          </w:tcPr>
          <w:p w:rsidR="00766DA4" w:rsidRPr="00127044" w:rsidRDefault="00766DA4" w:rsidP="00775D7C">
            <w:pPr>
              <w:rPr>
                <w:rFonts w:ascii="Times New Roman" w:hAnsi="Times New Roman"/>
                <w:i/>
              </w:rPr>
            </w:pPr>
            <w:r w:rsidRPr="00127044">
              <w:rPr>
                <w:rFonts w:ascii="Times New Roman" w:hAnsi="Times New Roman"/>
                <w:i/>
              </w:rPr>
              <w:t>Emmons</w:t>
            </w:r>
          </w:p>
        </w:tc>
      </w:tr>
      <w:tr w:rsidR="00766DA4" w:rsidRPr="00127044">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Re-enrollment at the institution</w:t>
            </w:r>
          </w:p>
        </w:tc>
        <w:tc>
          <w:tcPr>
            <w:tcW w:w="4788" w:type="dxa"/>
            <w:tcBorders>
              <w:bottom w:val="single" w:sz="8" w:space="0" w:color="auto"/>
            </w:tcBorders>
          </w:tcPr>
          <w:p w:rsidR="00766DA4" w:rsidRPr="00127044" w:rsidRDefault="00322020" w:rsidP="00775D7C">
            <w:pPr>
              <w:rPr>
                <w:rFonts w:ascii="Times New Roman" w:hAnsi="Times New Roman"/>
              </w:rPr>
            </w:pPr>
            <w:r w:rsidRPr="00127044">
              <w:rPr>
                <w:rFonts w:ascii="Times New Roman" w:hAnsi="Times New Roman"/>
              </w:rPr>
              <w:t>Retention rate at institution</w:t>
            </w:r>
          </w:p>
          <w:p w:rsidR="00322020" w:rsidRPr="00127044" w:rsidRDefault="00322020" w:rsidP="00775D7C">
            <w:pPr>
              <w:rPr>
                <w:rFonts w:ascii="Times New Roman" w:hAnsi="Times New Roman"/>
              </w:rPr>
            </w:pPr>
            <w:r w:rsidRPr="00127044">
              <w:rPr>
                <w:rFonts w:ascii="Times New Roman" w:hAnsi="Times New Roman"/>
              </w:rPr>
              <w:t>Graduation rate at institution</w:t>
            </w:r>
          </w:p>
        </w:tc>
      </w:tr>
    </w:tbl>
    <w:p w:rsidR="00380622" w:rsidRPr="00127044" w:rsidRDefault="00380622" w:rsidP="006D18F0">
      <w:pPr>
        <w:ind w:firstLine="720"/>
        <w:rPr>
          <w:rFonts w:ascii="Times New Roman" w:hAnsi="Times New Roman"/>
        </w:rPr>
      </w:pPr>
    </w:p>
    <w:p w:rsidR="008F6AAB" w:rsidRPr="00127044" w:rsidRDefault="00EA3CAC" w:rsidP="001F032E">
      <w:pPr>
        <w:spacing w:line="480" w:lineRule="auto"/>
        <w:rPr>
          <w:rFonts w:ascii="Times New Roman" w:hAnsi="Times New Roman"/>
        </w:rPr>
      </w:pPr>
      <w:r w:rsidRPr="00127044">
        <w:rPr>
          <w:rFonts w:ascii="Times New Roman" w:hAnsi="Times New Roman"/>
        </w:rPr>
        <w:t xml:space="preserve">Third is the fact that the </w:t>
      </w:r>
      <w:r w:rsidR="004F78DE" w:rsidRPr="00127044">
        <w:rPr>
          <w:rFonts w:ascii="Times New Roman" w:hAnsi="Times New Roman"/>
        </w:rPr>
        <w:t xml:space="preserve">Cabrera, Nora, and Castañeda </w: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 </w:instrText>
      </w:r>
      <w:r w:rsidR="00E6099C" w:rsidRPr="00127044">
        <w:rPr>
          <w:rFonts w:ascii="Times New Roman" w:hAnsi="Times New Roman"/>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747ABA" w:rsidRPr="00127044">
        <w:rPr>
          <w:rFonts w:ascii="Times New Roman" w:hAnsi="Times New Roman"/>
        </w:rPr>
        <w:instrText xml:space="preserve"> ADDIN EN.CITE.DATA </w:instrText>
      </w:r>
      <w:r w:rsidR="00E6099C" w:rsidRPr="00127044">
        <w:rPr>
          <w:rFonts w:ascii="Times New Roman" w:hAnsi="Times New Roman"/>
        </w:rPr>
      </w:r>
      <w:r w:rsidR="00E6099C" w:rsidRPr="00127044">
        <w:rPr>
          <w:rFonts w:ascii="Times New Roman" w:hAnsi="Times New Roman"/>
        </w:rPr>
        <w:fldChar w:fldCharType="end"/>
      </w:r>
      <w:r w:rsidR="00E6099C" w:rsidRPr="00127044">
        <w:rPr>
          <w:rFonts w:ascii="Times New Roman" w:hAnsi="Times New Roman"/>
        </w:rPr>
      </w:r>
      <w:r w:rsidR="00E6099C" w:rsidRPr="00127044">
        <w:rPr>
          <w:rFonts w:ascii="Times New Roman" w:hAnsi="Times New Roman"/>
        </w:rPr>
        <w:fldChar w:fldCharType="separate"/>
      </w:r>
      <w:r w:rsidR="004F78DE" w:rsidRPr="00127044">
        <w:rPr>
          <w:rFonts w:ascii="Times New Roman" w:hAnsi="Times New Roman"/>
          <w:noProof/>
        </w:rPr>
        <w:t>(</w:t>
      </w:r>
      <w:hyperlink w:anchor="_ENREF_29" w:tooltip="Cabrera, 1993 #43" w:history="1">
        <w:r w:rsidR="00886D37" w:rsidRPr="00127044">
          <w:rPr>
            <w:rFonts w:ascii="Times New Roman" w:hAnsi="Times New Roman"/>
            <w:noProof/>
          </w:rPr>
          <w:t>1993</w:t>
        </w:r>
      </w:hyperlink>
      <w:r w:rsidR="004F78DE" w:rsidRPr="00127044">
        <w:rPr>
          <w:rFonts w:ascii="Times New Roman" w:hAnsi="Times New Roman"/>
          <w:noProof/>
        </w:rPr>
        <w:t>)</w:t>
      </w:r>
      <w:r w:rsidR="00E6099C" w:rsidRPr="00127044">
        <w:rPr>
          <w:rFonts w:ascii="Times New Roman" w:hAnsi="Times New Roman"/>
        </w:rPr>
        <w:fldChar w:fldCharType="end"/>
      </w:r>
      <w:r w:rsidR="004F78DE" w:rsidRPr="00127044">
        <w:rPr>
          <w:rFonts w:ascii="Times New Roman" w:hAnsi="Times New Roman"/>
        </w:rPr>
        <w:t xml:space="preserve"> </w:t>
      </w:r>
      <w:r w:rsidR="00284407" w:rsidRPr="00127044">
        <w:rPr>
          <w:rFonts w:ascii="Times New Roman" w:hAnsi="Times New Roman"/>
        </w:rPr>
        <w:t>study</w:t>
      </w:r>
      <w:r w:rsidRPr="00127044">
        <w:rPr>
          <w:rFonts w:ascii="Times New Roman" w:hAnsi="Times New Roman"/>
        </w:rPr>
        <w:t xml:space="preserve"> asked questions of individual students while my study analyzed data at the institutional level. There is a distinct possibility that </w:t>
      </w:r>
      <w:r w:rsidR="00BC6DAC" w:rsidRPr="00127044">
        <w:rPr>
          <w:rFonts w:ascii="Times New Roman" w:hAnsi="Times New Roman"/>
        </w:rPr>
        <w:t>connections and relationships</w:t>
      </w:r>
      <w:r w:rsidRPr="00127044">
        <w:rPr>
          <w:rFonts w:ascii="Times New Roman" w:hAnsi="Times New Roman"/>
        </w:rPr>
        <w:t xml:space="preserve"> are lo</w:t>
      </w:r>
      <w:r w:rsidR="00BC6DAC" w:rsidRPr="00127044">
        <w:rPr>
          <w:rFonts w:ascii="Times New Roman" w:hAnsi="Times New Roman"/>
        </w:rPr>
        <w:t>st when figures are aggregated. The return of an individual student who is well integrated into the academic life of campus for a second year of school may not be reflected in the overall retention rates for their students. This is particularly true if the original sample was not truly random.</w:t>
      </w:r>
    </w:p>
    <w:p w:rsidR="00A32AD6" w:rsidRPr="00127044" w:rsidRDefault="00A32AD6" w:rsidP="00DF7238">
      <w:pPr>
        <w:spacing w:line="480" w:lineRule="auto"/>
        <w:ind w:firstLine="720"/>
        <w:rPr>
          <w:rFonts w:ascii="Times New Roman" w:hAnsi="Times New Roman"/>
        </w:rPr>
      </w:pPr>
      <w:r w:rsidRPr="00127044">
        <w:rPr>
          <w:rFonts w:ascii="Times New Roman" w:hAnsi="Times New Roman"/>
        </w:rPr>
        <w:t xml:space="preserve">Regardless of the explanation, the Cabrera model </w:t>
      </w:r>
      <w:r w:rsidR="001F032E" w:rsidRPr="00127044">
        <w:rPr>
          <w:rFonts w:ascii="Times New Roman" w:hAnsi="Times New Roman"/>
        </w:rPr>
        <w:t>did</w:t>
      </w:r>
      <w:r w:rsidRPr="00127044">
        <w:rPr>
          <w:rFonts w:ascii="Times New Roman" w:hAnsi="Times New Roman"/>
        </w:rPr>
        <w:t xml:space="preserve"> not fit this sample with these indicators. It </w:t>
      </w:r>
      <w:r w:rsidR="001F032E" w:rsidRPr="00127044">
        <w:rPr>
          <w:rFonts w:ascii="Times New Roman" w:hAnsi="Times New Roman"/>
        </w:rPr>
        <w:t>was</w:t>
      </w:r>
      <w:r w:rsidRPr="00127044">
        <w:rPr>
          <w:rFonts w:ascii="Times New Roman" w:hAnsi="Times New Roman"/>
        </w:rPr>
        <w:t xml:space="preserve"> therefore worth exploring whether these observed measures show</w:t>
      </w:r>
      <w:r w:rsidR="001F032E" w:rsidRPr="00127044">
        <w:rPr>
          <w:rFonts w:ascii="Times New Roman" w:hAnsi="Times New Roman"/>
        </w:rPr>
        <w:t>ed</w:t>
      </w:r>
      <w:r w:rsidRPr="00127044">
        <w:rPr>
          <w:rFonts w:ascii="Times New Roman" w:hAnsi="Times New Roman"/>
        </w:rPr>
        <w:t xml:space="preserve"> a relationship to student persistence using </w:t>
      </w:r>
      <w:r w:rsidR="00483F5B" w:rsidRPr="00127044">
        <w:rPr>
          <w:rFonts w:ascii="Times New Roman" w:hAnsi="Times New Roman"/>
        </w:rPr>
        <w:t>multiple regression</w:t>
      </w:r>
      <w:r w:rsidRPr="00127044">
        <w:rPr>
          <w:rFonts w:ascii="Times New Roman" w:hAnsi="Times New Roman"/>
        </w:rPr>
        <w:t>.</w:t>
      </w:r>
    </w:p>
    <w:p w:rsidR="00721FD3" w:rsidRPr="00127044" w:rsidRDefault="00721FD3" w:rsidP="00F61D7C">
      <w:pPr>
        <w:pStyle w:val="Heading2fordissertation"/>
      </w:pPr>
      <w:bookmarkStart w:id="262" w:name="_Toc357082423"/>
      <w:r w:rsidRPr="00127044">
        <w:t>Multiple Regression</w:t>
      </w:r>
      <w:bookmarkEnd w:id="262"/>
    </w:p>
    <w:p w:rsidR="001E49C5" w:rsidRPr="00127044" w:rsidRDefault="002F4F29" w:rsidP="001E49C5">
      <w:pPr>
        <w:spacing w:line="480" w:lineRule="auto"/>
        <w:ind w:firstLine="720"/>
        <w:rPr>
          <w:rFonts w:ascii="Times New Roman" w:hAnsi="Times New Roman"/>
        </w:rPr>
      </w:pPr>
      <w:r w:rsidRPr="00127044">
        <w:rPr>
          <w:rFonts w:ascii="Times New Roman" w:hAnsi="Times New Roman"/>
        </w:rPr>
        <w:t xml:space="preserve">I </w:t>
      </w:r>
      <w:r w:rsidR="003B419E" w:rsidRPr="00127044">
        <w:rPr>
          <w:rFonts w:ascii="Times New Roman" w:hAnsi="Times New Roman"/>
        </w:rPr>
        <w:t>fit a taxonomy of multiple regression models</w:t>
      </w:r>
      <w:r w:rsidRPr="00127044">
        <w:rPr>
          <w:rFonts w:ascii="Times New Roman" w:hAnsi="Times New Roman"/>
        </w:rPr>
        <w:t xml:space="preserve"> in order </w:t>
      </w:r>
      <w:r w:rsidR="00721FD3" w:rsidRPr="00127044">
        <w:rPr>
          <w:rFonts w:ascii="Times New Roman" w:hAnsi="Times New Roman"/>
        </w:rPr>
        <w:t>to analyze the relationship</w:t>
      </w:r>
      <w:r w:rsidR="003B419E" w:rsidRPr="00127044">
        <w:rPr>
          <w:rFonts w:ascii="Times New Roman" w:hAnsi="Times New Roman"/>
        </w:rPr>
        <w:t>s</w:t>
      </w:r>
      <w:r w:rsidR="00721FD3" w:rsidRPr="00127044">
        <w:rPr>
          <w:rFonts w:ascii="Times New Roman" w:hAnsi="Times New Roman"/>
        </w:rPr>
        <w:t xml:space="preserve"> between the dependent variable of graduation and the independent variables</w:t>
      </w:r>
      <w:r w:rsidR="009254B9" w:rsidRPr="00127044">
        <w:rPr>
          <w:rFonts w:ascii="Times New Roman" w:hAnsi="Times New Roman"/>
        </w:rPr>
        <w:t xml:space="preserve"> from the SEM model</w:t>
      </w:r>
      <w:r w:rsidRPr="00127044">
        <w:rPr>
          <w:rFonts w:ascii="Times New Roman" w:hAnsi="Times New Roman"/>
        </w:rPr>
        <w:t xml:space="preserve">. </w:t>
      </w:r>
      <w:r w:rsidR="00EB3329" w:rsidRPr="00127044">
        <w:rPr>
          <w:rFonts w:ascii="Times New Roman" w:hAnsi="Times New Roman"/>
        </w:rPr>
        <w:t xml:space="preserve">For the library, I used ratios for all four variables. </w:t>
      </w:r>
      <w:r w:rsidRPr="00127044">
        <w:rPr>
          <w:rFonts w:ascii="Times New Roman" w:hAnsi="Times New Roman"/>
        </w:rPr>
        <w:t xml:space="preserve">I </w:t>
      </w:r>
      <w:r w:rsidR="003B419E" w:rsidRPr="00127044">
        <w:rPr>
          <w:rFonts w:ascii="Times New Roman" w:hAnsi="Times New Roman"/>
        </w:rPr>
        <w:t xml:space="preserve">also wanted to </w:t>
      </w:r>
      <w:r w:rsidRPr="00127044">
        <w:rPr>
          <w:rFonts w:ascii="Times New Roman" w:hAnsi="Times New Roman"/>
        </w:rPr>
        <w:t xml:space="preserve">measure the combined impact of the variables used to describe each </w:t>
      </w:r>
      <w:r w:rsidR="00721FD3" w:rsidRPr="00127044">
        <w:rPr>
          <w:rFonts w:ascii="Times New Roman" w:hAnsi="Times New Roman"/>
        </w:rPr>
        <w:t xml:space="preserve">construct in </w:t>
      </w:r>
      <w:r w:rsidRPr="00127044">
        <w:rPr>
          <w:rFonts w:ascii="Times New Roman" w:hAnsi="Times New Roman"/>
        </w:rPr>
        <w:t>my original</w:t>
      </w:r>
      <w:r w:rsidR="00721FD3" w:rsidRPr="00127044">
        <w:rPr>
          <w:rFonts w:ascii="Times New Roman" w:hAnsi="Times New Roman"/>
        </w:rPr>
        <w:t xml:space="preserve"> model</w:t>
      </w:r>
      <w:r w:rsidR="001E49C5" w:rsidRPr="00127044">
        <w:rPr>
          <w:rFonts w:ascii="Times New Roman" w:hAnsi="Times New Roman"/>
        </w:rPr>
        <w:t xml:space="preserve">. </w:t>
      </w:r>
      <w:r w:rsidR="0088146B" w:rsidRPr="00127044">
        <w:rPr>
          <w:rFonts w:ascii="Times New Roman" w:hAnsi="Times New Roman"/>
        </w:rPr>
        <w:t xml:space="preserve">Note </w:t>
      </w:r>
      <w:r w:rsidR="000E4AAB" w:rsidRPr="00127044">
        <w:rPr>
          <w:rFonts w:ascii="Times New Roman" w:hAnsi="Times New Roman"/>
        </w:rPr>
        <w:t>tha</w:t>
      </w:r>
      <w:r w:rsidR="006F3DD8" w:rsidRPr="00127044">
        <w:rPr>
          <w:rFonts w:ascii="Times New Roman" w:hAnsi="Times New Roman"/>
        </w:rPr>
        <w:t>t I used only experience as an Intent to P</w:t>
      </w:r>
      <w:r w:rsidR="000E4AAB" w:rsidRPr="00127044">
        <w:rPr>
          <w:rFonts w:ascii="Times New Roman" w:hAnsi="Times New Roman"/>
        </w:rPr>
        <w:t>ersist</w:t>
      </w:r>
      <w:r w:rsidR="0088146B" w:rsidRPr="00127044">
        <w:rPr>
          <w:rFonts w:ascii="Times New Roman" w:hAnsi="Times New Roman"/>
        </w:rPr>
        <w:t xml:space="preserve"> variable, as it was </w:t>
      </w:r>
      <w:r w:rsidR="0088146B" w:rsidRPr="00127044">
        <w:rPr>
          <w:rFonts w:ascii="Times New Roman" w:hAnsi="Times New Roman"/>
        </w:rPr>
        <w:lastRenderedPageBreak/>
        <w:t>too collinear with return to include both (</w:t>
      </w:r>
      <w:r w:rsidR="003B419E" w:rsidRPr="00127044">
        <w:rPr>
          <w:rFonts w:ascii="Times New Roman" w:hAnsi="Times New Roman"/>
        </w:rPr>
        <w:t xml:space="preserve">r = </w:t>
      </w:r>
      <w:r w:rsidR="0088146B" w:rsidRPr="00127044">
        <w:rPr>
          <w:rFonts w:ascii="Times New Roman" w:hAnsi="Times New Roman"/>
        </w:rPr>
        <w:t xml:space="preserve">.854). </w:t>
      </w:r>
      <w:r w:rsidR="001E49C5" w:rsidRPr="00127044">
        <w:rPr>
          <w:rFonts w:ascii="Times New Roman" w:hAnsi="Times New Roman"/>
        </w:rPr>
        <w:t xml:space="preserve">See </w:t>
      </w:r>
      <w:r w:rsidR="007107F9" w:rsidRPr="00127044">
        <w:rPr>
          <w:rFonts w:ascii="Times New Roman" w:hAnsi="Times New Roman"/>
        </w:rPr>
        <w:t>Table</w:t>
      </w:r>
      <w:r w:rsidR="001E49C5" w:rsidRPr="00127044">
        <w:rPr>
          <w:rFonts w:ascii="Times New Roman" w:hAnsi="Times New Roman"/>
        </w:rPr>
        <w:t xml:space="preserve"> </w:t>
      </w:r>
      <w:r w:rsidR="00213EC4" w:rsidRPr="00127044">
        <w:rPr>
          <w:rFonts w:ascii="Times New Roman" w:hAnsi="Times New Roman"/>
        </w:rPr>
        <w:t>42</w:t>
      </w:r>
      <w:r w:rsidR="001E49C5" w:rsidRPr="00127044">
        <w:rPr>
          <w:rFonts w:ascii="Times New Roman" w:hAnsi="Times New Roman"/>
        </w:rPr>
        <w:t xml:space="preserve"> for </w:t>
      </w:r>
      <w:r w:rsidR="00A0260A" w:rsidRPr="00127044">
        <w:rPr>
          <w:rFonts w:ascii="Times New Roman" w:hAnsi="Times New Roman"/>
        </w:rPr>
        <w:t xml:space="preserve">the </w:t>
      </w:r>
      <w:r w:rsidR="001E49C5" w:rsidRPr="00127044">
        <w:rPr>
          <w:rFonts w:ascii="Times New Roman" w:hAnsi="Times New Roman"/>
        </w:rPr>
        <w:t>list of variables included in each model.</w:t>
      </w:r>
    </w:p>
    <w:p w:rsidR="00B82F7D" w:rsidRPr="00127044" w:rsidRDefault="00442EDE" w:rsidP="00E96A63">
      <w:pPr>
        <w:pStyle w:val="TableCaption"/>
      </w:pPr>
      <w:bookmarkStart w:id="263" w:name="_Toc321814488"/>
      <w:r w:rsidRPr="00127044">
        <w:t xml:space="preserve">Table </w:t>
      </w:r>
      <w:r w:rsidR="00213EC4" w:rsidRPr="00127044">
        <w:t>42</w:t>
      </w:r>
      <w:r w:rsidRPr="00127044">
        <w:t>:</w:t>
      </w:r>
      <w:bookmarkEnd w:id="263"/>
      <w:r w:rsidRPr="00127044">
        <w:t xml:space="preserve"> </w:t>
      </w:r>
    </w:p>
    <w:p w:rsidR="00442EDE" w:rsidRPr="00127044" w:rsidRDefault="003B419E" w:rsidP="00E96A63">
      <w:pPr>
        <w:pStyle w:val="TableCaption"/>
        <w:rPr>
          <w:i/>
        </w:rPr>
      </w:pPr>
      <w:bookmarkStart w:id="264" w:name="_Toc321814489"/>
      <w:r w:rsidRPr="00127044">
        <w:rPr>
          <w:i/>
        </w:rPr>
        <w:t xml:space="preserve">A Taxonomy of </w:t>
      </w:r>
      <w:r w:rsidR="001E49C5" w:rsidRPr="00127044">
        <w:rPr>
          <w:i/>
        </w:rPr>
        <w:t>Multiple Regression</w:t>
      </w:r>
      <w:r w:rsidRPr="00127044">
        <w:rPr>
          <w:i/>
        </w:rPr>
        <w:t xml:space="preserve"> Models Where</w:t>
      </w:r>
      <w:r w:rsidR="001E49C5" w:rsidRPr="00127044">
        <w:rPr>
          <w:i/>
        </w:rPr>
        <w:t xml:space="preserve"> Graduation</w:t>
      </w:r>
      <w:r w:rsidRPr="00127044">
        <w:rPr>
          <w:i/>
        </w:rPr>
        <w:t xml:space="preserve"> Rate is the Outcome</w:t>
      </w:r>
      <w:bookmarkEnd w:id="264"/>
    </w:p>
    <w:tbl>
      <w:tblPr>
        <w:tblW w:w="6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4"/>
        <w:gridCol w:w="6076"/>
      </w:tblGrid>
      <w:tr w:rsidR="00442EDE" w:rsidRPr="00127044">
        <w:trPr>
          <w:cantSplit/>
        </w:trPr>
        <w:tc>
          <w:tcPr>
            <w:tcW w:w="764" w:type="dxa"/>
            <w:tcBorders>
              <w:left w:val="nil"/>
              <w:right w:val="nil"/>
            </w:tcBorders>
            <w:shd w:val="clear" w:color="auto" w:fill="FFFFFF"/>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6076" w:type="dxa"/>
            <w:tcBorders>
              <w:left w:val="nil"/>
              <w:right w:val="nil"/>
            </w:tcBorders>
            <w:shd w:val="clear" w:color="auto" w:fill="FFFFFF"/>
          </w:tcPr>
          <w:p w:rsidR="00442EDE" w:rsidRPr="00127044" w:rsidRDefault="00442EDE" w:rsidP="00442EDE">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Variables Entered</w:t>
            </w:r>
          </w:p>
        </w:tc>
      </w:tr>
      <w:tr w:rsidR="00442EDE" w:rsidRPr="00127044">
        <w:trPr>
          <w:cantSplit/>
        </w:trPr>
        <w:tc>
          <w:tcPr>
            <w:tcW w:w="764" w:type="dxa"/>
            <w:tcBorders>
              <w:left w:val="nil"/>
              <w:bottom w:val="nil"/>
              <w:right w:val="nil"/>
            </w:tcBorders>
            <w:shd w:val="clear" w:color="auto" w:fill="FFFFFF"/>
            <w:vAlign w:val="center"/>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1</w:t>
            </w:r>
          </w:p>
        </w:tc>
        <w:tc>
          <w:tcPr>
            <w:tcW w:w="6076" w:type="dxa"/>
            <w:tcBorders>
              <w:left w:val="nil"/>
              <w:bottom w:val="nil"/>
              <w:right w:val="nil"/>
            </w:tcBorders>
            <w:shd w:val="clear" w:color="auto" w:fill="FFFFFF"/>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 Librarians, Circulation, Expenditures</w:t>
            </w:r>
          </w:p>
        </w:tc>
      </w:tr>
      <w:tr w:rsidR="00442EDE" w:rsidRPr="00127044">
        <w:trPr>
          <w:cantSplit/>
        </w:trPr>
        <w:tc>
          <w:tcPr>
            <w:tcW w:w="764" w:type="dxa"/>
            <w:tcBorders>
              <w:top w:val="nil"/>
              <w:left w:val="nil"/>
              <w:bottom w:val="nil"/>
              <w:right w:val="nil"/>
            </w:tcBorders>
            <w:shd w:val="clear" w:color="auto" w:fill="FFFFFF"/>
            <w:vAlign w:val="center"/>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2</w:t>
            </w:r>
          </w:p>
        </w:tc>
        <w:tc>
          <w:tcPr>
            <w:tcW w:w="6076" w:type="dxa"/>
            <w:tcBorders>
              <w:top w:val="nil"/>
              <w:left w:val="nil"/>
              <w:bottom w:val="nil"/>
              <w:right w:val="nil"/>
            </w:tcBorders>
            <w:shd w:val="clear" w:color="auto" w:fill="FFFFFF"/>
          </w:tcPr>
          <w:p w:rsidR="00442EDE" w:rsidRPr="00127044" w:rsidRDefault="003B419E" w:rsidP="006F3DD8">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 xml:space="preserve">Variables from Model 1 plus </w:t>
            </w:r>
            <w:r w:rsidR="00442EDE" w:rsidRPr="00127044">
              <w:rPr>
                <w:rFonts w:ascii="Times New Roman" w:hAnsi="Times New Roman"/>
                <w:color w:val="000000"/>
                <w:szCs w:val="24"/>
              </w:rPr>
              <w:t>Bloom, Critical</w:t>
            </w:r>
            <w:r w:rsidR="006F3DD8" w:rsidRPr="00127044">
              <w:rPr>
                <w:rFonts w:ascii="Times New Roman" w:hAnsi="Times New Roman"/>
                <w:color w:val="000000"/>
                <w:szCs w:val="24"/>
              </w:rPr>
              <w:t>, Lifelong</w:t>
            </w:r>
          </w:p>
        </w:tc>
      </w:tr>
      <w:tr w:rsidR="00442EDE" w:rsidRPr="00127044">
        <w:trPr>
          <w:cantSplit/>
        </w:trPr>
        <w:tc>
          <w:tcPr>
            <w:tcW w:w="764" w:type="dxa"/>
            <w:tcBorders>
              <w:top w:val="nil"/>
              <w:left w:val="nil"/>
              <w:bottom w:val="nil"/>
              <w:right w:val="nil"/>
            </w:tcBorders>
            <w:shd w:val="clear" w:color="auto" w:fill="FFFFFF"/>
            <w:vAlign w:val="center"/>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3</w:t>
            </w:r>
          </w:p>
        </w:tc>
        <w:tc>
          <w:tcPr>
            <w:tcW w:w="6076" w:type="dxa"/>
            <w:tcBorders>
              <w:top w:val="nil"/>
              <w:left w:val="nil"/>
              <w:bottom w:val="nil"/>
              <w:right w:val="nil"/>
            </w:tcBorders>
            <w:shd w:val="clear" w:color="auto" w:fill="FFFFFF"/>
          </w:tcPr>
          <w:p w:rsidR="00442EDE" w:rsidRPr="00127044" w:rsidRDefault="003B419E" w:rsidP="006F3DD8">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 xml:space="preserve">Variables from Model 2 plus </w:t>
            </w:r>
            <w:r w:rsidR="006F3DD8" w:rsidRPr="00127044">
              <w:rPr>
                <w:rFonts w:ascii="Times New Roman" w:hAnsi="Times New Roman"/>
                <w:color w:val="000000"/>
                <w:szCs w:val="24"/>
              </w:rPr>
              <w:t xml:space="preserve">Active, Challenge, </w:t>
            </w:r>
            <w:r w:rsidR="00442EDE" w:rsidRPr="00127044">
              <w:rPr>
                <w:rFonts w:ascii="Times New Roman" w:hAnsi="Times New Roman"/>
                <w:color w:val="000000"/>
                <w:szCs w:val="24"/>
              </w:rPr>
              <w:t>Collaborative, Interactive</w:t>
            </w:r>
          </w:p>
        </w:tc>
      </w:tr>
      <w:tr w:rsidR="00442EDE" w:rsidRPr="00127044">
        <w:trPr>
          <w:cantSplit/>
        </w:trPr>
        <w:tc>
          <w:tcPr>
            <w:tcW w:w="764" w:type="dxa"/>
            <w:tcBorders>
              <w:top w:val="nil"/>
              <w:left w:val="nil"/>
              <w:bottom w:val="nil"/>
              <w:right w:val="nil"/>
            </w:tcBorders>
            <w:shd w:val="clear" w:color="auto" w:fill="FFFFFF"/>
            <w:vAlign w:val="center"/>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4</w:t>
            </w:r>
          </w:p>
        </w:tc>
        <w:tc>
          <w:tcPr>
            <w:tcW w:w="6076" w:type="dxa"/>
            <w:tcBorders>
              <w:top w:val="nil"/>
              <w:left w:val="nil"/>
              <w:bottom w:val="nil"/>
              <w:right w:val="nil"/>
            </w:tcBorders>
            <w:shd w:val="clear" w:color="auto" w:fill="FFFFFF"/>
          </w:tcPr>
          <w:p w:rsidR="00442EDE" w:rsidRPr="00127044" w:rsidRDefault="003B419E" w:rsidP="006F3DD8">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 xml:space="preserve">Variables from Model 3 plus </w:t>
            </w:r>
            <w:r w:rsidR="00442EDE" w:rsidRPr="00127044">
              <w:rPr>
                <w:rFonts w:ascii="Times New Roman" w:hAnsi="Times New Roman"/>
                <w:color w:val="000000"/>
                <w:szCs w:val="24"/>
              </w:rPr>
              <w:t xml:space="preserve">Students, </w:t>
            </w:r>
            <w:r w:rsidR="006F3DD8" w:rsidRPr="00127044">
              <w:rPr>
                <w:rFonts w:ascii="Times New Roman" w:hAnsi="Times New Roman"/>
                <w:color w:val="000000"/>
                <w:szCs w:val="24"/>
              </w:rPr>
              <w:t>Faculty, Administration, Support</w:t>
            </w:r>
            <w:r w:rsidR="00442EDE" w:rsidRPr="00127044">
              <w:rPr>
                <w:rFonts w:ascii="Times New Roman" w:hAnsi="Times New Roman"/>
                <w:color w:val="000000"/>
                <w:szCs w:val="24"/>
              </w:rPr>
              <w:t xml:space="preserve"> </w:t>
            </w:r>
          </w:p>
        </w:tc>
      </w:tr>
      <w:tr w:rsidR="00442EDE" w:rsidRPr="00127044">
        <w:trPr>
          <w:cantSplit/>
        </w:trPr>
        <w:tc>
          <w:tcPr>
            <w:tcW w:w="764" w:type="dxa"/>
            <w:tcBorders>
              <w:top w:val="nil"/>
              <w:left w:val="nil"/>
              <w:right w:val="nil"/>
            </w:tcBorders>
            <w:shd w:val="clear" w:color="auto" w:fill="FFFFFF"/>
            <w:vAlign w:val="center"/>
          </w:tcPr>
          <w:p w:rsidR="00442EDE" w:rsidRPr="00127044" w:rsidRDefault="00442ED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5</w:t>
            </w:r>
          </w:p>
        </w:tc>
        <w:tc>
          <w:tcPr>
            <w:tcW w:w="6076" w:type="dxa"/>
            <w:tcBorders>
              <w:top w:val="nil"/>
              <w:left w:val="nil"/>
              <w:right w:val="nil"/>
            </w:tcBorders>
            <w:shd w:val="clear" w:color="auto" w:fill="FFFFFF"/>
          </w:tcPr>
          <w:p w:rsidR="00442EDE" w:rsidRPr="00127044" w:rsidRDefault="003B419E" w:rsidP="00442EDE">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 xml:space="preserve">Variables from Model 5 plus </w:t>
            </w:r>
            <w:r w:rsidR="00442EDE" w:rsidRPr="00127044">
              <w:rPr>
                <w:rFonts w:ascii="Times New Roman" w:hAnsi="Times New Roman"/>
                <w:color w:val="000000"/>
                <w:szCs w:val="24"/>
              </w:rPr>
              <w:t>Experience</w:t>
            </w:r>
          </w:p>
        </w:tc>
      </w:tr>
    </w:tbl>
    <w:p w:rsidR="001E49C5" w:rsidRPr="00127044" w:rsidRDefault="001E49C5">
      <w:pPr>
        <w:rPr>
          <w:rFonts w:ascii="Times New Roman" w:hAnsi="Times New Roman"/>
        </w:rPr>
      </w:pPr>
    </w:p>
    <w:p w:rsidR="00A34E19" w:rsidRPr="00127044" w:rsidRDefault="00213EC4" w:rsidP="00883466">
      <w:pPr>
        <w:spacing w:line="480" w:lineRule="auto"/>
        <w:ind w:firstLine="720"/>
        <w:rPr>
          <w:rFonts w:ascii="Times New Roman" w:hAnsi="Times New Roman"/>
        </w:rPr>
      </w:pPr>
      <w:r w:rsidRPr="00127044">
        <w:rPr>
          <w:rFonts w:ascii="Times New Roman" w:hAnsi="Times New Roman"/>
        </w:rPr>
        <w:t>Table 43</w:t>
      </w:r>
      <w:r w:rsidR="00883466" w:rsidRPr="00127044">
        <w:rPr>
          <w:rFonts w:ascii="Times New Roman" w:hAnsi="Times New Roman"/>
        </w:rPr>
        <w:t xml:space="preserve"> summarizes the R-square </w:t>
      </w:r>
      <w:r w:rsidR="00A34E19" w:rsidRPr="00127044">
        <w:rPr>
          <w:rFonts w:ascii="Times New Roman" w:hAnsi="Times New Roman"/>
        </w:rPr>
        <w:t>statistics</w:t>
      </w:r>
      <w:r w:rsidR="00883466" w:rsidRPr="00127044">
        <w:rPr>
          <w:rFonts w:ascii="Times New Roman" w:hAnsi="Times New Roman"/>
        </w:rPr>
        <w:t xml:space="preserve"> for each </w:t>
      </w:r>
      <w:r w:rsidR="00A301DD" w:rsidRPr="00127044">
        <w:rPr>
          <w:rFonts w:ascii="Times New Roman" w:hAnsi="Times New Roman"/>
        </w:rPr>
        <w:t xml:space="preserve">model presented in Table </w:t>
      </w:r>
      <w:r w:rsidR="00EB3329" w:rsidRPr="00127044">
        <w:rPr>
          <w:rFonts w:ascii="Times New Roman" w:hAnsi="Times New Roman"/>
        </w:rPr>
        <w:t>42</w:t>
      </w:r>
      <w:r w:rsidR="00E86993" w:rsidRPr="00127044">
        <w:rPr>
          <w:rFonts w:ascii="Times New Roman" w:hAnsi="Times New Roman"/>
        </w:rPr>
        <w:t xml:space="preserve">. </w:t>
      </w:r>
      <w:r w:rsidR="00883466" w:rsidRPr="00127044">
        <w:rPr>
          <w:rFonts w:ascii="Times New Roman" w:hAnsi="Times New Roman"/>
        </w:rPr>
        <w:t xml:space="preserve">The R-square </w:t>
      </w:r>
      <w:r w:rsidR="003B419E" w:rsidRPr="00127044">
        <w:rPr>
          <w:rFonts w:ascii="Times New Roman" w:hAnsi="Times New Roman"/>
        </w:rPr>
        <w:t xml:space="preserve">statistic </w:t>
      </w:r>
      <w:r w:rsidR="00883466" w:rsidRPr="00127044">
        <w:rPr>
          <w:rFonts w:ascii="Times New Roman" w:hAnsi="Times New Roman"/>
        </w:rPr>
        <w:t>shows what percent of the</w:t>
      </w:r>
      <w:r w:rsidR="003B419E" w:rsidRPr="00127044">
        <w:rPr>
          <w:rFonts w:ascii="Times New Roman" w:hAnsi="Times New Roman"/>
        </w:rPr>
        <w:t xml:space="preserve"> variation in graduation rate from institution-to-institution is predicted by the set of variables in the model.</w:t>
      </w:r>
      <w:r w:rsidR="00883466" w:rsidRPr="00127044">
        <w:rPr>
          <w:rFonts w:ascii="Times New Roman" w:hAnsi="Times New Roman"/>
        </w:rPr>
        <w:t xml:space="preserve"> </w:t>
      </w:r>
      <w:r w:rsidR="003B419E" w:rsidRPr="00127044">
        <w:rPr>
          <w:rFonts w:ascii="Times New Roman" w:hAnsi="Times New Roman"/>
        </w:rPr>
        <w:t>The change in the</w:t>
      </w:r>
      <w:r w:rsidR="00A301DD" w:rsidRPr="00127044">
        <w:rPr>
          <w:rFonts w:ascii="Times New Roman" w:hAnsi="Times New Roman"/>
        </w:rPr>
        <w:t xml:space="preserve"> R-square</w:t>
      </w:r>
      <w:r w:rsidR="003B419E" w:rsidRPr="00127044">
        <w:rPr>
          <w:rFonts w:ascii="Times New Roman" w:hAnsi="Times New Roman"/>
        </w:rPr>
        <w:t xml:space="preserve"> statistic from model to model </w:t>
      </w:r>
      <w:r w:rsidR="000B23A9" w:rsidRPr="00127044">
        <w:rPr>
          <w:rFonts w:ascii="Times New Roman" w:hAnsi="Times New Roman"/>
        </w:rPr>
        <w:t>was</w:t>
      </w:r>
      <w:r w:rsidR="003B419E" w:rsidRPr="00127044">
        <w:rPr>
          <w:rFonts w:ascii="Times New Roman" w:hAnsi="Times New Roman"/>
        </w:rPr>
        <w:t xml:space="preserve"> statistically significant (the corresponding F statistics and p values are</w:t>
      </w:r>
      <w:r w:rsidR="00BD4D9C" w:rsidRPr="00127044">
        <w:rPr>
          <w:rFonts w:ascii="Times New Roman" w:hAnsi="Times New Roman"/>
        </w:rPr>
        <w:t xml:space="preserve"> reported in </w:t>
      </w:r>
      <w:r w:rsidR="007107F9" w:rsidRPr="00127044">
        <w:rPr>
          <w:rFonts w:ascii="Times New Roman" w:hAnsi="Times New Roman"/>
        </w:rPr>
        <w:t>Table</w:t>
      </w:r>
      <w:r w:rsidR="00BD4D9C" w:rsidRPr="00127044">
        <w:rPr>
          <w:rFonts w:ascii="Times New Roman" w:hAnsi="Times New Roman"/>
        </w:rPr>
        <w:t xml:space="preserve"> 43</w:t>
      </w:r>
      <w:r w:rsidR="00A0260A" w:rsidRPr="00127044">
        <w:rPr>
          <w:rFonts w:ascii="Times New Roman" w:hAnsi="Times New Roman"/>
        </w:rPr>
        <w:t>)</w:t>
      </w:r>
      <w:r w:rsidR="00172838" w:rsidRPr="00127044">
        <w:rPr>
          <w:rFonts w:ascii="Times New Roman" w:hAnsi="Times New Roman"/>
        </w:rPr>
        <w:t>.</w:t>
      </w:r>
    </w:p>
    <w:p w:rsidR="00883466" w:rsidRPr="00127044" w:rsidRDefault="00A34E19" w:rsidP="00883466">
      <w:pPr>
        <w:numPr>
          <w:ins w:id="265" w:author="Allison Borden" w:date="2012-03-04T13:07:00Z"/>
        </w:numPr>
        <w:spacing w:line="480" w:lineRule="auto"/>
        <w:ind w:firstLine="720"/>
        <w:rPr>
          <w:rFonts w:ascii="Times New Roman" w:hAnsi="Times New Roman"/>
        </w:rPr>
      </w:pPr>
      <w:r w:rsidRPr="00127044">
        <w:rPr>
          <w:rFonts w:ascii="Times New Roman" w:hAnsi="Times New Roman"/>
        </w:rPr>
        <w:t xml:space="preserve">Based on Model 1, the </w:t>
      </w:r>
      <w:r w:rsidR="00883466" w:rsidRPr="00127044">
        <w:rPr>
          <w:rFonts w:ascii="Times New Roman" w:hAnsi="Times New Roman"/>
        </w:rPr>
        <w:t>library variables account</w:t>
      </w:r>
      <w:r w:rsidR="00A301DD" w:rsidRPr="00127044">
        <w:rPr>
          <w:rFonts w:ascii="Times New Roman" w:hAnsi="Times New Roman"/>
        </w:rPr>
        <w:t>ed</w:t>
      </w:r>
      <w:r w:rsidR="00883466" w:rsidRPr="00127044">
        <w:rPr>
          <w:rFonts w:ascii="Times New Roman" w:hAnsi="Times New Roman"/>
        </w:rPr>
        <w:t xml:space="preserve"> for 16.</w:t>
      </w:r>
      <w:r w:rsidR="00A301DD" w:rsidRPr="00127044">
        <w:rPr>
          <w:rFonts w:ascii="Times New Roman" w:hAnsi="Times New Roman"/>
        </w:rPr>
        <w:t>8</w:t>
      </w:r>
      <w:r w:rsidR="00883466" w:rsidRPr="00127044">
        <w:rPr>
          <w:rFonts w:ascii="Times New Roman" w:hAnsi="Times New Roman"/>
        </w:rPr>
        <w:t>% of the variation</w:t>
      </w:r>
      <w:r w:rsidRPr="00127044">
        <w:rPr>
          <w:rFonts w:ascii="Times New Roman" w:hAnsi="Times New Roman"/>
        </w:rPr>
        <w:t xml:space="preserve"> in the graduation rate from institution to institution</w:t>
      </w:r>
      <w:r w:rsidR="00883466" w:rsidRPr="00127044">
        <w:rPr>
          <w:rFonts w:ascii="Times New Roman" w:hAnsi="Times New Roman"/>
        </w:rPr>
        <w:t>. Each subsequent a</w:t>
      </w:r>
      <w:r w:rsidR="009D2B03" w:rsidRPr="00127044">
        <w:rPr>
          <w:rFonts w:ascii="Times New Roman" w:hAnsi="Times New Roman"/>
        </w:rPr>
        <w:t>ddition of a set of variables add</w:t>
      </w:r>
      <w:r w:rsidR="00A301DD" w:rsidRPr="00127044">
        <w:rPr>
          <w:rFonts w:ascii="Times New Roman" w:hAnsi="Times New Roman"/>
        </w:rPr>
        <w:t>ed</w:t>
      </w:r>
      <w:r w:rsidR="009D2B03" w:rsidRPr="00127044">
        <w:rPr>
          <w:rFonts w:ascii="Times New Roman" w:hAnsi="Times New Roman"/>
        </w:rPr>
        <w:t xml:space="preserve"> predictive power to the model</w:t>
      </w:r>
      <w:r w:rsidR="005B185D" w:rsidRPr="00127044">
        <w:rPr>
          <w:rFonts w:ascii="Times New Roman" w:hAnsi="Times New Roman"/>
        </w:rPr>
        <w:t>,</w:t>
      </w:r>
      <w:r w:rsidR="009D2B03" w:rsidRPr="00127044">
        <w:rPr>
          <w:rFonts w:ascii="Times New Roman" w:hAnsi="Times New Roman"/>
        </w:rPr>
        <w:t xml:space="preserve"> with the </w:t>
      </w:r>
      <w:r w:rsidR="00A301DD" w:rsidRPr="00127044">
        <w:rPr>
          <w:rFonts w:ascii="Times New Roman" w:hAnsi="Times New Roman"/>
        </w:rPr>
        <w:t xml:space="preserve">variables in the </w:t>
      </w:r>
      <w:r w:rsidR="009D2B03" w:rsidRPr="00127044">
        <w:rPr>
          <w:rFonts w:ascii="Times New Roman" w:hAnsi="Times New Roman"/>
        </w:rPr>
        <w:t>final model accounting</w:t>
      </w:r>
      <w:r w:rsidR="00FF0EB6" w:rsidRPr="00127044">
        <w:rPr>
          <w:rFonts w:ascii="Times New Roman" w:hAnsi="Times New Roman"/>
        </w:rPr>
        <w:t xml:space="preserve"> for 55.1</w:t>
      </w:r>
      <w:r w:rsidR="009D2B03" w:rsidRPr="00127044">
        <w:rPr>
          <w:rFonts w:ascii="Times New Roman" w:hAnsi="Times New Roman"/>
        </w:rPr>
        <w:t xml:space="preserve">% of the </w:t>
      </w:r>
      <w:r w:rsidR="00A301DD" w:rsidRPr="00127044">
        <w:rPr>
          <w:rFonts w:ascii="Times New Roman" w:hAnsi="Times New Roman"/>
        </w:rPr>
        <w:t xml:space="preserve">institution-to-institution </w:t>
      </w:r>
      <w:r w:rsidR="009D2B03" w:rsidRPr="00127044">
        <w:rPr>
          <w:rFonts w:ascii="Times New Roman" w:hAnsi="Times New Roman"/>
        </w:rPr>
        <w:t>variation</w:t>
      </w:r>
      <w:r w:rsidR="00A301DD" w:rsidRPr="00127044">
        <w:rPr>
          <w:rFonts w:ascii="Times New Roman" w:hAnsi="Times New Roman"/>
        </w:rPr>
        <w:t xml:space="preserve"> in graduation rates.</w:t>
      </w:r>
    </w:p>
    <w:p w:rsidR="00380622" w:rsidRPr="00127044" w:rsidRDefault="00380622" w:rsidP="00E96A63">
      <w:pPr>
        <w:pStyle w:val="TableCaption"/>
        <w:rPr>
          <w:i/>
        </w:rPr>
      </w:pPr>
      <w:bookmarkStart w:id="266" w:name="_Toc321814490"/>
      <w:r w:rsidRPr="00127044">
        <w:t>Table 43:</w:t>
      </w:r>
      <w:bookmarkEnd w:id="266"/>
      <w:r w:rsidRPr="00127044">
        <w:rPr>
          <w:i/>
        </w:rPr>
        <w:t xml:space="preserve"> </w:t>
      </w:r>
    </w:p>
    <w:p w:rsidR="001E49C5" w:rsidRPr="00127044" w:rsidRDefault="00380622" w:rsidP="00E96A63">
      <w:pPr>
        <w:pStyle w:val="TableCaption"/>
      </w:pPr>
      <w:bookmarkStart w:id="267" w:name="_Toc321814491"/>
      <w:r w:rsidRPr="00127044">
        <w:rPr>
          <w:i/>
        </w:rPr>
        <w:t>Model Summary of a Taxonomy of Multiple Regression Models on Graduation</w:t>
      </w:r>
      <w:bookmarkEnd w:id="267"/>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0"/>
        <w:gridCol w:w="630"/>
        <w:gridCol w:w="990"/>
        <w:gridCol w:w="1170"/>
        <w:gridCol w:w="1260"/>
        <w:gridCol w:w="1170"/>
        <w:gridCol w:w="990"/>
        <w:gridCol w:w="540"/>
        <w:gridCol w:w="630"/>
        <w:gridCol w:w="1082"/>
      </w:tblGrid>
      <w:tr w:rsidR="001E49C5" w:rsidRPr="00127044">
        <w:trPr>
          <w:cantSplit/>
        </w:trPr>
        <w:tc>
          <w:tcPr>
            <w:tcW w:w="900" w:type="dxa"/>
            <w:vMerge w:val="restart"/>
            <w:tcBorders>
              <w:left w:val="nil"/>
              <w:bottom w:val="nil"/>
              <w:right w:val="nil"/>
            </w:tcBorders>
            <w:shd w:val="clear" w:color="auto" w:fill="FFFFFF"/>
          </w:tcPr>
          <w:p w:rsidR="001E49C5" w:rsidRPr="00127044" w:rsidRDefault="001E49C5"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630" w:type="dxa"/>
            <w:vMerge w:val="restart"/>
            <w:tcBorders>
              <w:left w:val="nil"/>
              <w:bottom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w:t>
            </w:r>
          </w:p>
        </w:tc>
        <w:tc>
          <w:tcPr>
            <w:tcW w:w="990" w:type="dxa"/>
            <w:vMerge w:val="restart"/>
            <w:tcBorders>
              <w:left w:val="nil"/>
              <w:bottom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 Square</w:t>
            </w:r>
          </w:p>
        </w:tc>
        <w:tc>
          <w:tcPr>
            <w:tcW w:w="1170" w:type="dxa"/>
            <w:vMerge w:val="restart"/>
            <w:tcBorders>
              <w:left w:val="nil"/>
              <w:bottom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Adjusted R Square</w:t>
            </w:r>
          </w:p>
        </w:tc>
        <w:tc>
          <w:tcPr>
            <w:tcW w:w="1260" w:type="dxa"/>
            <w:vMerge w:val="restart"/>
            <w:tcBorders>
              <w:left w:val="nil"/>
              <w:bottom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 of the Estimate</w:t>
            </w:r>
          </w:p>
        </w:tc>
        <w:tc>
          <w:tcPr>
            <w:tcW w:w="4412" w:type="dxa"/>
            <w:gridSpan w:val="5"/>
            <w:tcBorders>
              <w:left w:val="nil"/>
              <w:bottom w:val="single" w:sz="8" w:space="0" w:color="auto"/>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Change Statistics</w:t>
            </w:r>
          </w:p>
        </w:tc>
      </w:tr>
      <w:tr w:rsidR="00FF597D" w:rsidRPr="00127044">
        <w:trPr>
          <w:cantSplit/>
        </w:trPr>
        <w:tc>
          <w:tcPr>
            <w:tcW w:w="900" w:type="dxa"/>
            <w:vMerge/>
            <w:tcBorders>
              <w:top w:val="single" w:sz="8" w:space="0" w:color="auto"/>
              <w:left w:val="nil"/>
              <w:bottom w:val="nil"/>
              <w:right w:val="nil"/>
            </w:tcBorders>
            <w:shd w:val="clear" w:color="auto" w:fill="FFFFFF"/>
          </w:tcPr>
          <w:p w:rsidR="001E49C5" w:rsidRPr="00127044" w:rsidRDefault="001E49C5" w:rsidP="001E49C5">
            <w:pPr>
              <w:autoSpaceDE w:val="0"/>
              <w:autoSpaceDN w:val="0"/>
              <w:adjustRightInd w:val="0"/>
              <w:rPr>
                <w:rFonts w:ascii="Times New Roman" w:hAnsi="Times New Roman"/>
                <w:color w:val="000000"/>
                <w:szCs w:val="24"/>
              </w:rPr>
            </w:pPr>
          </w:p>
        </w:tc>
        <w:tc>
          <w:tcPr>
            <w:tcW w:w="630" w:type="dxa"/>
            <w:vMerge/>
            <w:tcBorders>
              <w:top w:val="single" w:sz="8" w:space="0" w:color="auto"/>
              <w:left w:val="nil"/>
              <w:bottom w:val="nil"/>
              <w:right w:val="nil"/>
            </w:tcBorders>
            <w:shd w:val="clear" w:color="auto" w:fill="FFFFFF"/>
          </w:tcPr>
          <w:p w:rsidR="001E49C5" w:rsidRPr="00127044" w:rsidRDefault="001E49C5" w:rsidP="001E49C5">
            <w:pPr>
              <w:autoSpaceDE w:val="0"/>
              <w:autoSpaceDN w:val="0"/>
              <w:adjustRightInd w:val="0"/>
              <w:rPr>
                <w:rFonts w:ascii="Times New Roman" w:hAnsi="Times New Roman"/>
                <w:color w:val="000000"/>
                <w:szCs w:val="24"/>
              </w:rPr>
            </w:pPr>
          </w:p>
        </w:tc>
        <w:tc>
          <w:tcPr>
            <w:tcW w:w="990" w:type="dxa"/>
            <w:vMerge/>
            <w:tcBorders>
              <w:top w:val="single" w:sz="8" w:space="0" w:color="auto"/>
              <w:left w:val="nil"/>
              <w:bottom w:val="nil"/>
              <w:right w:val="nil"/>
            </w:tcBorders>
            <w:shd w:val="clear" w:color="auto" w:fill="FFFFFF"/>
          </w:tcPr>
          <w:p w:rsidR="001E49C5" w:rsidRPr="00127044" w:rsidRDefault="001E49C5" w:rsidP="001E49C5">
            <w:pPr>
              <w:autoSpaceDE w:val="0"/>
              <w:autoSpaceDN w:val="0"/>
              <w:adjustRightInd w:val="0"/>
              <w:rPr>
                <w:rFonts w:ascii="Times New Roman" w:hAnsi="Times New Roman"/>
                <w:color w:val="000000"/>
                <w:szCs w:val="24"/>
              </w:rPr>
            </w:pPr>
          </w:p>
        </w:tc>
        <w:tc>
          <w:tcPr>
            <w:tcW w:w="1170" w:type="dxa"/>
            <w:vMerge/>
            <w:tcBorders>
              <w:top w:val="single" w:sz="8" w:space="0" w:color="auto"/>
              <w:left w:val="nil"/>
              <w:bottom w:val="nil"/>
              <w:right w:val="nil"/>
            </w:tcBorders>
            <w:shd w:val="clear" w:color="auto" w:fill="FFFFFF"/>
          </w:tcPr>
          <w:p w:rsidR="001E49C5" w:rsidRPr="00127044" w:rsidRDefault="001E49C5" w:rsidP="001E49C5">
            <w:pPr>
              <w:autoSpaceDE w:val="0"/>
              <w:autoSpaceDN w:val="0"/>
              <w:adjustRightInd w:val="0"/>
              <w:rPr>
                <w:rFonts w:ascii="Times New Roman" w:hAnsi="Times New Roman"/>
                <w:color w:val="000000"/>
                <w:szCs w:val="24"/>
              </w:rPr>
            </w:pPr>
          </w:p>
        </w:tc>
        <w:tc>
          <w:tcPr>
            <w:tcW w:w="1260" w:type="dxa"/>
            <w:vMerge/>
            <w:tcBorders>
              <w:top w:val="single" w:sz="8" w:space="0" w:color="auto"/>
              <w:left w:val="nil"/>
              <w:bottom w:val="nil"/>
              <w:right w:val="nil"/>
            </w:tcBorders>
            <w:shd w:val="clear" w:color="auto" w:fill="FFFFFF"/>
          </w:tcPr>
          <w:p w:rsidR="001E49C5" w:rsidRPr="00127044" w:rsidRDefault="001E49C5" w:rsidP="001E49C5">
            <w:pPr>
              <w:autoSpaceDE w:val="0"/>
              <w:autoSpaceDN w:val="0"/>
              <w:adjustRightInd w:val="0"/>
              <w:rPr>
                <w:rFonts w:ascii="Times New Roman" w:hAnsi="Times New Roman"/>
                <w:color w:val="000000"/>
                <w:szCs w:val="24"/>
              </w:rPr>
            </w:pPr>
          </w:p>
        </w:tc>
        <w:tc>
          <w:tcPr>
            <w:tcW w:w="1170" w:type="dxa"/>
            <w:tcBorders>
              <w:top w:val="single" w:sz="8" w:space="0" w:color="auto"/>
              <w:left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 Square Change</w:t>
            </w:r>
          </w:p>
        </w:tc>
        <w:tc>
          <w:tcPr>
            <w:tcW w:w="990" w:type="dxa"/>
            <w:tcBorders>
              <w:top w:val="single" w:sz="8" w:space="0" w:color="auto"/>
              <w:left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F Change</w:t>
            </w:r>
          </w:p>
        </w:tc>
        <w:tc>
          <w:tcPr>
            <w:tcW w:w="540" w:type="dxa"/>
            <w:tcBorders>
              <w:top w:val="nil"/>
              <w:left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df1</w:t>
            </w:r>
          </w:p>
        </w:tc>
        <w:tc>
          <w:tcPr>
            <w:tcW w:w="630" w:type="dxa"/>
            <w:tcBorders>
              <w:top w:val="nil"/>
              <w:left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df2</w:t>
            </w:r>
          </w:p>
        </w:tc>
        <w:tc>
          <w:tcPr>
            <w:tcW w:w="1082" w:type="dxa"/>
            <w:tcBorders>
              <w:top w:val="single" w:sz="8" w:space="0" w:color="auto"/>
              <w:left w:val="nil"/>
              <w:right w:val="nil"/>
            </w:tcBorders>
            <w:shd w:val="clear" w:color="auto" w:fill="FFFFFF"/>
          </w:tcPr>
          <w:p w:rsidR="001E49C5" w:rsidRPr="00127044" w:rsidRDefault="001E49C5" w:rsidP="001E49C5">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Sig. F Change</w:t>
            </w:r>
          </w:p>
        </w:tc>
      </w:tr>
      <w:tr w:rsidR="004A5B71" w:rsidRPr="00127044">
        <w:trPr>
          <w:cantSplit/>
        </w:trPr>
        <w:tc>
          <w:tcPr>
            <w:tcW w:w="900" w:type="dxa"/>
            <w:tcBorders>
              <w:left w:val="nil"/>
              <w:bottom w:val="nil"/>
              <w:right w:val="nil"/>
            </w:tcBorders>
            <w:shd w:val="clear" w:color="auto" w:fill="FFFFFF"/>
            <w:vAlign w:val="center"/>
          </w:tcPr>
          <w:p w:rsidR="004A5B71" w:rsidRPr="00127044" w:rsidRDefault="004A5B71"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1</w:t>
            </w:r>
          </w:p>
        </w:tc>
        <w:tc>
          <w:tcPr>
            <w:tcW w:w="63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.410</w:t>
            </w:r>
          </w:p>
        </w:tc>
        <w:tc>
          <w:tcPr>
            <w:tcW w:w="99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.168</w:t>
            </w:r>
          </w:p>
        </w:tc>
        <w:tc>
          <w:tcPr>
            <w:tcW w:w="117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.161</w:t>
            </w:r>
          </w:p>
        </w:tc>
        <w:tc>
          <w:tcPr>
            <w:tcW w:w="126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15.466</w:t>
            </w:r>
          </w:p>
        </w:tc>
        <w:tc>
          <w:tcPr>
            <w:tcW w:w="117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.168</w:t>
            </w:r>
          </w:p>
        </w:tc>
        <w:tc>
          <w:tcPr>
            <w:tcW w:w="99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24.866</w:t>
            </w:r>
          </w:p>
        </w:tc>
        <w:tc>
          <w:tcPr>
            <w:tcW w:w="54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w:t>
            </w:r>
          </w:p>
        </w:tc>
        <w:tc>
          <w:tcPr>
            <w:tcW w:w="630"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492</w:t>
            </w:r>
          </w:p>
        </w:tc>
        <w:tc>
          <w:tcPr>
            <w:tcW w:w="1082" w:type="dxa"/>
            <w:tcBorders>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4A5B71" w:rsidRPr="00127044">
        <w:trPr>
          <w:cantSplit/>
        </w:trPr>
        <w:tc>
          <w:tcPr>
            <w:tcW w:w="900" w:type="dxa"/>
            <w:tcBorders>
              <w:top w:val="nil"/>
              <w:left w:val="nil"/>
              <w:bottom w:val="nil"/>
              <w:right w:val="nil"/>
            </w:tcBorders>
            <w:shd w:val="clear" w:color="auto" w:fill="FFFFFF"/>
            <w:vAlign w:val="center"/>
          </w:tcPr>
          <w:p w:rsidR="004A5B71" w:rsidRPr="00127044" w:rsidRDefault="004A5B71"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2</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.552</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.305</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.295</w:t>
            </w:r>
          </w:p>
        </w:tc>
        <w:tc>
          <w:tcPr>
            <w:tcW w:w="126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14.177</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.137</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32.156</w:t>
            </w:r>
          </w:p>
        </w:tc>
        <w:tc>
          <w:tcPr>
            <w:tcW w:w="54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489</w:t>
            </w:r>
          </w:p>
        </w:tc>
        <w:tc>
          <w:tcPr>
            <w:tcW w:w="1082"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4A5B71" w:rsidRPr="00127044">
        <w:trPr>
          <w:cantSplit/>
        </w:trPr>
        <w:tc>
          <w:tcPr>
            <w:tcW w:w="900" w:type="dxa"/>
            <w:tcBorders>
              <w:top w:val="nil"/>
              <w:left w:val="nil"/>
              <w:bottom w:val="nil"/>
              <w:right w:val="nil"/>
            </w:tcBorders>
            <w:shd w:val="clear" w:color="auto" w:fill="FFFFFF"/>
            <w:vAlign w:val="center"/>
          </w:tcPr>
          <w:p w:rsidR="004A5B71" w:rsidRPr="00127044" w:rsidRDefault="004A5B71"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3</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.622</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.386</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.373</w:t>
            </w:r>
          </w:p>
        </w:tc>
        <w:tc>
          <w:tcPr>
            <w:tcW w:w="126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13.378</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.081</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16.048</w:t>
            </w:r>
          </w:p>
        </w:tc>
        <w:tc>
          <w:tcPr>
            <w:tcW w:w="54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485</w:t>
            </w:r>
          </w:p>
        </w:tc>
        <w:tc>
          <w:tcPr>
            <w:tcW w:w="1082"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4A5B71" w:rsidRPr="00127044">
        <w:trPr>
          <w:cantSplit/>
        </w:trPr>
        <w:tc>
          <w:tcPr>
            <w:tcW w:w="900" w:type="dxa"/>
            <w:tcBorders>
              <w:top w:val="nil"/>
              <w:left w:val="nil"/>
              <w:bottom w:val="nil"/>
              <w:right w:val="nil"/>
            </w:tcBorders>
            <w:shd w:val="clear" w:color="auto" w:fill="FFFFFF"/>
            <w:vAlign w:val="center"/>
          </w:tcPr>
          <w:p w:rsidR="004A5B71" w:rsidRPr="00127044" w:rsidRDefault="004A5B71"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4</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.667</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.445</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.427</w:t>
            </w:r>
          </w:p>
        </w:tc>
        <w:tc>
          <w:tcPr>
            <w:tcW w:w="126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12.780</w:t>
            </w:r>
          </w:p>
        </w:tc>
        <w:tc>
          <w:tcPr>
            <w:tcW w:w="117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.058</w:t>
            </w:r>
          </w:p>
        </w:tc>
        <w:tc>
          <w:tcPr>
            <w:tcW w:w="99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12.616</w:t>
            </w:r>
          </w:p>
        </w:tc>
        <w:tc>
          <w:tcPr>
            <w:tcW w:w="54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w:t>
            </w:r>
          </w:p>
        </w:tc>
        <w:tc>
          <w:tcPr>
            <w:tcW w:w="630"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481</w:t>
            </w:r>
          </w:p>
        </w:tc>
        <w:tc>
          <w:tcPr>
            <w:tcW w:w="1082" w:type="dxa"/>
            <w:tcBorders>
              <w:top w:val="nil"/>
              <w:left w:val="nil"/>
              <w:bottom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4A5B71" w:rsidRPr="00127044">
        <w:trPr>
          <w:cantSplit/>
        </w:trPr>
        <w:tc>
          <w:tcPr>
            <w:tcW w:w="900" w:type="dxa"/>
            <w:tcBorders>
              <w:top w:val="nil"/>
              <w:left w:val="nil"/>
              <w:right w:val="nil"/>
            </w:tcBorders>
            <w:shd w:val="clear" w:color="auto" w:fill="FFFFFF"/>
            <w:vAlign w:val="center"/>
          </w:tcPr>
          <w:p w:rsidR="004A5B71" w:rsidRPr="00127044" w:rsidRDefault="004A5B71" w:rsidP="001E49C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5</w:t>
            </w:r>
          </w:p>
        </w:tc>
        <w:tc>
          <w:tcPr>
            <w:tcW w:w="63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.742</w:t>
            </w:r>
          </w:p>
        </w:tc>
        <w:tc>
          <w:tcPr>
            <w:tcW w:w="99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.551</w:t>
            </w:r>
          </w:p>
        </w:tc>
        <w:tc>
          <w:tcPr>
            <w:tcW w:w="117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.536</w:t>
            </w:r>
          </w:p>
        </w:tc>
        <w:tc>
          <w:tcPr>
            <w:tcW w:w="126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11.500</w:t>
            </w:r>
          </w:p>
        </w:tc>
        <w:tc>
          <w:tcPr>
            <w:tcW w:w="117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.107</w:t>
            </w:r>
          </w:p>
        </w:tc>
        <w:tc>
          <w:tcPr>
            <w:tcW w:w="99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114.026</w:t>
            </w:r>
          </w:p>
        </w:tc>
        <w:tc>
          <w:tcPr>
            <w:tcW w:w="54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w:t>
            </w:r>
          </w:p>
        </w:tc>
        <w:tc>
          <w:tcPr>
            <w:tcW w:w="630"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480</w:t>
            </w:r>
          </w:p>
        </w:tc>
        <w:tc>
          <w:tcPr>
            <w:tcW w:w="1082" w:type="dxa"/>
            <w:tcBorders>
              <w:top w:val="nil"/>
              <w:left w:val="nil"/>
              <w:right w:val="nil"/>
            </w:tcBorders>
            <w:shd w:val="clear" w:color="auto" w:fill="FFFFFF"/>
          </w:tcPr>
          <w:p w:rsidR="004A5B71" w:rsidRPr="00127044" w:rsidRDefault="004A5B71"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467836" w:rsidRPr="00127044" w:rsidRDefault="00467836" w:rsidP="00467836">
      <w:pPr>
        <w:rPr>
          <w:rFonts w:ascii="Times New Roman" w:hAnsi="Times New Roman"/>
          <w:color w:val="000000"/>
          <w:szCs w:val="24"/>
        </w:rPr>
      </w:pPr>
    </w:p>
    <w:p w:rsidR="007F2BC8" w:rsidRPr="00127044" w:rsidRDefault="00FB55A4" w:rsidP="007F2BC8">
      <w:pPr>
        <w:numPr>
          <w:ins w:id="268" w:author="Allison Borden" w:date="2012-03-04T13:17:00Z"/>
        </w:numPr>
        <w:spacing w:line="480" w:lineRule="auto"/>
        <w:rPr>
          <w:rFonts w:ascii="Times New Roman" w:hAnsi="Times New Roman"/>
          <w:color w:val="000000"/>
          <w:szCs w:val="24"/>
        </w:rPr>
      </w:pPr>
      <w:r w:rsidRPr="00127044">
        <w:rPr>
          <w:rFonts w:ascii="Times New Roman" w:hAnsi="Times New Roman"/>
          <w:color w:val="000000"/>
          <w:szCs w:val="24"/>
        </w:rPr>
        <w:t>While the</w:t>
      </w:r>
      <w:r w:rsidR="00A301DD" w:rsidRPr="00127044">
        <w:rPr>
          <w:rFonts w:ascii="Times New Roman" w:hAnsi="Times New Roman"/>
          <w:color w:val="000000"/>
          <w:szCs w:val="24"/>
        </w:rPr>
        <w:t xml:space="preserve"> variables in a block taken together</w:t>
      </w:r>
      <w:r w:rsidRPr="00127044">
        <w:rPr>
          <w:rFonts w:ascii="Times New Roman" w:hAnsi="Times New Roman"/>
          <w:color w:val="000000"/>
          <w:szCs w:val="24"/>
        </w:rPr>
        <w:t xml:space="preserve"> </w:t>
      </w:r>
      <w:r w:rsidR="000B23A9" w:rsidRPr="00127044">
        <w:rPr>
          <w:rFonts w:ascii="Times New Roman" w:hAnsi="Times New Roman"/>
          <w:color w:val="000000"/>
          <w:szCs w:val="24"/>
        </w:rPr>
        <w:t>were</w:t>
      </w:r>
      <w:r w:rsidRPr="00127044">
        <w:rPr>
          <w:rFonts w:ascii="Times New Roman" w:hAnsi="Times New Roman"/>
          <w:color w:val="000000"/>
          <w:szCs w:val="24"/>
        </w:rPr>
        <w:t xml:space="preserve"> </w:t>
      </w:r>
      <w:r w:rsidR="00A301DD" w:rsidRPr="00127044">
        <w:rPr>
          <w:rFonts w:ascii="Times New Roman" w:hAnsi="Times New Roman"/>
          <w:color w:val="000000"/>
          <w:szCs w:val="24"/>
        </w:rPr>
        <w:t xml:space="preserve">statistically </w:t>
      </w:r>
      <w:r w:rsidRPr="00127044">
        <w:rPr>
          <w:rFonts w:ascii="Times New Roman" w:hAnsi="Times New Roman"/>
          <w:color w:val="000000"/>
          <w:szCs w:val="24"/>
        </w:rPr>
        <w:t>significant</w:t>
      </w:r>
      <w:r w:rsidR="007F2BC8" w:rsidRPr="00127044">
        <w:rPr>
          <w:rFonts w:ascii="Times New Roman" w:hAnsi="Times New Roman"/>
          <w:color w:val="000000"/>
          <w:szCs w:val="24"/>
        </w:rPr>
        <w:t xml:space="preserve"> (all p-values &lt; </w:t>
      </w:r>
      <w:r w:rsidR="00E20038" w:rsidRPr="00127044">
        <w:rPr>
          <w:rFonts w:ascii="Times New Roman" w:hAnsi="Times New Roman"/>
          <w:color w:val="000000"/>
          <w:szCs w:val="24"/>
        </w:rPr>
        <w:t>.001</w:t>
      </w:r>
      <w:r w:rsidR="00A301DD" w:rsidRPr="00127044">
        <w:rPr>
          <w:rFonts w:ascii="Times New Roman" w:hAnsi="Times New Roman"/>
          <w:color w:val="000000"/>
          <w:szCs w:val="24"/>
        </w:rPr>
        <w:t xml:space="preserve"> for the changes in the F statistic</w:t>
      </w:r>
      <w:r w:rsidR="00E20038" w:rsidRPr="00127044">
        <w:rPr>
          <w:rFonts w:ascii="Times New Roman" w:hAnsi="Times New Roman"/>
          <w:color w:val="000000"/>
          <w:szCs w:val="24"/>
        </w:rPr>
        <w:t>)</w:t>
      </w:r>
      <w:r w:rsidRPr="00127044">
        <w:rPr>
          <w:rFonts w:ascii="Times New Roman" w:hAnsi="Times New Roman"/>
          <w:color w:val="000000"/>
          <w:szCs w:val="24"/>
        </w:rPr>
        <w:t xml:space="preserve">, </w:t>
      </w:r>
      <w:r w:rsidR="000B23A9" w:rsidRPr="00127044">
        <w:rPr>
          <w:rFonts w:ascii="Times New Roman" w:hAnsi="Times New Roman"/>
          <w:color w:val="000000"/>
          <w:szCs w:val="24"/>
        </w:rPr>
        <w:t>not all</w:t>
      </w:r>
      <w:r w:rsidR="00A301DD" w:rsidRPr="00127044">
        <w:rPr>
          <w:rFonts w:ascii="Times New Roman" w:hAnsi="Times New Roman"/>
          <w:color w:val="000000"/>
          <w:szCs w:val="24"/>
        </w:rPr>
        <w:t xml:space="preserve"> estimated regression coefficient</w:t>
      </w:r>
      <w:r w:rsidR="00813C64" w:rsidRPr="00127044">
        <w:rPr>
          <w:rFonts w:ascii="Times New Roman" w:hAnsi="Times New Roman"/>
          <w:color w:val="000000"/>
          <w:szCs w:val="24"/>
        </w:rPr>
        <w:t>s</w:t>
      </w:r>
      <w:r w:rsidR="00A301DD" w:rsidRPr="00127044">
        <w:rPr>
          <w:rFonts w:ascii="Times New Roman" w:hAnsi="Times New Roman"/>
          <w:color w:val="000000"/>
          <w:szCs w:val="24"/>
        </w:rPr>
        <w:t xml:space="preserve"> </w:t>
      </w:r>
      <w:r w:rsidR="000B23A9" w:rsidRPr="00127044">
        <w:rPr>
          <w:rFonts w:ascii="Times New Roman" w:hAnsi="Times New Roman"/>
          <w:color w:val="000000"/>
          <w:szCs w:val="24"/>
        </w:rPr>
        <w:t>were</w:t>
      </w:r>
      <w:r w:rsidR="001157B5" w:rsidRPr="00127044">
        <w:rPr>
          <w:rFonts w:ascii="Times New Roman" w:hAnsi="Times New Roman"/>
          <w:color w:val="000000"/>
          <w:szCs w:val="24"/>
        </w:rPr>
        <w:t xml:space="preserve"> </w:t>
      </w:r>
      <w:r w:rsidR="00A301DD" w:rsidRPr="00127044">
        <w:rPr>
          <w:rFonts w:ascii="Times New Roman" w:hAnsi="Times New Roman"/>
          <w:color w:val="000000"/>
          <w:szCs w:val="24"/>
        </w:rPr>
        <w:t xml:space="preserve">statistically </w:t>
      </w:r>
      <w:r w:rsidR="00DA6DDC" w:rsidRPr="00127044">
        <w:rPr>
          <w:rFonts w:ascii="Times New Roman" w:hAnsi="Times New Roman"/>
          <w:color w:val="000000"/>
          <w:szCs w:val="24"/>
        </w:rPr>
        <w:t xml:space="preserve">significant (see </w:t>
      </w:r>
      <w:r w:rsidR="007107F9" w:rsidRPr="00127044">
        <w:rPr>
          <w:rFonts w:ascii="Times New Roman" w:hAnsi="Times New Roman"/>
          <w:color w:val="000000"/>
          <w:szCs w:val="24"/>
        </w:rPr>
        <w:t>Table</w:t>
      </w:r>
      <w:r w:rsidR="00DA6DDC" w:rsidRPr="00127044">
        <w:rPr>
          <w:rFonts w:ascii="Times New Roman" w:hAnsi="Times New Roman"/>
          <w:color w:val="000000"/>
          <w:szCs w:val="24"/>
        </w:rPr>
        <w:t xml:space="preserve"> 44</w:t>
      </w:r>
      <w:r w:rsidR="005C1E05" w:rsidRPr="00127044">
        <w:rPr>
          <w:rFonts w:ascii="Times New Roman" w:hAnsi="Times New Roman"/>
          <w:color w:val="000000"/>
          <w:szCs w:val="24"/>
        </w:rPr>
        <w:t>)</w:t>
      </w:r>
      <w:r w:rsidR="007F2BC8" w:rsidRPr="00127044">
        <w:rPr>
          <w:rFonts w:ascii="Times New Roman" w:hAnsi="Times New Roman"/>
          <w:color w:val="000000"/>
          <w:szCs w:val="24"/>
        </w:rPr>
        <w:t>.</w:t>
      </w:r>
    </w:p>
    <w:p w:rsidR="00FB55A4" w:rsidRPr="00127044" w:rsidRDefault="000B23A9" w:rsidP="007F2BC8">
      <w:pPr>
        <w:spacing w:line="480" w:lineRule="auto"/>
        <w:ind w:firstLine="720"/>
        <w:rPr>
          <w:rFonts w:ascii="Times New Roman" w:hAnsi="Times New Roman"/>
          <w:color w:val="000000"/>
          <w:szCs w:val="24"/>
        </w:rPr>
      </w:pPr>
      <w:r w:rsidRPr="00127044">
        <w:rPr>
          <w:rFonts w:ascii="Times New Roman" w:hAnsi="Times New Roman"/>
          <w:color w:val="000000"/>
          <w:szCs w:val="24"/>
        </w:rPr>
        <w:t>In model 5 –</w:t>
      </w:r>
      <w:r w:rsidR="00A301DD" w:rsidRPr="00127044">
        <w:rPr>
          <w:rFonts w:ascii="Times New Roman" w:hAnsi="Times New Roman"/>
          <w:color w:val="000000"/>
          <w:szCs w:val="24"/>
        </w:rPr>
        <w:t xml:space="preserve"> the model </w:t>
      </w:r>
      <w:r w:rsidR="000E4AAB" w:rsidRPr="00127044">
        <w:rPr>
          <w:rFonts w:ascii="Times New Roman" w:hAnsi="Times New Roman"/>
          <w:color w:val="000000"/>
          <w:szCs w:val="24"/>
        </w:rPr>
        <w:t>that</w:t>
      </w:r>
      <w:r w:rsidR="00A301DD" w:rsidRPr="00127044">
        <w:rPr>
          <w:rFonts w:ascii="Times New Roman" w:hAnsi="Times New Roman"/>
          <w:color w:val="000000"/>
          <w:szCs w:val="24"/>
        </w:rPr>
        <w:t xml:space="preserve"> interest</w:t>
      </w:r>
      <w:r w:rsidR="000E4AAB" w:rsidRPr="00127044">
        <w:rPr>
          <w:rFonts w:ascii="Times New Roman" w:hAnsi="Times New Roman"/>
          <w:color w:val="000000"/>
          <w:szCs w:val="24"/>
        </w:rPr>
        <w:t>s me</w:t>
      </w:r>
      <w:r w:rsidR="00A301DD" w:rsidRPr="00127044">
        <w:rPr>
          <w:rFonts w:ascii="Times New Roman" w:hAnsi="Times New Roman"/>
          <w:color w:val="000000"/>
          <w:szCs w:val="24"/>
        </w:rPr>
        <w:t xml:space="preserve"> because it inclu</w:t>
      </w:r>
      <w:r w:rsidRPr="00127044">
        <w:rPr>
          <w:rFonts w:ascii="Times New Roman" w:hAnsi="Times New Roman"/>
          <w:color w:val="000000"/>
          <w:szCs w:val="24"/>
        </w:rPr>
        <w:t>ded</w:t>
      </w:r>
      <w:r w:rsidR="00A301DD" w:rsidRPr="00127044">
        <w:rPr>
          <w:rFonts w:ascii="Times New Roman" w:hAnsi="Times New Roman"/>
          <w:color w:val="000000"/>
          <w:szCs w:val="24"/>
        </w:rPr>
        <w:t xml:space="preserve"> all observed measures from the hypot</w:t>
      </w:r>
      <w:r w:rsidRPr="00127044">
        <w:rPr>
          <w:rFonts w:ascii="Times New Roman" w:hAnsi="Times New Roman"/>
          <w:color w:val="000000"/>
          <w:szCs w:val="24"/>
        </w:rPr>
        <w:t xml:space="preserve">hesized model I tested with SEM – </w:t>
      </w:r>
      <w:r w:rsidR="000D210C" w:rsidRPr="00127044">
        <w:rPr>
          <w:rFonts w:ascii="Times New Roman" w:hAnsi="Times New Roman"/>
          <w:color w:val="000000"/>
          <w:szCs w:val="24"/>
        </w:rPr>
        <w:t xml:space="preserve">expenditures, circulation, and instruction </w:t>
      </w:r>
      <w:r w:rsidRPr="00127044">
        <w:rPr>
          <w:rFonts w:ascii="Times New Roman" w:hAnsi="Times New Roman"/>
          <w:color w:val="000000"/>
          <w:szCs w:val="24"/>
        </w:rPr>
        <w:t>were</w:t>
      </w:r>
      <w:r w:rsidR="000D210C" w:rsidRPr="00127044">
        <w:rPr>
          <w:rFonts w:ascii="Times New Roman" w:hAnsi="Times New Roman"/>
          <w:color w:val="000000"/>
          <w:szCs w:val="24"/>
        </w:rPr>
        <w:t xml:space="preserve"> not statistically significant, leaving only librarians as </w:t>
      </w:r>
      <w:r w:rsidR="00A301DD" w:rsidRPr="00127044">
        <w:rPr>
          <w:rFonts w:ascii="Times New Roman" w:hAnsi="Times New Roman"/>
          <w:color w:val="000000"/>
          <w:szCs w:val="24"/>
        </w:rPr>
        <w:t xml:space="preserve">a </w:t>
      </w:r>
      <w:r w:rsidR="000D210C" w:rsidRPr="00127044">
        <w:rPr>
          <w:rFonts w:ascii="Times New Roman" w:hAnsi="Times New Roman"/>
          <w:color w:val="000000"/>
          <w:szCs w:val="24"/>
        </w:rPr>
        <w:t>statistically significant</w:t>
      </w:r>
      <w:r w:rsidR="00A301DD" w:rsidRPr="00127044">
        <w:rPr>
          <w:rFonts w:ascii="Times New Roman" w:hAnsi="Times New Roman"/>
          <w:color w:val="000000"/>
          <w:szCs w:val="24"/>
        </w:rPr>
        <w:t xml:space="preserve"> predictor</w:t>
      </w:r>
      <w:r w:rsidR="000D210C" w:rsidRPr="00127044">
        <w:rPr>
          <w:rFonts w:ascii="Times New Roman" w:hAnsi="Times New Roman"/>
          <w:color w:val="000000"/>
          <w:szCs w:val="24"/>
        </w:rPr>
        <w:t xml:space="preserve">. Other </w:t>
      </w:r>
      <w:r w:rsidR="00251D52" w:rsidRPr="00127044">
        <w:rPr>
          <w:rFonts w:ascii="Times New Roman" w:hAnsi="Times New Roman"/>
          <w:color w:val="000000"/>
          <w:szCs w:val="24"/>
        </w:rPr>
        <w:t xml:space="preserve">estimated </w:t>
      </w:r>
      <w:r w:rsidR="000D210C" w:rsidRPr="00127044">
        <w:rPr>
          <w:rFonts w:ascii="Times New Roman" w:hAnsi="Times New Roman"/>
          <w:color w:val="000000"/>
          <w:szCs w:val="24"/>
        </w:rPr>
        <w:t xml:space="preserve">coefficients that </w:t>
      </w:r>
      <w:r w:rsidR="008E7CE8" w:rsidRPr="00127044">
        <w:rPr>
          <w:rFonts w:ascii="Times New Roman" w:hAnsi="Times New Roman"/>
          <w:color w:val="000000"/>
          <w:szCs w:val="24"/>
        </w:rPr>
        <w:t>were</w:t>
      </w:r>
      <w:r w:rsidR="000D210C" w:rsidRPr="00127044">
        <w:rPr>
          <w:rFonts w:ascii="Times New Roman" w:hAnsi="Times New Roman"/>
          <w:color w:val="000000"/>
          <w:szCs w:val="24"/>
        </w:rPr>
        <w:t xml:space="preserve"> not statistically significant include</w:t>
      </w:r>
      <w:r w:rsidR="008E7CE8" w:rsidRPr="00127044">
        <w:rPr>
          <w:rFonts w:ascii="Times New Roman" w:hAnsi="Times New Roman"/>
          <w:color w:val="000000"/>
          <w:szCs w:val="24"/>
        </w:rPr>
        <w:t>d</w:t>
      </w:r>
      <w:r w:rsidR="000D210C" w:rsidRPr="00127044">
        <w:rPr>
          <w:rFonts w:ascii="Times New Roman" w:hAnsi="Times New Roman"/>
          <w:color w:val="000000"/>
          <w:szCs w:val="24"/>
        </w:rPr>
        <w:t xml:space="preserve"> active, students, </w:t>
      </w:r>
      <w:r w:rsidR="00C54FFC" w:rsidRPr="00127044">
        <w:rPr>
          <w:rFonts w:ascii="Times New Roman" w:hAnsi="Times New Roman"/>
          <w:color w:val="000000"/>
          <w:szCs w:val="24"/>
        </w:rPr>
        <w:t xml:space="preserve">and </w:t>
      </w:r>
      <w:r w:rsidR="000D210C" w:rsidRPr="00127044">
        <w:rPr>
          <w:rFonts w:ascii="Times New Roman" w:hAnsi="Times New Roman"/>
          <w:color w:val="000000"/>
          <w:szCs w:val="24"/>
        </w:rPr>
        <w:t>faculty.</w:t>
      </w:r>
    </w:p>
    <w:p w:rsidR="00DA6DDC" w:rsidRPr="00127044" w:rsidRDefault="008A3C2F" w:rsidP="00691B8D">
      <w:pPr>
        <w:pStyle w:val="TableCaption"/>
      </w:pPr>
      <w:bookmarkStart w:id="269" w:name="_Toc321814492"/>
      <w:r w:rsidRPr="00127044">
        <w:t>Table 4</w:t>
      </w:r>
      <w:r w:rsidR="00DA6DDC" w:rsidRPr="00127044">
        <w:t>4</w:t>
      </w:r>
      <w:r w:rsidRPr="00127044">
        <w:t>:</w:t>
      </w:r>
      <w:bookmarkEnd w:id="269"/>
      <w:r w:rsidRPr="00127044">
        <w:t xml:space="preserve"> </w:t>
      </w:r>
    </w:p>
    <w:p w:rsidR="008A3C2F" w:rsidRPr="00127044" w:rsidRDefault="00A301DD" w:rsidP="00E96A63">
      <w:pPr>
        <w:pStyle w:val="TableCaption"/>
        <w:rPr>
          <w:i/>
        </w:rPr>
      </w:pPr>
      <w:bookmarkStart w:id="270" w:name="_Toc321814493"/>
      <w:r w:rsidRPr="00127044">
        <w:rPr>
          <w:i/>
        </w:rPr>
        <w:t>Estimated regression c</w:t>
      </w:r>
      <w:r w:rsidR="008A3C2F" w:rsidRPr="00127044">
        <w:rPr>
          <w:i/>
        </w:rPr>
        <w:t xml:space="preserve">oefficients of each variable </w:t>
      </w:r>
      <w:r w:rsidRPr="00127044">
        <w:rPr>
          <w:i/>
        </w:rPr>
        <w:t xml:space="preserve">where </w:t>
      </w:r>
      <w:r w:rsidR="008A3C2F" w:rsidRPr="00127044">
        <w:rPr>
          <w:i/>
        </w:rPr>
        <w:t>graduation</w:t>
      </w:r>
      <w:r w:rsidRPr="00127044">
        <w:rPr>
          <w:i/>
        </w:rPr>
        <w:t xml:space="preserve"> is the outcome</w:t>
      </w:r>
      <w:bookmarkEnd w:id="270"/>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2"/>
        <w:gridCol w:w="2058"/>
        <w:gridCol w:w="1170"/>
        <w:gridCol w:w="990"/>
        <w:gridCol w:w="1440"/>
        <w:gridCol w:w="844"/>
        <w:gridCol w:w="642"/>
      </w:tblGrid>
      <w:tr w:rsidR="00FB55A4" w:rsidRPr="00127044">
        <w:trPr>
          <w:cantSplit/>
        </w:trPr>
        <w:tc>
          <w:tcPr>
            <w:tcW w:w="2700" w:type="dxa"/>
            <w:gridSpan w:val="2"/>
            <w:vMerge w:val="restart"/>
            <w:tcBorders>
              <w:left w:val="nil"/>
              <w:bottom w:val="nil"/>
              <w:right w:val="nil"/>
            </w:tcBorders>
            <w:shd w:val="clear" w:color="auto" w:fill="FFFFFF"/>
          </w:tcPr>
          <w:p w:rsidR="00FB55A4" w:rsidRPr="00127044" w:rsidRDefault="00FB55A4"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2160" w:type="dxa"/>
            <w:gridSpan w:val="2"/>
            <w:tcBorders>
              <w:left w:val="nil"/>
              <w:bottom w:val="single" w:sz="8" w:space="0" w:color="auto"/>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Unstandardized Coefficients</w:t>
            </w:r>
          </w:p>
        </w:tc>
        <w:tc>
          <w:tcPr>
            <w:tcW w:w="1440" w:type="dxa"/>
            <w:tcBorders>
              <w:left w:val="nil"/>
              <w:bottom w:val="single" w:sz="8" w:space="0" w:color="auto"/>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Standardized Coefficients</w:t>
            </w:r>
          </w:p>
        </w:tc>
        <w:tc>
          <w:tcPr>
            <w:tcW w:w="844" w:type="dxa"/>
            <w:vMerge w:val="restart"/>
            <w:tcBorders>
              <w:left w:val="nil"/>
              <w:bottom w:val="nil"/>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t</w:t>
            </w:r>
          </w:p>
        </w:tc>
        <w:tc>
          <w:tcPr>
            <w:tcW w:w="642" w:type="dxa"/>
            <w:vMerge w:val="restart"/>
            <w:tcBorders>
              <w:left w:val="nil"/>
              <w:bottom w:val="nil"/>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Sig.</w:t>
            </w:r>
          </w:p>
        </w:tc>
      </w:tr>
      <w:tr w:rsidR="00FB55A4" w:rsidRPr="00127044">
        <w:trPr>
          <w:cantSplit/>
        </w:trPr>
        <w:tc>
          <w:tcPr>
            <w:tcW w:w="2700" w:type="dxa"/>
            <w:gridSpan w:val="2"/>
            <w:vMerge/>
            <w:tcBorders>
              <w:top w:val="single" w:sz="8" w:space="0" w:color="auto"/>
              <w:left w:val="nil"/>
              <w:bottom w:val="nil"/>
              <w:right w:val="nil"/>
            </w:tcBorders>
            <w:shd w:val="clear" w:color="auto" w:fill="FFFFFF"/>
          </w:tcPr>
          <w:p w:rsidR="00FB55A4" w:rsidRPr="00127044" w:rsidRDefault="00FB55A4" w:rsidP="00FB55A4">
            <w:pPr>
              <w:autoSpaceDE w:val="0"/>
              <w:autoSpaceDN w:val="0"/>
              <w:adjustRightInd w:val="0"/>
              <w:rPr>
                <w:rFonts w:ascii="Times New Roman" w:hAnsi="Times New Roman"/>
                <w:color w:val="000000"/>
                <w:szCs w:val="24"/>
              </w:rPr>
            </w:pPr>
          </w:p>
        </w:tc>
        <w:tc>
          <w:tcPr>
            <w:tcW w:w="1170" w:type="dxa"/>
            <w:tcBorders>
              <w:top w:val="single" w:sz="8" w:space="0" w:color="auto"/>
              <w:left w:val="nil"/>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w:t>
            </w:r>
          </w:p>
        </w:tc>
        <w:tc>
          <w:tcPr>
            <w:tcW w:w="990" w:type="dxa"/>
            <w:tcBorders>
              <w:top w:val="single" w:sz="8" w:space="0" w:color="auto"/>
              <w:left w:val="nil"/>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w:t>
            </w:r>
          </w:p>
        </w:tc>
        <w:tc>
          <w:tcPr>
            <w:tcW w:w="1440" w:type="dxa"/>
            <w:tcBorders>
              <w:top w:val="single" w:sz="8" w:space="0" w:color="auto"/>
              <w:left w:val="nil"/>
              <w:right w:val="nil"/>
            </w:tcBorders>
            <w:shd w:val="clear" w:color="auto" w:fill="FFFFFF"/>
          </w:tcPr>
          <w:p w:rsidR="00FB55A4" w:rsidRPr="00127044" w:rsidRDefault="00FB55A4" w:rsidP="00FB55A4">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Beta</w:t>
            </w:r>
          </w:p>
        </w:tc>
        <w:tc>
          <w:tcPr>
            <w:tcW w:w="844" w:type="dxa"/>
            <w:vMerge/>
            <w:tcBorders>
              <w:left w:val="nil"/>
              <w:bottom w:val="nil"/>
              <w:right w:val="nil"/>
            </w:tcBorders>
            <w:shd w:val="clear" w:color="auto" w:fill="FFFFFF"/>
          </w:tcPr>
          <w:p w:rsidR="00FB55A4" w:rsidRPr="00127044" w:rsidRDefault="00FB55A4" w:rsidP="00FB55A4">
            <w:pPr>
              <w:autoSpaceDE w:val="0"/>
              <w:autoSpaceDN w:val="0"/>
              <w:adjustRightInd w:val="0"/>
              <w:rPr>
                <w:rFonts w:ascii="Times New Roman" w:hAnsi="Times New Roman"/>
                <w:color w:val="000000"/>
                <w:szCs w:val="24"/>
              </w:rPr>
            </w:pPr>
          </w:p>
        </w:tc>
        <w:tc>
          <w:tcPr>
            <w:tcW w:w="642" w:type="dxa"/>
            <w:vMerge/>
            <w:tcBorders>
              <w:left w:val="nil"/>
              <w:bottom w:val="nil"/>
              <w:right w:val="nil"/>
            </w:tcBorders>
            <w:shd w:val="clear" w:color="auto" w:fill="FFFFFF"/>
          </w:tcPr>
          <w:p w:rsidR="00FB55A4" w:rsidRPr="00127044" w:rsidRDefault="00FB55A4" w:rsidP="00FB55A4">
            <w:pPr>
              <w:autoSpaceDE w:val="0"/>
              <w:autoSpaceDN w:val="0"/>
              <w:adjustRightInd w:val="0"/>
              <w:rPr>
                <w:rFonts w:ascii="Times New Roman" w:hAnsi="Times New Roman"/>
                <w:color w:val="000000"/>
                <w:szCs w:val="24"/>
              </w:rPr>
            </w:pPr>
          </w:p>
        </w:tc>
      </w:tr>
      <w:tr w:rsidR="00C54FFC" w:rsidRPr="00127044">
        <w:trPr>
          <w:cantSplit/>
        </w:trPr>
        <w:tc>
          <w:tcPr>
            <w:tcW w:w="642" w:type="dxa"/>
            <w:vMerge w:val="restart"/>
            <w:tcBorders>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1</w:t>
            </w:r>
          </w:p>
        </w:tc>
        <w:tc>
          <w:tcPr>
            <w:tcW w:w="2058" w:type="dxa"/>
            <w:tcBorders>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70" w:type="dxa"/>
            <w:tcBorders>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51.561</w:t>
            </w:r>
          </w:p>
        </w:tc>
        <w:tc>
          <w:tcPr>
            <w:tcW w:w="990" w:type="dxa"/>
            <w:tcBorders>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13.719</w:t>
            </w:r>
          </w:p>
        </w:tc>
        <w:tc>
          <w:tcPr>
            <w:tcW w:w="1440" w:type="dxa"/>
            <w:tcBorders>
              <w:left w:val="nil"/>
              <w:bottom w:val="nil"/>
              <w:right w:val="nil"/>
            </w:tcBorders>
            <w:shd w:val="clear" w:color="auto" w:fill="FFFFFF"/>
          </w:tcPr>
          <w:p w:rsidR="00C54FFC" w:rsidRPr="00127044" w:rsidRDefault="00C54FFC" w:rsidP="00C54FFC">
            <w:pPr>
              <w:autoSpaceDE w:val="0"/>
              <w:autoSpaceDN w:val="0"/>
              <w:adjustRightInd w:val="0"/>
              <w:rPr>
                <w:rFonts w:ascii="Times New Roman" w:hAnsi="Times New Roman"/>
                <w:szCs w:val="24"/>
              </w:rPr>
            </w:pPr>
          </w:p>
        </w:tc>
        <w:tc>
          <w:tcPr>
            <w:tcW w:w="844" w:type="dxa"/>
            <w:tcBorders>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3.758</w:t>
            </w:r>
          </w:p>
        </w:tc>
        <w:tc>
          <w:tcPr>
            <w:tcW w:w="642" w:type="dxa"/>
            <w:tcBorders>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15.200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3.089</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.213</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4.920</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15.517</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3.742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.222</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4.147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Circulation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2.345</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2.208</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.053</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1.062</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.289</w:t>
            </w:r>
          </w:p>
        </w:tc>
      </w:tr>
      <w:tr w:rsidR="00C54FF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w:t>
            </w:r>
          </w:p>
        </w:tc>
        <w:tc>
          <w:tcPr>
            <w:tcW w:w="117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5.122</w:t>
            </w:r>
          </w:p>
        </w:tc>
        <w:tc>
          <w:tcPr>
            <w:tcW w:w="99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2.480</w:t>
            </w:r>
          </w:p>
        </w:tc>
        <w:tc>
          <w:tcPr>
            <w:tcW w:w="144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.090</w:t>
            </w:r>
          </w:p>
        </w:tc>
        <w:tc>
          <w:tcPr>
            <w:tcW w:w="844"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2.065</w:t>
            </w:r>
          </w:p>
        </w:tc>
        <w:tc>
          <w:tcPr>
            <w:tcW w:w="642"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.039</w:t>
            </w:r>
          </w:p>
        </w:tc>
      </w:tr>
      <w:tr w:rsidR="00C54FFC" w:rsidRPr="00127044">
        <w:trPr>
          <w:cantSplit/>
        </w:trPr>
        <w:tc>
          <w:tcPr>
            <w:tcW w:w="642" w:type="dxa"/>
            <w:vMerge w:val="restart"/>
            <w:tcBorders>
              <w:top w:val="single" w:sz="8" w:space="0" w:color="auto"/>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2</w:t>
            </w:r>
          </w:p>
        </w:tc>
        <w:tc>
          <w:tcPr>
            <w:tcW w:w="2058" w:type="dxa"/>
            <w:tcBorders>
              <w:top w:val="single" w:sz="8" w:space="0" w:color="auto"/>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7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-105.748</w:t>
            </w:r>
          </w:p>
        </w:tc>
        <w:tc>
          <w:tcPr>
            <w:tcW w:w="99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23.331</w:t>
            </w:r>
          </w:p>
        </w:tc>
        <w:tc>
          <w:tcPr>
            <w:tcW w:w="144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rPr>
                <w:rFonts w:ascii="Times New Roman" w:hAnsi="Times New Roman"/>
                <w:szCs w:val="24"/>
              </w:rPr>
            </w:pPr>
          </w:p>
        </w:tc>
        <w:tc>
          <w:tcPr>
            <w:tcW w:w="844"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-4.533</w:t>
            </w:r>
          </w:p>
        </w:tc>
        <w:tc>
          <w:tcPr>
            <w:tcW w:w="642"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7.203</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3.021</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.101</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2.384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.018</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13.222</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3.453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3.828</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Circulation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1.601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2.041</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.036</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.785</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.433</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3.268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2.282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1.432</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.153</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43.723</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9.385</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.319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4.659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27.021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8.922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3.028</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.003</w:t>
            </w:r>
          </w:p>
        </w:tc>
      </w:tr>
      <w:tr w:rsidR="00C54FFC" w:rsidRPr="00127044" w:rsidTr="00D92F70">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7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-26.788</w:t>
            </w:r>
          </w:p>
        </w:tc>
        <w:tc>
          <w:tcPr>
            <w:tcW w:w="99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7.345</w:t>
            </w:r>
          </w:p>
        </w:tc>
        <w:tc>
          <w:tcPr>
            <w:tcW w:w="144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-.215</w:t>
            </w:r>
          </w:p>
        </w:tc>
        <w:tc>
          <w:tcPr>
            <w:tcW w:w="844"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-3.647</w:t>
            </w:r>
          </w:p>
        </w:tc>
        <w:tc>
          <w:tcPr>
            <w:tcW w:w="642"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1E1E16" w:rsidRDefault="001E1E16">
      <w:r>
        <w:br w:type="page"/>
      </w: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2"/>
        <w:gridCol w:w="2058"/>
        <w:gridCol w:w="1170"/>
        <w:gridCol w:w="990"/>
        <w:gridCol w:w="1440"/>
        <w:gridCol w:w="844"/>
        <w:gridCol w:w="642"/>
      </w:tblGrid>
      <w:tr w:rsidR="001E1E16" w:rsidRPr="00127044" w:rsidTr="00D92F70">
        <w:trPr>
          <w:cantSplit/>
        </w:trPr>
        <w:tc>
          <w:tcPr>
            <w:tcW w:w="642" w:type="dxa"/>
            <w:tcBorders>
              <w:top w:val="nil"/>
              <w:left w:val="nil"/>
              <w:bottom w:val="single" w:sz="8" w:space="0" w:color="auto"/>
              <w:right w:val="nil"/>
            </w:tcBorders>
            <w:shd w:val="clear" w:color="auto" w:fill="FFFFFF"/>
            <w:vAlign w:val="center"/>
          </w:tcPr>
          <w:p w:rsidR="001E1E16" w:rsidRPr="00127044" w:rsidRDefault="001E1E16" w:rsidP="00FB55A4">
            <w:pPr>
              <w:autoSpaceDE w:val="0"/>
              <w:autoSpaceDN w:val="0"/>
              <w:adjustRightInd w:val="0"/>
              <w:rPr>
                <w:rFonts w:ascii="Times New Roman" w:hAnsi="Times New Roman"/>
                <w:color w:val="000000"/>
                <w:szCs w:val="24"/>
              </w:rPr>
            </w:pPr>
          </w:p>
        </w:tc>
        <w:tc>
          <w:tcPr>
            <w:tcW w:w="2058" w:type="dxa"/>
            <w:tcBorders>
              <w:top w:val="nil"/>
              <w:left w:val="nil"/>
              <w:bottom w:val="single" w:sz="8" w:space="0" w:color="auto"/>
              <w:right w:val="nil"/>
            </w:tcBorders>
            <w:shd w:val="clear" w:color="auto" w:fill="FFFFFF"/>
            <w:vAlign w:val="center"/>
          </w:tcPr>
          <w:p w:rsidR="001E1E16" w:rsidRPr="00127044" w:rsidRDefault="001E1E16" w:rsidP="00FB55A4">
            <w:pPr>
              <w:autoSpaceDE w:val="0"/>
              <w:autoSpaceDN w:val="0"/>
              <w:adjustRightInd w:val="0"/>
              <w:spacing w:line="320" w:lineRule="atLeast"/>
              <w:ind w:left="60" w:right="60"/>
              <w:rPr>
                <w:rFonts w:ascii="Times New Roman" w:hAnsi="Times New Roman"/>
                <w:color w:val="000000"/>
                <w:szCs w:val="24"/>
              </w:rPr>
            </w:pPr>
          </w:p>
        </w:tc>
        <w:tc>
          <w:tcPr>
            <w:tcW w:w="1170" w:type="dxa"/>
            <w:tcBorders>
              <w:top w:val="nil"/>
              <w:left w:val="nil"/>
              <w:bottom w:val="single" w:sz="8" w:space="0" w:color="auto"/>
              <w:right w:val="nil"/>
            </w:tcBorders>
            <w:shd w:val="clear" w:color="auto" w:fill="FFFFFF"/>
          </w:tcPr>
          <w:p w:rsidR="001E1E16" w:rsidRPr="00127044" w:rsidRDefault="001E1E16" w:rsidP="00C54FFC">
            <w:pPr>
              <w:autoSpaceDE w:val="0"/>
              <w:autoSpaceDN w:val="0"/>
              <w:adjustRightInd w:val="0"/>
              <w:spacing w:line="320" w:lineRule="atLeast"/>
              <w:ind w:left="60" w:right="60"/>
              <w:jc w:val="right"/>
              <w:rPr>
                <w:rFonts w:ascii="Times New Roman" w:hAnsi="Times New Roman"/>
                <w:color w:val="000000"/>
                <w:szCs w:val="24"/>
              </w:rPr>
            </w:pPr>
          </w:p>
        </w:tc>
        <w:tc>
          <w:tcPr>
            <w:tcW w:w="990" w:type="dxa"/>
            <w:tcBorders>
              <w:top w:val="nil"/>
              <w:left w:val="nil"/>
              <w:bottom w:val="single" w:sz="8" w:space="0" w:color="auto"/>
              <w:right w:val="nil"/>
            </w:tcBorders>
            <w:shd w:val="clear" w:color="auto" w:fill="FFFFFF"/>
          </w:tcPr>
          <w:p w:rsidR="001E1E16" w:rsidRPr="00127044" w:rsidRDefault="001E1E16" w:rsidP="00C54FFC">
            <w:pPr>
              <w:autoSpaceDE w:val="0"/>
              <w:autoSpaceDN w:val="0"/>
              <w:adjustRightInd w:val="0"/>
              <w:spacing w:line="320" w:lineRule="atLeast"/>
              <w:ind w:left="60" w:right="60"/>
              <w:jc w:val="right"/>
              <w:rPr>
                <w:rFonts w:ascii="Times New Roman" w:hAnsi="Times New Roman"/>
                <w:color w:val="000000"/>
                <w:szCs w:val="24"/>
              </w:rPr>
            </w:pPr>
          </w:p>
        </w:tc>
        <w:tc>
          <w:tcPr>
            <w:tcW w:w="1440" w:type="dxa"/>
            <w:tcBorders>
              <w:top w:val="nil"/>
              <w:left w:val="nil"/>
              <w:bottom w:val="single" w:sz="8" w:space="0" w:color="auto"/>
              <w:right w:val="nil"/>
            </w:tcBorders>
            <w:shd w:val="clear" w:color="auto" w:fill="FFFFFF"/>
          </w:tcPr>
          <w:p w:rsidR="001E1E16" w:rsidRPr="00127044" w:rsidRDefault="001E1E16" w:rsidP="00C54FFC">
            <w:pPr>
              <w:autoSpaceDE w:val="0"/>
              <w:autoSpaceDN w:val="0"/>
              <w:adjustRightInd w:val="0"/>
              <w:spacing w:line="320" w:lineRule="atLeast"/>
              <w:ind w:left="60" w:right="60"/>
              <w:jc w:val="right"/>
              <w:rPr>
                <w:rFonts w:ascii="Times New Roman" w:hAnsi="Times New Roman"/>
                <w:color w:val="000000"/>
                <w:szCs w:val="24"/>
              </w:rPr>
            </w:pPr>
          </w:p>
        </w:tc>
        <w:tc>
          <w:tcPr>
            <w:tcW w:w="844" w:type="dxa"/>
            <w:tcBorders>
              <w:top w:val="nil"/>
              <w:left w:val="nil"/>
              <w:bottom w:val="single" w:sz="8" w:space="0" w:color="auto"/>
              <w:right w:val="nil"/>
            </w:tcBorders>
            <w:shd w:val="clear" w:color="auto" w:fill="FFFFFF"/>
          </w:tcPr>
          <w:p w:rsidR="001E1E16" w:rsidRPr="00127044" w:rsidRDefault="001E1E16" w:rsidP="00C54FFC">
            <w:pPr>
              <w:autoSpaceDE w:val="0"/>
              <w:autoSpaceDN w:val="0"/>
              <w:adjustRightInd w:val="0"/>
              <w:spacing w:line="320" w:lineRule="atLeast"/>
              <w:ind w:left="60" w:right="60"/>
              <w:jc w:val="right"/>
              <w:rPr>
                <w:rFonts w:ascii="Times New Roman" w:hAnsi="Times New Roman"/>
                <w:color w:val="000000"/>
                <w:szCs w:val="24"/>
              </w:rPr>
            </w:pPr>
          </w:p>
        </w:tc>
        <w:tc>
          <w:tcPr>
            <w:tcW w:w="642" w:type="dxa"/>
            <w:tcBorders>
              <w:top w:val="nil"/>
              <w:left w:val="nil"/>
              <w:bottom w:val="single" w:sz="8" w:space="0" w:color="auto"/>
              <w:right w:val="nil"/>
            </w:tcBorders>
            <w:shd w:val="clear" w:color="auto" w:fill="FFFFFF"/>
          </w:tcPr>
          <w:p w:rsidR="001E1E16" w:rsidRPr="00127044" w:rsidRDefault="001E1E16" w:rsidP="00C54FFC">
            <w:pPr>
              <w:autoSpaceDE w:val="0"/>
              <w:autoSpaceDN w:val="0"/>
              <w:adjustRightInd w:val="0"/>
              <w:spacing w:line="320" w:lineRule="atLeast"/>
              <w:ind w:left="60" w:right="60"/>
              <w:jc w:val="right"/>
              <w:rPr>
                <w:rFonts w:ascii="Times New Roman" w:hAnsi="Times New Roman"/>
                <w:color w:val="000000"/>
                <w:szCs w:val="24"/>
              </w:rPr>
            </w:pPr>
          </w:p>
        </w:tc>
      </w:tr>
      <w:tr w:rsidR="00C54FFC" w:rsidRPr="00127044" w:rsidTr="00D92F70">
        <w:trPr>
          <w:cantSplit/>
        </w:trPr>
        <w:tc>
          <w:tcPr>
            <w:tcW w:w="642" w:type="dxa"/>
            <w:vMerge w:val="restart"/>
            <w:tcBorders>
              <w:top w:val="single" w:sz="8" w:space="0" w:color="auto"/>
              <w:left w:val="nil"/>
              <w:bottom w:val="nil"/>
              <w:right w:val="nil"/>
            </w:tcBorders>
            <w:shd w:val="clear" w:color="auto" w:fill="FFFFFF"/>
            <w:vAlign w:val="center"/>
          </w:tcPr>
          <w:p w:rsidR="00D92F70"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3</w:t>
            </w:r>
          </w:p>
          <w:p w:rsidR="00D92F70" w:rsidRDefault="00D92F70" w:rsidP="00D92F70">
            <w:pPr>
              <w:rPr>
                <w:rFonts w:ascii="Times New Roman" w:hAnsi="Times New Roman"/>
                <w:szCs w:val="24"/>
              </w:rPr>
            </w:pPr>
          </w:p>
          <w:p w:rsidR="00C54FFC" w:rsidRPr="00D92F70" w:rsidRDefault="00C54FFC" w:rsidP="00D92F70">
            <w:pPr>
              <w:rPr>
                <w:rFonts w:ascii="Times New Roman" w:hAnsi="Times New Roman"/>
                <w:szCs w:val="24"/>
              </w:rPr>
            </w:pPr>
          </w:p>
        </w:tc>
        <w:tc>
          <w:tcPr>
            <w:tcW w:w="2058" w:type="dxa"/>
            <w:tcBorders>
              <w:top w:val="single" w:sz="8" w:space="0" w:color="auto"/>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7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-75.649</w:t>
            </w:r>
          </w:p>
        </w:tc>
        <w:tc>
          <w:tcPr>
            <w:tcW w:w="99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24.578</w:t>
            </w:r>
          </w:p>
        </w:tc>
        <w:tc>
          <w:tcPr>
            <w:tcW w:w="144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rPr>
                <w:rFonts w:ascii="Times New Roman" w:hAnsi="Times New Roman"/>
                <w:szCs w:val="24"/>
              </w:rPr>
            </w:pPr>
          </w:p>
        </w:tc>
        <w:tc>
          <w:tcPr>
            <w:tcW w:w="844"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-3.078</w:t>
            </w:r>
          </w:p>
        </w:tc>
        <w:tc>
          <w:tcPr>
            <w:tcW w:w="642"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.002</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10.769</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2.980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.151</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3.614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7.125</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3.366</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.102</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2.117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.035</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Circulation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1.767</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1.933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.040</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.914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.361</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1.799</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2.168</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.031</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.830</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.407</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70.474</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10.274</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6.859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19.491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9.050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2.154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.032</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-13.220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7.334</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-.106</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-1.803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.072</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-17.080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6.037</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-.158</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-2.829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.005</w:t>
            </w:r>
          </w:p>
        </w:tc>
      </w:tr>
      <w:tr w:rsidR="00C54FFC" w:rsidRPr="00127044" w:rsidTr="00D92F70">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21.635</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4.272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.208</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5.064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CB042A">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Challenge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-11.261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5.871</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-1.918</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.056</w:t>
            </w:r>
          </w:p>
        </w:tc>
      </w:tr>
      <w:tr w:rsidR="00C54FFC" w:rsidRPr="00127044" w:rsidTr="00CB042A">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-22.639</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7.242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-3.126</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.002</w:t>
            </w:r>
          </w:p>
        </w:tc>
      </w:tr>
      <w:tr w:rsidR="00C54FFC" w:rsidRPr="00127044">
        <w:trPr>
          <w:cantSplit/>
        </w:trPr>
        <w:tc>
          <w:tcPr>
            <w:tcW w:w="642" w:type="dxa"/>
            <w:vMerge w:val="restart"/>
            <w:tcBorders>
              <w:top w:val="single" w:sz="8" w:space="0" w:color="auto"/>
              <w:left w:val="nil"/>
              <w:bottom w:val="single" w:sz="8" w:space="0" w:color="auto"/>
              <w:right w:val="nil"/>
            </w:tcBorders>
            <w:shd w:val="clear" w:color="auto" w:fill="FFFFFF"/>
            <w:vAlign w:val="center"/>
          </w:tcPr>
          <w:p w:rsidR="00C54FFC" w:rsidRPr="00127044" w:rsidRDefault="00D24393"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szCs w:val="24"/>
              </w:rPr>
              <w:br w:type="page"/>
            </w:r>
            <w:r w:rsidR="00C54FFC" w:rsidRPr="00127044">
              <w:rPr>
                <w:rFonts w:ascii="Times New Roman" w:hAnsi="Times New Roman"/>
                <w:color w:val="000000"/>
                <w:szCs w:val="24"/>
              </w:rPr>
              <w:t>4</w:t>
            </w:r>
          </w:p>
        </w:tc>
        <w:tc>
          <w:tcPr>
            <w:tcW w:w="2058" w:type="dxa"/>
            <w:tcBorders>
              <w:top w:val="single" w:sz="8" w:space="0" w:color="auto"/>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7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-123.046</w:t>
            </w:r>
          </w:p>
        </w:tc>
        <w:tc>
          <w:tcPr>
            <w:tcW w:w="99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25.941</w:t>
            </w:r>
          </w:p>
        </w:tc>
        <w:tc>
          <w:tcPr>
            <w:tcW w:w="144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rPr>
                <w:rFonts w:ascii="Times New Roman" w:hAnsi="Times New Roman"/>
                <w:szCs w:val="24"/>
              </w:rPr>
            </w:pPr>
          </w:p>
        </w:tc>
        <w:tc>
          <w:tcPr>
            <w:tcW w:w="844"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-4.743</w:t>
            </w:r>
          </w:p>
        </w:tc>
        <w:tc>
          <w:tcPr>
            <w:tcW w:w="642"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7.622</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2.912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2.618</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.009</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7.258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3.236</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2.243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.025</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Circulation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1.010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1.859</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.023</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.544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.587</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3.060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2.079</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1.472</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.142</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79.351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10.643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.579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7.456</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6.334</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9.302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.681</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.496</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-14.900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7.423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-2.007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.045</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-15.434</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6.070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-.143</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-2.543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.011</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16.062</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4.650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3.454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.001</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Challenge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-7.691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5.966</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-.065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-1.289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.198</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-42.799</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8.772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-.367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-4.879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Students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4.958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4.120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.065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1.203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.229</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Faculty</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14.560</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4.900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.242</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2.971</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.003</w:t>
            </w:r>
          </w:p>
        </w:tc>
      </w:tr>
      <w:tr w:rsidR="00C54FFC" w:rsidRPr="00127044">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-12.378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2.688</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-4.604</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1E1E16">
        <w:trPr>
          <w:cantSplit/>
        </w:trPr>
        <w:tc>
          <w:tcPr>
            <w:tcW w:w="642" w:type="dxa"/>
            <w:vMerge/>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7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22.580</w:t>
            </w:r>
          </w:p>
        </w:tc>
        <w:tc>
          <w:tcPr>
            <w:tcW w:w="99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6.127</w:t>
            </w:r>
          </w:p>
        </w:tc>
        <w:tc>
          <w:tcPr>
            <w:tcW w:w="144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.229</w:t>
            </w:r>
          </w:p>
        </w:tc>
        <w:tc>
          <w:tcPr>
            <w:tcW w:w="844"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3.685</w:t>
            </w:r>
          </w:p>
        </w:tc>
        <w:tc>
          <w:tcPr>
            <w:tcW w:w="642"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1E1E16">
        <w:trPr>
          <w:cantSplit/>
        </w:trPr>
        <w:tc>
          <w:tcPr>
            <w:tcW w:w="642" w:type="dxa"/>
            <w:vMerge w:val="restart"/>
            <w:tcBorders>
              <w:top w:val="single" w:sz="8" w:space="0" w:color="auto"/>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5</w:t>
            </w:r>
          </w:p>
        </w:tc>
        <w:tc>
          <w:tcPr>
            <w:tcW w:w="2058" w:type="dxa"/>
            <w:tcBorders>
              <w:top w:val="single" w:sz="8" w:space="0" w:color="auto"/>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7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-93.742</w:t>
            </w:r>
          </w:p>
        </w:tc>
        <w:tc>
          <w:tcPr>
            <w:tcW w:w="99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23.503</w:t>
            </w:r>
          </w:p>
        </w:tc>
        <w:tc>
          <w:tcPr>
            <w:tcW w:w="1440"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rPr>
                <w:rFonts w:ascii="Times New Roman" w:hAnsi="Times New Roman"/>
                <w:szCs w:val="24"/>
              </w:rPr>
            </w:pPr>
          </w:p>
        </w:tc>
        <w:tc>
          <w:tcPr>
            <w:tcW w:w="844"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-3.988</w:t>
            </w:r>
          </w:p>
        </w:tc>
        <w:tc>
          <w:tcPr>
            <w:tcW w:w="642" w:type="dxa"/>
            <w:tcBorders>
              <w:top w:val="single" w:sz="8" w:space="0" w:color="auto"/>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7.677</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2.620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2.930</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.004</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4.683</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2.922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.067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1.603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Circulation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.874</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1.673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.020</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.522</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.602</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Instruction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2.401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1.872</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.042</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1.283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59.248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9.760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.432</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6.070</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-21.163</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8.758</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-.183</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-2.417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.016</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-19.811</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6.695</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-2.959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.003</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.718</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5.668</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.007</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.899</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13.655</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4.190</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.131</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3.259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.001</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Challenge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-11.282</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5.379</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-2.097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.036</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-21.717</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8.137</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-.186</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-2.669</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.008</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Students</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2.869</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3.713</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.038</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.773</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.440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Faculty</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-4.504</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4.757</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-.075</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-.947</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.344</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-13.927</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2.424</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-.289</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-5.746</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7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11.185</w:t>
            </w:r>
          </w:p>
        </w:tc>
        <w:tc>
          <w:tcPr>
            <w:tcW w:w="99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5.616</w:t>
            </w:r>
          </w:p>
        </w:tc>
        <w:tc>
          <w:tcPr>
            <w:tcW w:w="1440"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.114</w:t>
            </w:r>
          </w:p>
        </w:tc>
        <w:tc>
          <w:tcPr>
            <w:tcW w:w="844"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1.992</w:t>
            </w:r>
          </w:p>
        </w:tc>
        <w:tc>
          <w:tcPr>
            <w:tcW w:w="642" w:type="dxa"/>
            <w:tcBorders>
              <w:top w:val="nil"/>
              <w:left w:val="nil"/>
              <w:bottom w:val="nil"/>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.047</w:t>
            </w:r>
          </w:p>
        </w:tc>
      </w:tr>
      <w:tr w:rsidR="00C54FFC" w:rsidRPr="00127044" w:rsidTr="001E1E16">
        <w:trPr>
          <w:cantSplit/>
        </w:trPr>
        <w:tc>
          <w:tcPr>
            <w:tcW w:w="642" w:type="dxa"/>
            <w:vMerge/>
            <w:tcBorders>
              <w:top w:val="nil"/>
              <w:left w:val="nil"/>
              <w:bottom w:val="nil"/>
              <w:right w:val="nil"/>
            </w:tcBorders>
            <w:shd w:val="clear" w:color="auto" w:fill="FFFFFF"/>
            <w:vAlign w:val="center"/>
          </w:tcPr>
          <w:p w:rsidR="00C54FFC" w:rsidRPr="00127044" w:rsidRDefault="00C54FFC" w:rsidP="00FB55A4">
            <w:pPr>
              <w:autoSpaceDE w:val="0"/>
              <w:autoSpaceDN w:val="0"/>
              <w:adjustRightInd w:val="0"/>
              <w:rPr>
                <w:rFonts w:ascii="Times New Roman" w:hAnsi="Times New Roman"/>
                <w:color w:val="000000"/>
                <w:szCs w:val="24"/>
              </w:rPr>
            </w:pPr>
          </w:p>
        </w:tc>
        <w:tc>
          <w:tcPr>
            <w:tcW w:w="2058" w:type="dxa"/>
            <w:tcBorders>
              <w:top w:val="nil"/>
              <w:left w:val="nil"/>
              <w:bottom w:val="single" w:sz="8" w:space="0" w:color="auto"/>
              <w:right w:val="nil"/>
            </w:tcBorders>
            <w:shd w:val="clear" w:color="auto" w:fill="FFFFFF"/>
            <w:vAlign w:val="center"/>
          </w:tcPr>
          <w:p w:rsidR="00C54FFC" w:rsidRPr="00127044" w:rsidRDefault="00C54FFC" w:rsidP="00FB55A4">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Experience</w:t>
            </w:r>
          </w:p>
        </w:tc>
        <w:tc>
          <w:tcPr>
            <w:tcW w:w="117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66.413</w:t>
            </w:r>
          </w:p>
        </w:tc>
        <w:tc>
          <w:tcPr>
            <w:tcW w:w="99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6.219</w:t>
            </w:r>
          </w:p>
        </w:tc>
        <w:tc>
          <w:tcPr>
            <w:tcW w:w="1440"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.681</w:t>
            </w:r>
          </w:p>
        </w:tc>
        <w:tc>
          <w:tcPr>
            <w:tcW w:w="844"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10.678</w:t>
            </w:r>
          </w:p>
        </w:tc>
        <w:tc>
          <w:tcPr>
            <w:tcW w:w="642" w:type="dxa"/>
            <w:tcBorders>
              <w:top w:val="nil"/>
              <w:left w:val="nil"/>
              <w:bottom w:val="single" w:sz="8" w:space="0" w:color="auto"/>
              <w:right w:val="nil"/>
            </w:tcBorders>
            <w:shd w:val="clear" w:color="auto" w:fill="FFFFFF"/>
          </w:tcPr>
          <w:p w:rsidR="00C54FFC" w:rsidRPr="00127044" w:rsidRDefault="00C54FFC" w:rsidP="00C54FFC">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D24393" w:rsidRPr="00127044" w:rsidRDefault="00D24393" w:rsidP="006D18F0">
      <w:pPr>
        <w:ind w:firstLine="720"/>
        <w:rPr>
          <w:rFonts w:ascii="Times New Roman" w:hAnsi="Times New Roman"/>
          <w:color w:val="000000"/>
          <w:szCs w:val="24"/>
        </w:rPr>
      </w:pPr>
    </w:p>
    <w:p w:rsidR="00F42286" w:rsidRPr="00127044" w:rsidRDefault="00F91FB7" w:rsidP="00B0622F">
      <w:pPr>
        <w:spacing w:line="480" w:lineRule="auto"/>
        <w:ind w:firstLine="720"/>
        <w:rPr>
          <w:rFonts w:ascii="Times New Roman" w:hAnsi="Times New Roman"/>
          <w:color w:val="000000"/>
          <w:szCs w:val="24"/>
        </w:rPr>
      </w:pPr>
      <w:r w:rsidRPr="00127044">
        <w:rPr>
          <w:rFonts w:ascii="Times New Roman" w:hAnsi="Times New Roman"/>
          <w:color w:val="000000"/>
          <w:szCs w:val="24"/>
        </w:rPr>
        <w:t>A similar</w:t>
      </w:r>
      <w:r w:rsidR="00A301DD" w:rsidRPr="00127044">
        <w:rPr>
          <w:rFonts w:ascii="Times New Roman" w:hAnsi="Times New Roman"/>
          <w:color w:val="000000"/>
          <w:szCs w:val="24"/>
        </w:rPr>
        <w:t xml:space="preserve"> process to fit a taxonomy of </w:t>
      </w:r>
      <w:r w:rsidRPr="00127044">
        <w:rPr>
          <w:rFonts w:ascii="Times New Roman" w:hAnsi="Times New Roman"/>
          <w:color w:val="000000"/>
          <w:szCs w:val="24"/>
        </w:rPr>
        <w:t xml:space="preserve">multiple regression </w:t>
      </w:r>
      <w:r w:rsidR="00A301DD" w:rsidRPr="00127044">
        <w:rPr>
          <w:rFonts w:ascii="Times New Roman" w:hAnsi="Times New Roman"/>
          <w:color w:val="000000"/>
          <w:szCs w:val="24"/>
        </w:rPr>
        <w:t xml:space="preserve">models </w:t>
      </w:r>
      <w:r w:rsidRPr="00127044">
        <w:rPr>
          <w:rFonts w:ascii="Times New Roman" w:hAnsi="Times New Roman"/>
          <w:color w:val="000000"/>
          <w:szCs w:val="24"/>
        </w:rPr>
        <w:t>on retention</w:t>
      </w:r>
      <w:r w:rsidR="00F232D8" w:rsidRPr="00127044">
        <w:rPr>
          <w:rFonts w:ascii="Times New Roman" w:hAnsi="Times New Roman"/>
          <w:color w:val="000000"/>
          <w:szCs w:val="24"/>
        </w:rPr>
        <w:t xml:space="preserve"> </w:t>
      </w:r>
      <w:bookmarkStart w:id="271" w:name="_GoBack"/>
      <w:bookmarkEnd w:id="271"/>
      <w:r w:rsidRPr="00127044">
        <w:rPr>
          <w:rFonts w:ascii="Times New Roman" w:hAnsi="Times New Roman"/>
          <w:color w:val="000000"/>
          <w:szCs w:val="24"/>
        </w:rPr>
        <w:t xml:space="preserve">instead of graduation </w:t>
      </w:r>
      <w:r w:rsidR="00F232D8" w:rsidRPr="00127044">
        <w:rPr>
          <w:rFonts w:ascii="Times New Roman" w:hAnsi="Times New Roman"/>
          <w:color w:val="000000"/>
          <w:szCs w:val="24"/>
        </w:rPr>
        <w:t xml:space="preserve">(not illustrated here) </w:t>
      </w:r>
      <w:r w:rsidRPr="00127044">
        <w:rPr>
          <w:rFonts w:ascii="Times New Roman" w:hAnsi="Times New Roman"/>
          <w:color w:val="000000"/>
          <w:szCs w:val="24"/>
        </w:rPr>
        <w:t xml:space="preserve">left expenditures as the only statistically significant library measure. </w:t>
      </w:r>
      <w:r w:rsidR="00F74FB1" w:rsidRPr="00127044">
        <w:rPr>
          <w:rFonts w:ascii="Times New Roman" w:hAnsi="Times New Roman"/>
          <w:color w:val="000000"/>
          <w:szCs w:val="24"/>
        </w:rPr>
        <w:t xml:space="preserve">I </w:t>
      </w:r>
      <w:r w:rsidRPr="00127044">
        <w:rPr>
          <w:rFonts w:ascii="Times New Roman" w:hAnsi="Times New Roman"/>
          <w:color w:val="000000"/>
          <w:szCs w:val="24"/>
        </w:rPr>
        <w:t xml:space="preserve">therefore </w:t>
      </w:r>
      <w:r w:rsidR="00A301DD" w:rsidRPr="00127044">
        <w:rPr>
          <w:rFonts w:ascii="Times New Roman" w:hAnsi="Times New Roman"/>
          <w:color w:val="000000"/>
          <w:szCs w:val="24"/>
        </w:rPr>
        <w:t>fit</w:t>
      </w:r>
      <w:r w:rsidR="00176019" w:rsidRPr="00127044">
        <w:rPr>
          <w:rFonts w:ascii="Times New Roman" w:hAnsi="Times New Roman"/>
          <w:color w:val="000000"/>
          <w:szCs w:val="24"/>
        </w:rPr>
        <w:t xml:space="preserve"> an additional model, </w:t>
      </w:r>
      <w:r w:rsidR="00F74FB1" w:rsidRPr="00127044">
        <w:rPr>
          <w:rFonts w:ascii="Times New Roman" w:hAnsi="Times New Roman"/>
          <w:color w:val="000000"/>
          <w:szCs w:val="24"/>
        </w:rPr>
        <w:t>Model 6</w:t>
      </w:r>
      <w:r w:rsidR="00176019" w:rsidRPr="00127044">
        <w:rPr>
          <w:rFonts w:ascii="Times New Roman" w:hAnsi="Times New Roman"/>
          <w:color w:val="000000"/>
          <w:szCs w:val="24"/>
        </w:rPr>
        <w:t>,</w:t>
      </w:r>
      <w:r w:rsidR="00F74FB1" w:rsidRPr="00127044">
        <w:rPr>
          <w:rFonts w:ascii="Times New Roman" w:hAnsi="Times New Roman"/>
          <w:color w:val="000000"/>
          <w:szCs w:val="24"/>
        </w:rPr>
        <w:t xml:space="preserve"> by r</w:t>
      </w:r>
      <w:r w:rsidR="000D210C" w:rsidRPr="00127044">
        <w:rPr>
          <w:rFonts w:ascii="Times New Roman" w:hAnsi="Times New Roman"/>
          <w:color w:val="000000"/>
          <w:szCs w:val="24"/>
        </w:rPr>
        <w:t xml:space="preserve">emoving </w:t>
      </w:r>
      <w:r w:rsidR="00F74FB1" w:rsidRPr="00127044">
        <w:rPr>
          <w:rFonts w:ascii="Times New Roman" w:hAnsi="Times New Roman"/>
          <w:color w:val="000000"/>
          <w:szCs w:val="24"/>
        </w:rPr>
        <w:t xml:space="preserve">all variables that were not statistically significant (circulation, instruction, </w:t>
      </w:r>
      <w:r w:rsidR="00C54FFC" w:rsidRPr="00127044">
        <w:rPr>
          <w:rFonts w:ascii="Times New Roman" w:hAnsi="Times New Roman"/>
          <w:color w:val="000000"/>
          <w:szCs w:val="24"/>
        </w:rPr>
        <w:t>active, students, faculty</w:t>
      </w:r>
      <w:r w:rsidR="00F74FB1" w:rsidRPr="00127044">
        <w:rPr>
          <w:rFonts w:ascii="Times New Roman" w:hAnsi="Times New Roman"/>
          <w:color w:val="000000"/>
          <w:szCs w:val="24"/>
        </w:rPr>
        <w:t>)</w:t>
      </w:r>
      <w:r w:rsidRPr="00127044">
        <w:rPr>
          <w:rFonts w:ascii="Times New Roman" w:hAnsi="Times New Roman"/>
          <w:color w:val="000000"/>
          <w:szCs w:val="24"/>
        </w:rPr>
        <w:t>, keeping expenditures as part of the model</w:t>
      </w:r>
      <w:r w:rsidR="001157B5" w:rsidRPr="00127044">
        <w:rPr>
          <w:rFonts w:ascii="Times New Roman" w:hAnsi="Times New Roman"/>
          <w:color w:val="000000"/>
          <w:szCs w:val="24"/>
        </w:rPr>
        <w:t>.</w:t>
      </w:r>
    </w:p>
    <w:p w:rsidR="00DA6DDC" w:rsidRPr="00127044" w:rsidRDefault="00DA6DDC" w:rsidP="00E96A63">
      <w:pPr>
        <w:pStyle w:val="TableCaption"/>
        <w:rPr>
          <w:i/>
        </w:rPr>
      </w:pPr>
      <w:bookmarkStart w:id="272" w:name="_Toc321814494"/>
      <w:r w:rsidRPr="00127044">
        <w:t>Table 45</w:t>
      </w:r>
      <w:r w:rsidR="00C460EE" w:rsidRPr="00127044">
        <w:t>:</w:t>
      </w:r>
      <w:bookmarkEnd w:id="272"/>
      <w:r w:rsidR="00C460EE" w:rsidRPr="00127044">
        <w:rPr>
          <w:i/>
        </w:rPr>
        <w:t xml:space="preserve"> </w:t>
      </w:r>
    </w:p>
    <w:p w:rsidR="00F42286" w:rsidRPr="00127044" w:rsidRDefault="00C460EE" w:rsidP="00E96A63">
      <w:pPr>
        <w:pStyle w:val="TableCaption"/>
      </w:pPr>
      <w:bookmarkStart w:id="273" w:name="_Toc321814495"/>
      <w:r w:rsidRPr="00127044">
        <w:rPr>
          <w:i/>
        </w:rPr>
        <w:t>Model 6 Summary</w:t>
      </w:r>
      <w:bookmarkEnd w:id="273"/>
    </w:p>
    <w:tbl>
      <w:tblPr>
        <w:tblW w:w="5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4"/>
        <w:gridCol w:w="734"/>
        <w:gridCol w:w="1025"/>
        <w:gridCol w:w="1377"/>
        <w:gridCol w:w="1377"/>
      </w:tblGrid>
      <w:tr w:rsidR="00F42286" w:rsidRPr="00127044">
        <w:trPr>
          <w:cantSplit/>
        </w:trPr>
        <w:tc>
          <w:tcPr>
            <w:tcW w:w="764" w:type="dxa"/>
            <w:tcBorders>
              <w:left w:val="nil"/>
              <w:right w:val="nil"/>
            </w:tcBorders>
            <w:shd w:val="clear" w:color="auto" w:fill="FFFFFF"/>
          </w:tcPr>
          <w:p w:rsidR="00F42286" w:rsidRPr="00127044" w:rsidRDefault="00F42286" w:rsidP="00F42286">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734" w:type="dxa"/>
            <w:tcBorders>
              <w:left w:val="nil"/>
              <w:right w:val="nil"/>
            </w:tcBorders>
            <w:shd w:val="clear" w:color="auto" w:fill="FFFFFF"/>
          </w:tcPr>
          <w:p w:rsidR="00F42286" w:rsidRPr="00127044" w:rsidRDefault="00F42286" w:rsidP="00F42286">
            <w:pPr>
              <w:autoSpaceDE w:val="0"/>
              <w:autoSpaceDN w:val="0"/>
              <w:adjustRightInd w:val="0"/>
              <w:spacing w:line="320" w:lineRule="atLeast"/>
              <w:ind w:left="60" w:right="60"/>
              <w:jc w:val="center"/>
              <w:rPr>
                <w:rFonts w:ascii="Times New Roman" w:hAnsi="Times New Roman"/>
                <w:b/>
                <w:color w:val="000000"/>
                <w:szCs w:val="24"/>
              </w:rPr>
            </w:pPr>
            <w:r w:rsidRPr="00127044">
              <w:rPr>
                <w:rFonts w:ascii="Times New Roman" w:hAnsi="Times New Roman"/>
                <w:b/>
                <w:color w:val="000000"/>
                <w:szCs w:val="24"/>
              </w:rPr>
              <w:t>R</w:t>
            </w:r>
          </w:p>
        </w:tc>
        <w:tc>
          <w:tcPr>
            <w:tcW w:w="1025" w:type="dxa"/>
            <w:tcBorders>
              <w:left w:val="nil"/>
              <w:right w:val="nil"/>
            </w:tcBorders>
            <w:shd w:val="clear" w:color="auto" w:fill="FFFFFF"/>
          </w:tcPr>
          <w:p w:rsidR="00F42286" w:rsidRPr="00127044" w:rsidRDefault="00F42286" w:rsidP="00F4228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 Square</w:t>
            </w:r>
          </w:p>
        </w:tc>
        <w:tc>
          <w:tcPr>
            <w:tcW w:w="1377" w:type="dxa"/>
            <w:tcBorders>
              <w:left w:val="nil"/>
              <w:right w:val="nil"/>
            </w:tcBorders>
            <w:shd w:val="clear" w:color="auto" w:fill="FFFFFF"/>
          </w:tcPr>
          <w:p w:rsidR="00F42286" w:rsidRPr="00127044" w:rsidRDefault="00F42286" w:rsidP="00F4228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Adjusted R Square</w:t>
            </w:r>
          </w:p>
        </w:tc>
        <w:tc>
          <w:tcPr>
            <w:tcW w:w="1377" w:type="dxa"/>
            <w:tcBorders>
              <w:left w:val="nil"/>
              <w:right w:val="nil"/>
            </w:tcBorders>
            <w:shd w:val="clear" w:color="auto" w:fill="FFFFFF"/>
          </w:tcPr>
          <w:p w:rsidR="00F42286" w:rsidRPr="00127044" w:rsidRDefault="00F42286" w:rsidP="00F4228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 of the Estimate</w:t>
            </w:r>
          </w:p>
        </w:tc>
      </w:tr>
      <w:tr w:rsidR="00F57FF8" w:rsidRPr="00127044">
        <w:trPr>
          <w:cantSplit/>
        </w:trPr>
        <w:tc>
          <w:tcPr>
            <w:tcW w:w="764" w:type="dxa"/>
            <w:tcBorders>
              <w:left w:val="nil"/>
              <w:right w:val="nil"/>
            </w:tcBorders>
            <w:shd w:val="clear" w:color="auto" w:fill="FFFFFF"/>
            <w:vAlign w:val="center"/>
          </w:tcPr>
          <w:p w:rsidR="00F57FF8" w:rsidRPr="00127044" w:rsidRDefault="00176019" w:rsidP="00F42286">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w:t>
            </w:r>
          </w:p>
        </w:tc>
        <w:tc>
          <w:tcPr>
            <w:tcW w:w="734"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w:t>
            </w:r>
            <w:r w:rsidR="00D06B0C" w:rsidRPr="00127044">
              <w:rPr>
                <w:rFonts w:ascii="Times New Roman" w:hAnsi="Times New Roman"/>
                <w:color w:val="000000"/>
                <w:szCs w:val="24"/>
              </w:rPr>
              <w:t>40</w:t>
            </w:r>
          </w:p>
        </w:tc>
        <w:tc>
          <w:tcPr>
            <w:tcW w:w="1025" w:type="dxa"/>
            <w:tcBorders>
              <w:left w:val="nil"/>
              <w:right w:val="nil"/>
            </w:tcBorders>
            <w:shd w:val="clear" w:color="auto" w:fill="FFFFFF"/>
          </w:tcPr>
          <w:p w:rsidR="00F57FF8" w:rsidRPr="00127044" w:rsidRDefault="00D06B0C"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.548</w:t>
            </w:r>
          </w:p>
        </w:tc>
        <w:tc>
          <w:tcPr>
            <w:tcW w:w="1377" w:type="dxa"/>
            <w:tcBorders>
              <w:left w:val="nil"/>
              <w:right w:val="nil"/>
            </w:tcBorders>
            <w:shd w:val="clear" w:color="auto" w:fill="FFFFFF"/>
          </w:tcPr>
          <w:p w:rsidR="00F57FF8" w:rsidRPr="00127044" w:rsidRDefault="00D06B0C"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.538</w:t>
            </w:r>
          </w:p>
        </w:tc>
        <w:tc>
          <w:tcPr>
            <w:tcW w:w="1377" w:type="dxa"/>
            <w:tcBorders>
              <w:left w:val="nil"/>
              <w:right w:val="nil"/>
            </w:tcBorders>
            <w:shd w:val="clear" w:color="auto" w:fill="FFFFFF"/>
          </w:tcPr>
          <w:p w:rsidR="00F57FF8" w:rsidRPr="00127044" w:rsidRDefault="00D06B0C"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11.480</w:t>
            </w:r>
          </w:p>
        </w:tc>
      </w:tr>
    </w:tbl>
    <w:p w:rsidR="00F42286" w:rsidRPr="00127044" w:rsidRDefault="00F42286" w:rsidP="00F42286">
      <w:pPr>
        <w:autoSpaceDE w:val="0"/>
        <w:autoSpaceDN w:val="0"/>
        <w:adjustRightInd w:val="0"/>
        <w:spacing w:line="400" w:lineRule="atLeast"/>
        <w:rPr>
          <w:rFonts w:ascii="Times New Roman" w:hAnsi="Times New Roman"/>
          <w:szCs w:val="24"/>
        </w:rPr>
      </w:pPr>
    </w:p>
    <w:p w:rsidR="00F42286" w:rsidRPr="00127044" w:rsidRDefault="00176019" w:rsidP="00BE1139">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Taken together, the variables in </w:t>
      </w:r>
      <w:r w:rsidR="00F57FF8" w:rsidRPr="00127044">
        <w:rPr>
          <w:rFonts w:ascii="Times New Roman" w:hAnsi="Times New Roman"/>
          <w:color w:val="000000"/>
          <w:szCs w:val="24"/>
        </w:rPr>
        <w:t>Model 6 account</w:t>
      </w:r>
      <w:r w:rsidRPr="00127044">
        <w:rPr>
          <w:rFonts w:ascii="Times New Roman" w:hAnsi="Times New Roman"/>
          <w:color w:val="000000"/>
          <w:szCs w:val="24"/>
        </w:rPr>
        <w:t>ed</w:t>
      </w:r>
      <w:r w:rsidR="00F57FF8" w:rsidRPr="00127044">
        <w:rPr>
          <w:rFonts w:ascii="Times New Roman" w:hAnsi="Times New Roman"/>
          <w:color w:val="000000"/>
          <w:szCs w:val="24"/>
        </w:rPr>
        <w:t xml:space="preserve"> for </w:t>
      </w:r>
      <w:r w:rsidRPr="00127044">
        <w:rPr>
          <w:rFonts w:ascii="Times New Roman" w:hAnsi="Times New Roman"/>
          <w:color w:val="000000"/>
          <w:szCs w:val="24"/>
        </w:rPr>
        <w:t>54.5</w:t>
      </w:r>
      <w:r w:rsidR="00F42286" w:rsidRPr="00127044">
        <w:rPr>
          <w:rFonts w:ascii="Times New Roman" w:hAnsi="Times New Roman"/>
          <w:color w:val="000000"/>
          <w:szCs w:val="24"/>
        </w:rPr>
        <w:t>% of</w:t>
      </w:r>
      <w:r w:rsidR="00C87F00" w:rsidRPr="00127044">
        <w:rPr>
          <w:rFonts w:ascii="Times New Roman" w:hAnsi="Times New Roman"/>
          <w:color w:val="000000"/>
          <w:szCs w:val="24"/>
        </w:rPr>
        <w:t xml:space="preserve"> the </w:t>
      </w:r>
      <w:r w:rsidRPr="00127044">
        <w:rPr>
          <w:rFonts w:ascii="Times New Roman" w:hAnsi="Times New Roman"/>
          <w:color w:val="000000"/>
          <w:szCs w:val="24"/>
        </w:rPr>
        <w:t>institution-to-institution variation in</w:t>
      </w:r>
      <w:r w:rsidR="00C87F00" w:rsidRPr="00127044">
        <w:rPr>
          <w:rFonts w:ascii="Times New Roman" w:hAnsi="Times New Roman"/>
          <w:color w:val="000000"/>
          <w:szCs w:val="24"/>
        </w:rPr>
        <w:t xml:space="preserve"> graduation</w:t>
      </w:r>
      <w:r w:rsidR="001157B5" w:rsidRPr="00127044">
        <w:rPr>
          <w:rFonts w:ascii="Times New Roman" w:hAnsi="Times New Roman"/>
          <w:color w:val="000000"/>
          <w:szCs w:val="24"/>
        </w:rPr>
        <w:t xml:space="preserve"> rates</w:t>
      </w:r>
      <w:r w:rsidR="004431A3" w:rsidRPr="00127044">
        <w:rPr>
          <w:rFonts w:ascii="Times New Roman" w:hAnsi="Times New Roman"/>
          <w:color w:val="000000"/>
          <w:szCs w:val="24"/>
        </w:rPr>
        <w:t>. Table 46</w:t>
      </w:r>
      <w:r w:rsidR="00C87F00" w:rsidRPr="00127044">
        <w:rPr>
          <w:rFonts w:ascii="Times New Roman" w:hAnsi="Times New Roman"/>
          <w:color w:val="000000"/>
          <w:szCs w:val="24"/>
        </w:rPr>
        <w:t xml:space="preserve">, shows that Challenge </w:t>
      </w:r>
      <w:r w:rsidR="00123251" w:rsidRPr="00127044">
        <w:rPr>
          <w:rFonts w:ascii="Times New Roman" w:hAnsi="Times New Roman"/>
          <w:color w:val="000000"/>
          <w:szCs w:val="24"/>
        </w:rPr>
        <w:t>was</w:t>
      </w:r>
      <w:r w:rsidR="00C87F00" w:rsidRPr="00127044">
        <w:rPr>
          <w:rFonts w:ascii="Times New Roman" w:hAnsi="Times New Roman"/>
          <w:color w:val="000000"/>
          <w:szCs w:val="24"/>
        </w:rPr>
        <w:t xml:space="preserve"> no longer statistically significant</w:t>
      </w:r>
      <w:r w:rsidR="00251D52" w:rsidRPr="00127044">
        <w:rPr>
          <w:rFonts w:ascii="Times New Roman" w:hAnsi="Times New Roman"/>
          <w:color w:val="000000"/>
          <w:szCs w:val="24"/>
        </w:rPr>
        <w:t xml:space="preserve"> at the .05 level</w:t>
      </w:r>
      <w:r w:rsidR="00C87F00" w:rsidRPr="00127044">
        <w:rPr>
          <w:rFonts w:ascii="Times New Roman" w:hAnsi="Times New Roman"/>
          <w:color w:val="000000"/>
          <w:szCs w:val="24"/>
        </w:rPr>
        <w:t>.</w:t>
      </w:r>
      <w:r w:rsidR="0036471C" w:rsidRPr="00127044">
        <w:rPr>
          <w:rFonts w:ascii="Times New Roman" w:hAnsi="Times New Roman"/>
          <w:color w:val="000000"/>
          <w:szCs w:val="24"/>
        </w:rPr>
        <w:t xml:space="preserve"> </w:t>
      </w:r>
    </w:p>
    <w:p w:rsidR="00BC549A" w:rsidRDefault="00BC549A">
      <w:pPr>
        <w:rPr>
          <w:rFonts w:ascii="Times New Roman" w:hAnsi="Times New Roman"/>
          <w:iCs/>
          <w:color w:val="000000"/>
          <w:szCs w:val="24"/>
        </w:rPr>
      </w:pPr>
      <w:bookmarkStart w:id="274" w:name="_Toc321814496"/>
      <w:r>
        <w:br w:type="page"/>
      </w:r>
    </w:p>
    <w:p w:rsidR="004431A3" w:rsidRPr="00127044" w:rsidRDefault="004431A3" w:rsidP="00E96A63">
      <w:pPr>
        <w:pStyle w:val="TableCaption"/>
        <w:rPr>
          <w:i/>
        </w:rPr>
      </w:pPr>
      <w:r w:rsidRPr="00127044">
        <w:lastRenderedPageBreak/>
        <w:t>Table 46</w:t>
      </w:r>
      <w:r w:rsidR="00D4017B" w:rsidRPr="00127044">
        <w:t>:</w:t>
      </w:r>
      <w:bookmarkEnd w:id="274"/>
    </w:p>
    <w:p w:rsidR="00234AC6" w:rsidRPr="00127044" w:rsidRDefault="00176019" w:rsidP="00E96A63">
      <w:pPr>
        <w:pStyle w:val="TableCaption"/>
      </w:pPr>
      <w:bookmarkStart w:id="275" w:name="_Toc321814497"/>
      <w:r w:rsidRPr="00127044">
        <w:rPr>
          <w:i/>
        </w:rPr>
        <w:t>Estimated regression coefficients for</w:t>
      </w:r>
      <w:r w:rsidR="00D4017B" w:rsidRPr="00127044">
        <w:rPr>
          <w:i/>
        </w:rPr>
        <w:t xml:space="preserve"> Model 6</w:t>
      </w:r>
      <w:bookmarkEnd w:id="275"/>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2"/>
        <w:gridCol w:w="1698"/>
        <w:gridCol w:w="1163"/>
        <w:gridCol w:w="1377"/>
        <w:gridCol w:w="1377"/>
        <w:gridCol w:w="887"/>
        <w:gridCol w:w="642"/>
      </w:tblGrid>
      <w:tr w:rsidR="00234AC6" w:rsidRPr="00127044">
        <w:trPr>
          <w:cantSplit/>
        </w:trPr>
        <w:tc>
          <w:tcPr>
            <w:tcW w:w="2340" w:type="dxa"/>
            <w:gridSpan w:val="2"/>
            <w:vMerge w:val="restart"/>
            <w:tcBorders>
              <w:left w:val="nil"/>
              <w:bottom w:val="nil"/>
              <w:right w:val="nil"/>
            </w:tcBorders>
            <w:shd w:val="clear" w:color="auto" w:fill="FFFFFF"/>
          </w:tcPr>
          <w:p w:rsidR="00234AC6" w:rsidRPr="00127044" w:rsidRDefault="00234AC6" w:rsidP="00234AC6">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2540" w:type="dxa"/>
            <w:gridSpan w:val="2"/>
            <w:tcBorders>
              <w:left w:val="nil"/>
              <w:bottom w:val="single" w:sz="8" w:space="0" w:color="auto"/>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Unstandardized Coefficients</w:t>
            </w:r>
          </w:p>
        </w:tc>
        <w:tc>
          <w:tcPr>
            <w:tcW w:w="1377" w:type="dxa"/>
            <w:tcBorders>
              <w:left w:val="nil"/>
              <w:bottom w:val="single" w:sz="8" w:space="0" w:color="auto"/>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Standardized Coefficients</w:t>
            </w:r>
          </w:p>
        </w:tc>
        <w:tc>
          <w:tcPr>
            <w:tcW w:w="887" w:type="dxa"/>
            <w:vMerge w:val="restart"/>
            <w:tcBorders>
              <w:left w:val="nil"/>
              <w:bottom w:val="nil"/>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t</w:t>
            </w:r>
          </w:p>
        </w:tc>
        <w:tc>
          <w:tcPr>
            <w:tcW w:w="642" w:type="dxa"/>
            <w:vMerge w:val="restart"/>
            <w:tcBorders>
              <w:left w:val="nil"/>
              <w:bottom w:val="nil"/>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Sig.</w:t>
            </w:r>
          </w:p>
        </w:tc>
      </w:tr>
      <w:tr w:rsidR="00234AC6" w:rsidRPr="00127044">
        <w:trPr>
          <w:cantSplit/>
        </w:trPr>
        <w:tc>
          <w:tcPr>
            <w:tcW w:w="2340" w:type="dxa"/>
            <w:gridSpan w:val="2"/>
            <w:vMerge/>
            <w:tcBorders>
              <w:top w:val="single" w:sz="8" w:space="0" w:color="auto"/>
              <w:left w:val="nil"/>
              <w:bottom w:val="nil"/>
              <w:right w:val="nil"/>
            </w:tcBorders>
            <w:shd w:val="clear" w:color="auto" w:fill="FFFFFF"/>
          </w:tcPr>
          <w:p w:rsidR="00234AC6" w:rsidRPr="00127044" w:rsidRDefault="00234AC6" w:rsidP="00234AC6">
            <w:pPr>
              <w:autoSpaceDE w:val="0"/>
              <w:autoSpaceDN w:val="0"/>
              <w:adjustRightInd w:val="0"/>
              <w:rPr>
                <w:rFonts w:ascii="Times New Roman" w:hAnsi="Times New Roman"/>
                <w:color w:val="000000"/>
                <w:szCs w:val="24"/>
              </w:rPr>
            </w:pPr>
          </w:p>
        </w:tc>
        <w:tc>
          <w:tcPr>
            <w:tcW w:w="1163" w:type="dxa"/>
            <w:tcBorders>
              <w:top w:val="single" w:sz="8" w:space="0" w:color="auto"/>
              <w:left w:val="nil"/>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w:t>
            </w:r>
          </w:p>
        </w:tc>
        <w:tc>
          <w:tcPr>
            <w:tcW w:w="1377" w:type="dxa"/>
            <w:tcBorders>
              <w:top w:val="single" w:sz="8" w:space="0" w:color="auto"/>
              <w:left w:val="nil"/>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w:t>
            </w:r>
          </w:p>
        </w:tc>
        <w:tc>
          <w:tcPr>
            <w:tcW w:w="1377" w:type="dxa"/>
            <w:tcBorders>
              <w:top w:val="single" w:sz="8" w:space="0" w:color="auto"/>
              <w:left w:val="nil"/>
              <w:right w:val="nil"/>
            </w:tcBorders>
            <w:shd w:val="clear" w:color="auto" w:fill="FFFFFF"/>
          </w:tcPr>
          <w:p w:rsidR="00234AC6" w:rsidRPr="00127044" w:rsidRDefault="00234AC6" w:rsidP="00234AC6">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Beta</w:t>
            </w:r>
          </w:p>
        </w:tc>
        <w:tc>
          <w:tcPr>
            <w:tcW w:w="887" w:type="dxa"/>
            <w:vMerge/>
            <w:tcBorders>
              <w:left w:val="nil"/>
              <w:bottom w:val="nil"/>
              <w:right w:val="nil"/>
            </w:tcBorders>
            <w:shd w:val="clear" w:color="auto" w:fill="FFFFFF"/>
          </w:tcPr>
          <w:p w:rsidR="00234AC6" w:rsidRPr="00127044" w:rsidRDefault="00234AC6" w:rsidP="00234AC6">
            <w:pPr>
              <w:autoSpaceDE w:val="0"/>
              <w:autoSpaceDN w:val="0"/>
              <w:adjustRightInd w:val="0"/>
              <w:rPr>
                <w:rFonts w:ascii="Times New Roman" w:hAnsi="Times New Roman"/>
                <w:color w:val="000000"/>
                <w:szCs w:val="24"/>
              </w:rPr>
            </w:pPr>
          </w:p>
        </w:tc>
        <w:tc>
          <w:tcPr>
            <w:tcW w:w="642" w:type="dxa"/>
            <w:vMerge/>
            <w:tcBorders>
              <w:left w:val="nil"/>
              <w:bottom w:val="nil"/>
              <w:right w:val="nil"/>
            </w:tcBorders>
            <w:shd w:val="clear" w:color="auto" w:fill="FFFFFF"/>
          </w:tcPr>
          <w:p w:rsidR="00234AC6" w:rsidRPr="00127044" w:rsidRDefault="00234AC6" w:rsidP="00234AC6">
            <w:pPr>
              <w:autoSpaceDE w:val="0"/>
              <w:autoSpaceDN w:val="0"/>
              <w:adjustRightInd w:val="0"/>
              <w:rPr>
                <w:rFonts w:ascii="Times New Roman" w:hAnsi="Times New Roman"/>
                <w:color w:val="000000"/>
                <w:szCs w:val="24"/>
              </w:rPr>
            </w:pPr>
          </w:p>
        </w:tc>
      </w:tr>
      <w:tr w:rsidR="00D06B0C" w:rsidRPr="00127044">
        <w:trPr>
          <w:cantSplit/>
        </w:trPr>
        <w:tc>
          <w:tcPr>
            <w:tcW w:w="642" w:type="dxa"/>
            <w:vMerge w:val="restart"/>
            <w:tcBorders>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w:t>
            </w:r>
          </w:p>
          <w:p w:rsidR="00D06B0C" w:rsidRPr="00127044" w:rsidRDefault="00D06B0C" w:rsidP="00F42286">
            <w:pPr>
              <w:autoSpaceDE w:val="0"/>
              <w:autoSpaceDN w:val="0"/>
              <w:adjustRightInd w:val="0"/>
              <w:spacing w:line="320" w:lineRule="atLeast"/>
              <w:ind w:right="60"/>
              <w:rPr>
                <w:rFonts w:ascii="Times New Roman" w:hAnsi="Times New Roman"/>
                <w:color w:val="000000"/>
                <w:szCs w:val="24"/>
              </w:rPr>
            </w:pPr>
          </w:p>
        </w:tc>
        <w:tc>
          <w:tcPr>
            <w:tcW w:w="1698" w:type="dxa"/>
            <w:tcBorders>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63"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-99.418</w:t>
            </w:r>
          </w:p>
        </w:tc>
        <w:tc>
          <w:tcPr>
            <w:tcW w:w="1377"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20.651</w:t>
            </w:r>
          </w:p>
        </w:tc>
        <w:tc>
          <w:tcPr>
            <w:tcW w:w="1377" w:type="dxa"/>
            <w:tcBorders>
              <w:left w:val="nil"/>
              <w:bottom w:val="nil"/>
              <w:right w:val="nil"/>
            </w:tcBorders>
            <w:shd w:val="clear" w:color="auto" w:fill="FFFFFF"/>
          </w:tcPr>
          <w:p w:rsidR="00D06B0C" w:rsidRPr="00127044" w:rsidRDefault="00D06B0C" w:rsidP="00650B7D">
            <w:pPr>
              <w:autoSpaceDE w:val="0"/>
              <w:autoSpaceDN w:val="0"/>
              <w:adjustRightInd w:val="0"/>
              <w:rPr>
                <w:rFonts w:ascii="Times New Roman" w:hAnsi="Times New Roman"/>
                <w:szCs w:val="24"/>
              </w:rPr>
            </w:pPr>
          </w:p>
        </w:tc>
        <w:tc>
          <w:tcPr>
            <w:tcW w:w="887"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-4.814</w:t>
            </w:r>
          </w:p>
        </w:tc>
        <w:tc>
          <w:tcPr>
            <w:tcW w:w="642"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7.060</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2.579</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.099</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2.737</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.006</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6.440</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2.397</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.092</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2.686</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.007</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60.024</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8.654</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.438</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6.936</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-22.481</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8.619</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-.195</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-2.608</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.009</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-18.218</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6.313</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-.146</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-2.886</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.004</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15.892</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3.725</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.152</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4.266</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Challenge</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-9.791</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5.146</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-.083</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-1.903</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.058</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-26.502</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5.854</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-.227</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-4.527</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-14.302</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2.154</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-.297</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-6.641</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10.795</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5.155</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.110</w:t>
            </w:r>
          </w:p>
        </w:tc>
        <w:tc>
          <w:tcPr>
            <w:tcW w:w="88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2.094</w:t>
            </w:r>
          </w:p>
        </w:tc>
        <w:tc>
          <w:tcPr>
            <w:tcW w:w="642"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.037</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234AC6">
            <w:pPr>
              <w:autoSpaceDE w:val="0"/>
              <w:autoSpaceDN w:val="0"/>
              <w:adjustRightInd w:val="0"/>
              <w:rPr>
                <w:rFonts w:ascii="Times New Roman" w:hAnsi="Times New Roman"/>
                <w:color w:val="000000"/>
                <w:szCs w:val="24"/>
              </w:rPr>
            </w:pPr>
          </w:p>
        </w:tc>
        <w:tc>
          <w:tcPr>
            <w:tcW w:w="1698" w:type="dxa"/>
            <w:tcBorders>
              <w:top w:val="nil"/>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Experience</w:t>
            </w:r>
          </w:p>
        </w:tc>
        <w:tc>
          <w:tcPr>
            <w:tcW w:w="1163"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64.737</w:t>
            </w:r>
          </w:p>
        </w:tc>
        <w:tc>
          <w:tcPr>
            <w:tcW w:w="1377"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5.567</w:t>
            </w:r>
          </w:p>
        </w:tc>
        <w:tc>
          <w:tcPr>
            <w:tcW w:w="1377"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.664</w:t>
            </w:r>
          </w:p>
        </w:tc>
        <w:tc>
          <w:tcPr>
            <w:tcW w:w="887"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11.628</w:t>
            </w:r>
          </w:p>
        </w:tc>
        <w:tc>
          <w:tcPr>
            <w:tcW w:w="642"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234AC6" w:rsidRPr="00127044" w:rsidRDefault="00234AC6" w:rsidP="00234AC6">
      <w:pPr>
        <w:autoSpaceDE w:val="0"/>
        <w:autoSpaceDN w:val="0"/>
        <w:adjustRightInd w:val="0"/>
        <w:spacing w:line="400" w:lineRule="atLeast"/>
        <w:rPr>
          <w:rFonts w:ascii="Times New Roman" w:hAnsi="Times New Roman"/>
          <w:szCs w:val="24"/>
        </w:rPr>
      </w:pPr>
    </w:p>
    <w:p w:rsidR="00F57FF8" w:rsidRPr="00127044" w:rsidRDefault="0036471C" w:rsidP="00BD4D9C">
      <w:pPr>
        <w:spacing w:line="480" w:lineRule="auto"/>
        <w:ind w:firstLine="720"/>
        <w:rPr>
          <w:rFonts w:ascii="Times New Roman" w:hAnsi="Times New Roman"/>
          <w:szCs w:val="24"/>
        </w:rPr>
      </w:pPr>
      <w:r w:rsidRPr="00127044">
        <w:rPr>
          <w:rFonts w:ascii="Times New Roman" w:hAnsi="Times New Roman"/>
          <w:color w:val="000000"/>
          <w:szCs w:val="24"/>
        </w:rPr>
        <w:t xml:space="preserve">Once again, though it is acceptable in this type of exploratory study to retain a variable </w:t>
      </w:r>
      <w:r w:rsidR="00A0260A" w:rsidRPr="00127044">
        <w:rPr>
          <w:rFonts w:ascii="Times New Roman" w:hAnsi="Times New Roman"/>
          <w:color w:val="000000"/>
          <w:szCs w:val="24"/>
        </w:rPr>
        <w:t>where the p value is less than</w:t>
      </w:r>
      <w:r w:rsidRPr="00127044">
        <w:rPr>
          <w:rFonts w:ascii="Times New Roman" w:hAnsi="Times New Roman"/>
          <w:color w:val="000000"/>
          <w:szCs w:val="24"/>
        </w:rPr>
        <w:t xml:space="preserve"> .1, I </w:t>
      </w:r>
      <w:r w:rsidR="00FF0EB6" w:rsidRPr="00127044">
        <w:rPr>
          <w:rFonts w:ascii="Times New Roman" w:hAnsi="Times New Roman"/>
          <w:color w:val="000000"/>
          <w:szCs w:val="24"/>
        </w:rPr>
        <w:t xml:space="preserve">decided to remove </w:t>
      </w:r>
      <w:r w:rsidR="003363AA" w:rsidRPr="00127044">
        <w:rPr>
          <w:rFonts w:ascii="Times New Roman" w:hAnsi="Times New Roman"/>
          <w:color w:val="000000"/>
          <w:szCs w:val="24"/>
        </w:rPr>
        <w:t>C</w:t>
      </w:r>
      <w:r w:rsidR="00FF0EB6" w:rsidRPr="00127044">
        <w:rPr>
          <w:rFonts w:ascii="Times New Roman" w:hAnsi="Times New Roman"/>
          <w:color w:val="000000"/>
          <w:szCs w:val="24"/>
        </w:rPr>
        <w:t>hallenge (</w:t>
      </w:r>
      <w:r w:rsidRPr="00127044">
        <w:rPr>
          <w:rFonts w:ascii="Times New Roman" w:hAnsi="Times New Roman"/>
          <w:color w:val="000000"/>
          <w:szCs w:val="24"/>
        </w:rPr>
        <w:t>p = .059) from the model</w:t>
      </w:r>
      <w:r w:rsidR="00A0260A" w:rsidRPr="00127044">
        <w:rPr>
          <w:rFonts w:ascii="Times New Roman" w:hAnsi="Times New Roman"/>
          <w:color w:val="000000"/>
          <w:szCs w:val="24"/>
        </w:rPr>
        <w:t>.</w:t>
      </w:r>
      <w:r w:rsidR="00BD4D9C" w:rsidRPr="00127044">
        <w:rPr>
          <w:rFonts w:ascii="Times New Roman" w:hAnsi="Times New Roman"/>
          <w:color w:val="000000"/>
          <w:szCs w:val="24"/>
        </w:rPr>
        <w:t xml:space="preserve"> </w:t>
      </w:r>
      <w:r w:rsidR="00C87F00" w:rsidRPr="00127044">
        <w:rPr>
          <w:rFonts w:ascii="Times New Roman" w:hAnsi="Times New Roman"/>
          <w:szCs w:val="24"/>
        </w:rPr>
        <w:t>Table 4</w:t>
      </w:r>
      <w:r w:rsidR="004431A3" w:rsidRPr="00127044">
        <w:rPr>
          <w:rFonts w:ascii="Times New Roman" w:hAnsi="Times New Roman"/>
          <w:szCs w:val="24"/>
        </w:rPr>
        <w:t>7</w:t>
      </w:r>
      <w:r w:rsidR="00C87F00" w:rsidRPr="00127044">
        <w:rPr>
          <w:rFonts w:ascii="Times New Roman" w:hAnsi="Times New Roman"/>
          <w:szCs w:val="24"/>
        </w:rPr>
        <w:t xml:space="preserve">, with </w:t>
      </w:r>
      <w:r w:rsidR="00F57FF8" w:rsidRPr="00127044">
        <w:rPr>
          <w:rFonts w:ascii="Times New Roman" w:hAnsi="Times New Roman"/>
          <w:szCs w:val="24"/>
        </w:rPr>
        <w:t xml:space="preserve">Challenge </w:t>
      </w:r>
      <w:r w:rsidR="00C87F00" w:rsidRPr="00127044">
        <w:rPr>
          <w:rFonts w:ascii="Times New Roman" w:hAnsi="Times New Roman"/>
          <w:szCs w:val="24"/>
        </w:rPr>
        <w:t xml:space="preserve">removed, summarizes </w:t>
      </w:r>
      <w:r w:rsidR="00F57FF8" w:rsidRPr="00127044">
        <w:rPr>
          <w:rFonts w:ascii="Times New Roman" w:hAnsi="Times New Roman"/>
          <w:szCs w:val="24"/>
        </w:rPr>
        <w:t>Model 6A.</w:t>
      </w:r>
    </w:p>
    <w:p w:rsidR="004431A3" w:rsidRPr="00127044" w:rsidRDefault="004431A3" w:rsidP="00E96A63">
      <w:pPr>
        <w:pStyle w:val="TableCaption"/>
        <w:rPr>
          <w:i/>
        </w:rPr>
      </w:pPr>
      <w:bookmarkStart w:id="276" w:name="_Toc321814498"/>
      <w:r w:rsidRPr="00127044">
        <w:t>Table 47</w:t>
      </w:r>
      <w:r w:rsidR="00D4017B" w:rsidRPr="00127044">
        <w:t>:</w:t>
      </w:r>
      <w:bookmarkEnd w:id="276"/>
      <w:r w:rsidR="00D4017B" w:rsidRPr="00127044">
        <w:rPr>
          <w:i/>
        </w:rPr>
        <w:t xml:space="preserve"> </w:t>
      </w:r>
    </w:p>
    <w:p w:rsidR="00F57FF8" w:rsidRPr="00127044" w:rsidRDefault="00D4017B" w:rsidP="00E96A63">
      <w:pPr>
        <w:pStyle w:val="TableCaption"/>
      </w:pPr>
      <w:bookmarkStart w:id="277" w:name="_Toc321814499"/>
      <w:r w:rsidRPr="00127044">
        <w:rPr>
          <w:i/>
        </w:rPr>
        <w:t>Model 6A Summary</w:t>
      </w:r>
      <w:bookmarkEnd w:id="277"/>
    </w:p>
    <w:tbl>
      <w:tblPr>
        <w:tblW w:w="5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4"/>
        <w:gridCol w:w="734"/>
        <w:gridCol w:w="1025"/>
        <w:gridCol w:w="1377"/>
        <w:gridCol w:w="1377"/>
      </w:tblGrid>
      <w:tr w:rsidR="00F57FF8" w:rsidRPr="00127044">
        <w:trPr>
          <w:cantSplit/>
        </w:trPr>
        <w:tc>
          <w:tcPr>
            <w:tcW w:w="764"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734"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w:t>
            </w:r>
          </w:p>
        </w:tc>
        <w:tc>
          <w:tcPr>
            <w:tcW w:w="1025"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 Square</w:t>
            </w:r>
          </w:p>
        </w:tc>
        <w:tc>
          <w:tcPr>
            <w:tcW w:w="1377"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Adjusted R Square</w:t>
            </w:r>
          </w:p>
        </w:tc>
        <w:tc>
          <w:tcPr>
            <w:tcW w:w="1377"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 of the Estimate</w:t>
            </w:r>
          </w:p>
        </w:tc>
      </w:tr>
      <w:tr w:rsidR="00F57FF8" w:rsidRPr="00127044">
        <w:trPr>
          <w:cantSplit/>
        </w:trPr>
        <w:tc>
          <w:tcPr>
            <w:tcW w:w="764" w:type="dxa"/>
            <w:tcBorders>
              <w:left w:val="nil"/>
              <w:right w:val="nil"/>
            </w:tcBorders>
            <w:shd w:val="clear" w:color="auto" w:fill="FFFFFF"/>
            <w:vAlign w:val="center"/>
          </w:tcPr>
          <w:p w:rsidR="00F57FF8" w:rsidRPr="00127044" w:rsidRDefault="0032279A"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6A</w:t>
            </w:r>
          </w:p>
        </w:tc>
        <w:tc>
          <w:tcPr>
            <w:tcW w:w="734"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.73</w:t>
            </w:r>
            <w:r w:rsidR="00D06B0C" w:rsidRPr="00127044">
              <w:rPr>
                <w:rFonts w:ascii="Times New Roman" w:hAnsi="Times New Roman"/>
                <w:color w:val="000000"/>
                <w:szCs w:val="24"/>
              </w:rPr>
              <w:t>8</w:t>
            </w:r>
          </w:p>
        </w:tc>
        <w:tc>
          <w:tcPr>
            <w:tcW w:w="1025"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.54</w:t>
            </w:r>
            <w:r w:rsidR="00D06B0C" w:rsidRPr="00127044">
              <w:rPr>
                <w:rFonts w:ascii="Times New Roman" w:hAnsi="Times New Roman"/>
                <w:color w:val="000000"/>
                <w:szCs w:val="24"/>
              </w:rPr>
              <w:t>5</w:t>
            </w:r>
          </w:p>
        </w:tc>
        <w:tc>
          <w:tcPr>
            <w:tcW w:w="1377"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.53</w:t>
            </w:r>
            <w:r w:rsidR="00D06B0C" w:rsidRPr="00127044">
              <w:rPr>
                <w:rFonts w:ascii="Times New Roman" w:hAnsi="Times New Roman"/>
                <w:color w:val="000000"/>
                <w:szCs w:val="24"/>
              </w:rPr>
              <w:t>5</w:t>
            </w:r>
          </w:p>
        </w:tc>
        <w:tc>
          <w:tcPr>
            <w:tcW w:w="1377" w:type="dxa"/>
            <w:tcBorders>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11.5</w:t>
            </w:r>
            <w:r w:rsidR="00D06B0C" w:rsidRPr="00127044">
              <w:rPr>
                <w:rFonts w:ascii="Times New Roman" w:hAnsi="Times New Roman"/>
                <w:color w:val="000000"/>
                <w:szCs w:val="24"/>
              </w:rPr>
              <w:t>11</w:t>
            </w:r>
          </w:p>
        </w:tc>
      </w:tr>
    </w:tbl>
    <w:p w:rsidR="00F57FF8" w:rsidRPr="00127044" w:rsidRDefault="00F57FF8" w:rsidP="00234AC6">
      <w:pPr>
        <w:autoSpaceDE w:val="0"/>
        <w:autoSpaceDN w:val="0"/>
        <w:adjustRightInd w:val="0"/>
        <w:spacing w:line="400" w:lineRule="atLeast"/>
        <w:rPr>
          <w:rFonts w:ascii="Times New Roman" w:hAnsi="Times New Roman"/>
          <w:szCs w:val="24"/>
        </w:rPr>
      </w:pPr>
    </w:p>
    <w:p w:rsidR="00F57FF8" w:rsidRPr="00127044" w:rsidRDefault="00CC3D11" w:rsidP="0036471C">
      <w:pPr>
        <w:spacing w:line="480" w:lineRule="auto"/>
        <w:ind w:firstLine="720"/>
        <w:rPr>
          <w:rFonts w:ascii="Times New Roman" w:hAnsi="Times New Roman"/>
          <w:szCs w:val="24"/>
        </w:rPr>
      </w:pPr>
      <w:r w:rsidRPr="00127044">
        <w:rPr>
          <w:rFonts w:ascii="Times New Roman" w:hAnsi="Times New Roman"/>
          <w:color w:val="000000"/>
          <w:szCs w:val="24"/>
        </w:rPr>
        <w:t>Model 6A accounted</w:t>
      </w:r>
      <w:r w:rsidR="00F57FF8" w:rsidRPr="00127044">
        <w:rPr>
          <w:rFonts w:ascii="Times New Roman" w:hAnsi="Times New Roman"/>
          <w:color w:val="000000"/>
          <w:szCs w:val="24"/>
        </w:rPr>
        <w:t xml:space="preserve"> for </w:t>
      </w:r>
      <w:r w:rsidR="00176019" w:rsidRPr="00127044">
        <w:rPr>
          <w:rFonts w:ascii="Times New Roman" w:hAnsi="Times New Roman"/>
          <w:color w:val="000000"/>
          <w:szCs w:val="24"/>
        </w:rPr>
        <w:t>54.1</w:t>
      </w:r>
      <w:r w:rsidR="00F57FF8" w:rsidRPr="00127044">
        <w:rPr>
          <w:rFonts w:ascii="Times New Roman" w:hAnsi="Times New Roman"/>
          <w:color w:val="000000"/>
          <w:szCs w:val="24"/>
        </w:rPr>
        <w:t xml:space="preserve">% of the </w:t>
      </w:r>
      <w:r w:rsidR="00176019" w:rsidRPr="00127044">
        <w:rPr>
          <w:rFonts w:ascii="Times New Roman" w:hAnsi="Times New Roman"/>
          <w:color w:val="000000"/>
          <w:szCs w:val="24"/>
        </w:rPr>
        <w:t xml:space="preserve">variance in </w:t>
      </w:r>
      <w:r w:rsidR="00F57FF8" w:rsidRPr="00127044">
        <w:rPr>
          <w:rFonts w:ascii="Times New Roman" w:hAnsi="Times New Roman"/>
          <w:color w:val="000000"/>
          <w:szCs w:val="24"/>
        </w:rPr>
        <w:t xml:space="preserve">graduation. The </w:t>
      </w:r>
      <w:r w:rsidR="00176019" w:rsidRPr="00127044">
        <w:rPr>
          <w:rFonts w:ascii="Times New Roman" w:hAnsi="Times New Roman"/>
          <w:color w:val="000000"/>
          <w:szCs w:val="24"/>
        </w:rPr>
        <w:t xml:space="preserve">estimated regression </w:t>
      </w:r>
      <w:r w:rsidR="005C1E05" w:rsidRPr="00127044">
        <w:rPr>
          <w:rFonts w:ascii="Times New Roman" w:hAnsi="Times New Roman"/>
          <w:color w:val="000000"/>
          <w:szCs w:val="24"/>
        </w:rPr>
        <w:t xml:space="preserve">coefficients (see </w:t>
      </w:r>
      <w:r w:rsidR="007107F9" w:rsidRPr="00127044">
        <w:rPr>
          <w:rFonts w:ascii="Times New Roman" w:hAnsi="Times New Roman"/>
          <w:color w:val="000000"/>
          <w:szCs w:val="24"/>
        </w:rPr>
        <w:t>Table</w:t>
      </w:r>
      <w:r w:rsidR="005C1E05" w:rsidRPr="00127044">
        <w:rPr>
          <w:rFonts w:ascii="Times New Roman" w:hAnsi="Times New Roman"/>
          <w:color w:val="000000"/>
          <w:szCs w:val="24"/>
        </w:rPr>
        <w:t xml:space="preserve"> 46</w:t>
      </w:r>
      <w:r w:rsidR="00F57FF8" w:rsidRPr="00127044">
        <w:rPr>
          <w:rFonts w:ascii="Times New Roman" w:hAnsi="Times New Roman"/>
          <w:color w:val="000000"/>
          <w:szCs w:val="24"/>
        </w:rPr>
        <w:t xml:space="preserve">) </w:t>
      </w:r>
      <w:r w:rsidRPr="00127044">
        <w:rPr>
          <w:rFonts w:ascii="Times New Roman" w:hAnsi="Times New Roman"/>
          <w:color w:val="000000"/>
          <w:szCs w:val="24"/>
        </w:rPr>
        <w:t>told</w:t>
      </w:r>
      <w:r w:rsidR="00176019" w:rsidRPr="00127044">
        <w:rPr>
          <w:rFonts w:ascii="Times New Roman" w:hAnsi="Times New Roman"/>
          <w:color w:val="000000"/>
          <w:szCs w:val="24"/>
        </w:rPr>
        <w:t xml:space="preserve"> us</w:t>
      </w:r>
      <w:r w:rsidR="00F57FF8" w:rsidRPr="00127044">
        <w:rPr>
          <w:rFonts w:ascii="Times New Roman" w:hAnsi="Times New Roman"/>
          <w:color w:val="000000"/>
          <w:szCs w:val="24"/>
        </w:rPr>
        <w:t xml:space="preserve"> that</w:t>
      </w:r>
      <w:r w:rsidR="00176019" w:rsidRPr="00127044">
        <w:rPr>
          <w:rFonts w:ascii="Times New Roman" w:hAnsi="Times New Roman"/>
          <w:color w:val="000000"/>
          <w:szCs w:val="24"/>
        </w:rPr>
        <w:t xml:space="preserve">, controlling for </w:t>
      </w:r>
      <w:r w:rsidR="0036471C" w:rsidRPr="00127044">
        <w:rPr>
          <w:rFonts w:ascii="Times New Roman" w:hAnsi="Times New Roman"/>
          <w:szCs w:val="24"/>
        </w:rPr>
        <w:t>Bloom, critical, lifelong, collaborative, interactive administration, support, and experience</w:t>
      </w:r>
      <w:r w:rsidR="00176019" w:rsidRPr="00127044">
        <w:rPr>
          <w:rFonts w:ascii="Times New Roman" w:hAnsi="Times New Roman"/>
          <w:color w:val="000000"/>
          <w:szCs w:val="24"/>
        </w:rPr>
        <w:t>,</w:t>
      </w:r>
      <w:r w:rsidR="00F57FF8" w:rsidRPr="00127044">
        <w:rPr>
          <w:rFonts w:ascii="Times New Roman" w:hAnsi="Times New Roman"/>
          <w:color w:val="000000"/>
          <w:szCs w:val="24"/>
        </w:rPr>
        <w:t xml:space="preserve"> </w:t>
      </w:r>
      <w:r w:rsidR="0095110D" w:rsidRPr="00127044">
        <w:rPr>
          <w:rFonts w:ascii="Times New Roman" w:hAnsi="Times New Roman"/>
          <w:color w:val="000000"/>
          <w:szCs w:val="24"/>
        </w:rPr>
        <w:t>libraria</w:t>
      </w:r>
      <w:r w:rsidRPr="00127044">
        <w:rPr>
          <w:rFonts w:ascii="Times New Roman" w:hAnsi="Times New Roman"/>
          <w:color w:val="000000"/>
          <w:szCs w:val="24"/>
        </w:rPr>
        <w:t>ns and library expenditures had</w:t>
      </w:r>
      <w:r w:rsidR="0095110D" w:rsidRPr="00127044">
        <w:rPr>
          <w:rFonts w:ascii="Times New Roman" w:hAnsi="Times New Roman"/>
          <w:color w:val="000000"/>
          <w:szCs w:val="24"/>
        </w:rPr>
        <w:t xml:space="preserve"> a positive influence on graduation rates</w:t>
      </w:r>
      <w:r w:rsidR="00F57FF8" w:rsidRPr="00127044">
        <w:rPr>
          <w:rFonts w:ascii="Times New Roman" w:hAnsi="Times New Roman"/>
          <w:color w:val="000000"/>
          <w:szCs w:val="24"/>
        </w:rPr>
        <w:t>.</w:t>
      </w:r>
      <w:r w:rsidR="00EB53D6" w:rsidRPr="00127044">
        <w:rPr>
          <w:rFonts w:ascii="Times New Roman" w:hAnsi="Times New Roman"/>
          <w:color w:val="000000"/>
          <w:szCs w:val="24"/>
        </w:rPr>
        <w:t xml:space="preserve"> </w:t>
      </w:r>
      <w:r w:rsidR="004431A3" w:rsidRPr="00127044">
        <w:rPr>
          <w:rFonts w:ascii="Times New Roman" w:hAnsi="Times New Roman"/>
          <w:color w:val="000000"/>
          <w:szCs w:val="24"/>
        </w:rPr>
        <w:t xml:space="preserve">See </w:t>
      </w:r>
      <w:r w:rsidR="007107F9" w:rsidRPr="00127044">
        <w:rPr>
          <w:rFonts w:ascii="Times New Roman" w:hAnsi="Times New Roman"/>
          <w:color w:val="000000"/>
          <w:szCs w:val="24"/>
        </w:rPr>
        <w:t>Table</w:t>
      </w:r>
      <w:r w:rsidR="004431A3" w:rsidRPr="00127044">
        <w:rPr>
          <w:rFonts w:ascii="Times New Roman" w:hAnsi="Times New Roman"/>
          <w:color w:val="000000"/>
          <w:szCs w:val="24"/>
        </w:rPr>
        <w:t xml:space="preserve"> 48.</w:t>
      </w:r>
    </w:p>
    <w:p w:rsidR="00BC549A" w:rsidRDefault="00BC549A" w:rsidP="00E96A63">
      <w:pPr>
        <w:pStyle w:val="TableCaption"/>
      </w:pPr>
      <w:bookmarkStart w:id="278" w:name="_Toc321814500"/>
    </w:p>
    <w:p w:rsidR="00BC549A" w:rsidRDefault="00BC549A" w:rsidP="00E96A63">
      <w:pPr>
        <w:pStyle w:val="TableCaption"/>
      </w:pPr>
    </w:p>
    <w:p w:rsidR="00BC549A" w:rsidRDefault="00BC549A" w:rsidP="00E96A63">
      <w:pPr>
        <w:pStyle w:val="TableCaption"/>
      </w:pPr>
    </w:p>
    <w:p w:rsidR="004431A3" w:rsidRPr="00127044" w:rsidRDefault="004431A3" w:rsidP="00E96A63">
      <w:pPr>
        <w:pStyle w:val="TableCaption"/>
        <w:rPr>
          <w:i/>
        </w:rPr>
      </w:pPr>
      <w:r w:rsidRPr="00127044">
        <w:lastRenderedPageBreak/>
        <w:t>Table 48</w:t>
      </w:r>
      <w:r w:rsidR="006950E6" w:rsidRPr="00127044">
        <w:t>:</w:t>
      </w:r>
      <w:bookmarkEnd w:id="278"/>
      <w:r w:rsidR="00176019" w:rsidRPr="00127044">
        <w:rPr>
          <w:i/>
        </w:rPr>
        <w:t xml:space="preserve"> </w:t>
      </w:r>
    </w:p>
    <w:p w:rsidR="00F57FF8" w:rsidRPr="00127044" w:rsidRDefault="00176019" w:rsidP="00E96A63">
      <w:pPr>
        <w:pStyle w:val="TableCaption"/>
      </w:pPr>
      <w:bookmarkStart w:id="279" w:name="_Toc321814501"/>
      <w:r w:rsidRPr="00127044">
        <w:rPr>
          <w:i/>
        </w:rPr>
        <w:t xml:space="preserve">Estimated Regression </w:t>
      </w:r>
      <w:r w:rsidR="006950E6" w:rsidRPr="00127044">
        <w:rPr>
          <w:i/>
        </w:rPr>
        <w:t>Coefficients</w:t>
      </w:r>
      <w:r w:rsidRPr="00127044">
        <w:rPr>
          <w:i/>
        </w:rPr>
        <w:t xml:space="preserve"> for Model 6A</w:t>
      </w:r>
      <w:r w:rsidR="003363AA" w:rsidRPr="00127044">
        <w:rPr>
          <w:i/>
        </w:rPr>
        <w:t xml:space="preserve"> where Graduation Rate is the dependent variable</w:t>
      </w:r>
      <w:bookmarkEnd w:id="279"/>
    </w:p>
    <w:tbl>
      <w:tblPr>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2"/>
        <w:gridCol w:w="1698"/>
        <w:gridCol w:w="1163"/>
        <w:gridCol w:w="1377"/>
        <w:gridCol w:w="1510"/>
        <w:gridCol w:w="900"/>
        <w:gridCol w:w="720"/>
      </w:tblGrid>
      <w:tr w:rsidR="00F57FF8" w:rsidRPr="00127044">
        <w:trPr>
          <w:cantSplit/>
        </w:trPr>
        <w:tc>
          <w:tcPr>
            <w:tcW w:w="2340" w:type="dxa"/>
            <w:gridSpan w:val="2"/>
            <w:vMerge w:val="restart"/>
            <w:tcBorders>
              <w:left w:val="nil"/>
              <w:bottom w:val="nil"/>
              <w:right w:val="nil"/>
            </w:tcBorders>
            <w:shd w:val="clear" w:color="auto" w:fill="FFFFFF"/>
          </w:tcPr>
          <w:p w:rsidR="00F57FF8" w:rsidRPr="00127044" w:rsidRDefault="00F57FF8"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2540" w:type="dxa"/>
            <w:gridSpan w:val="2"/>
            <w:tcBorders>
              <w:left w:val="nil"/>
              <w:bottom w:val="single" w:sz="8" w:space="0" w:color="auto"/>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Unstandardized Coefficients</w:t>
            </w:r>
          </w:p>
        </w:tc>
        <w:tc>
          <w:tcPr>
            <w:tcW w:w="1510" w:type="dxa"/>
            <w:tcBorders>
              <w:left w:val="nil"/>
              <w:bottom w:val="single" w:sz="8" w:space="0" w:color="auto"/>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Standardized Coefficients</w:t>
            </w:r>
          </w:p>
        </w:tc>
        <w:tc>
          <w:tcPr>
            <w:tcW w:w="900" w:type="dxa"/>
            <w:vMerge w:val="restart"/>
            <w:tcBorders>
              <w:left w:val="nil"/>
              <w:bottom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t</w:t>
            </w:r>
          </w:p>
        </w:tc>
        <w:tc>
          <w:tcPr>
            <w:tcW w:w="720" w:type="dxa"/>
            <w:vMerge w:val="restart"/>
            <w:tcBorders>
              <w:left w:val="nil"/>
              <w:bottom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Sig.</w:t>
            </w:r>
          </w:p>
        </w:tc>
      </w:tr>
      <w:tr w:rsidR="00F57FF8" w:rsidRPr="00127044">
        <w:trPr>
          <w:cantSplit/>
        </w:trPr>
        <w:tc>
          <w:tcPr>
            <w:tcW w:w="2340" w:type="dxa"/>
            <w:gridSpan w:val="2"/>
            <w:vMerge/>
            <w:tcBorders>
              <w:top w:val="single" w:sz="8" w:space="0" w:color="auto"/>
              <w:left w:val="nil"/>
              <w:bottom w:val="nil"/>
              <w:right w:val="nil"/>
            </w:tcBorders>
            <w:shd w:val="clear" w:color="auto" w:fill="FFFFFF"/>
          </w:tcPr>
          <w:p w:rsidR="00F57FF8" w:rsidRPr="00127044" w:rsidRDefault="00F57FF8" w:rsidP="00A811AB">
            <w:pPr>
              <w:autoSpaceDE w:val="0"/>
              <w:autoSpaceDN w:val="0"/>
              <w:adjustRightInd w:val="0"/>
              <w:rPr>
                <w:rFonts w:ascii="Times New Roman" w:hAnsi="Times New Roman"/>
                <w:color w:val="000000"/>
                <w:szCs w:val="24"/>
              </w:rPr>
            </w:pPr>
          </w:p>
        </w:tc>
        <w:tc>
          <w:tcPr>
            <w:tcW w:w="1163" w:type="dxa"/>
            <w:tcBorders>
              <w:top w:val="single" w:sz="8" w:space="0" w:color="auto"/>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w:t>
            </w:r>
          </w:p>
        </w:tc>
        <w:tc>
          <w:tcPr>
            <w:tcW w:w="1377" w:type="dxa"/>
            <w:tcBorders>
              <w:top w:val="single" w:sz="8" w:space="0" w:color="auto"/>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w:t>
            </w:r>
          </w:p>
        </w:tc>
        <w:tc>
          <w:tcPr>
            <w:tcW w:w="1510" w:type="dxa"/>
            <w:tcBorders>
              <w:top w:val="single" w:sz="8" w:space="0" w:color="auto"/>
              <w:left w:val="nil"/>
              <w:right w:val="nil"/>
            </w:tcBorders>
            <w:shd w:val="clear" w:color="auto" w:fill="FFFFFF"/>
          </w:tcPr>
          <w:p w:rsidR="00F57FF8" w:rsidRPr="00127044" w:rsidRDefault="00F57FF8" w:rsidP="00A811AB">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Beta</w:t>
            </w:r>
          </w:p>
        </w:tc>
        <w:tc>
          <w:tcPr>
            <w:tcW w:w="900" w:type="dxa"/>
            <w:vMerge/>
            <w:tcBorders>
              <w:left w:val="nil"/>
              <w:bottom w:val="nil"/>
              <w:right w:val="nil"/>
            </w:tcBorders>
            <w:shd w:val="clear" w:color="auto" w:fill="FFFFFF"/>
          </w:tcPr>
          <w:p w:rsidR="00F57FF8" w:rsidRPr="00127044" w:rsidRDefault="00F57FF8" w:rsidP="00A811AB">
            <w:pPr>
              <w:autoSpaceDE w:val="0"/>
              <w:autoSpaceDN w:val="0"/>
              <w:adjustRightInd w:val="0"/>
              <w:rPr>
                <w:rFonts w:ascii="Times New Roman" w:hAnsi="Times New Roman"/>
                <w:color w:val="000000"/>
                <w:szCs w:val="24"/>
              </w:rPr>
            </w:pPr>
          </w:p>
        </w:tc>
        <w:tc>
          <w:tcPr>
            <w:tcW w:w="720" w:type="dxa"/>
            <w:vMerge/>
            <w:tcBorders>
              <w:left w:val="nil"/>
              <w:bottom w:val="nil"/>
              <w:right w:val="nil"/>
            </w:tcBorders>
            <w:shd w:val="clear" w:color="auto" w:fill="FFFFFF"/>
          </w:tcPr>
          <w:p w:rsidR="00F57FF8" w:rsidRPr="00127044" w:rsidRDefault="00F57FF8" w:rsidP="00A811AB">
            <w:pPr>
              <w:autoSpaceDE w:val="0"/>
              <w:autoSpaceDN w:val="0"/>
              <w:adjustRightInd w:val="0"/>
              <w:rPr>
                <w:rFonts w:ascii="Times New Roman" w:hAnsi="Times New Roman"/>
                <w:color w:val="000000"/>
                <w:szCs w:val="24"/>
              </w:rPr>
            </w:pPr>
          </w:p>
        </w:tc>
      </w:tr>
      <w:tr w:rsidR="00D06B0C" w:rsidRPr="00127044">
        <w:trPr>
          <w:cantSplit/>
        </w:trPr>
        <w:tc>
          <w:tcPr>
            <w:tcW w:w="642" w:type="dxa"/>
            <w:vMerge w:val="restart"/>
            <w:tcBorders>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6A</w:t>
            </w:r>
          </w:p>
          <w:p w:rsidR="00D06B0C" w:rsidRPr="00127044" w:rsidRDefault="00D06B0C" w:rsidP="00A811AB">
            <w:pPr>
              <w:autoSpaceDE w:val="0"/>
              <w:autoSpaceDN w:val="0"/>
              <w:adjustRightInd w:val="0"/>
              <w:spacing w:line="320" w:lineRule="atLeast"/>
              <w:ind w:right="60"/>
              <w:rPr>
                <w:rFonts w:ascii="Times New Roman" w:hAnsi="Times New Roman"/>
                <w:color w:val="000000"/>
                <w:szCs w:val="24"/>
              </w:rPr>
            </w:pPr>
          </w:p>
        </w:tc>
        <w:tc>
          <w:tcPr>
            <w:tcW w:w="1698" w:type="dxa"/>
            <w:tcBorders>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63"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-112.897</w:t>
            </w:r>
          </w:p>
        </w:tc>
        <w:tc>
          <w:tcPr>
            <w:tcW w:w="1377"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19.450</w:t>
            </w:r>
          </w:p>
        </w:tc>
        <w:tc>
          <w:tcPr>
            <w:tcW w:w="1510" w:type="dxa"/>
            <w:tcBorders>
              <w:left w:val="nil"/>
              <w:bottom w:val="nil"/>
              <w:right w:val="nil"/>
            </w:tcBorders>
            <w:shd w:val="clear" w:color="auto" w:fill="FFFFFF"/>
          </w:tcPr>
          <w:p w:rsidR="00D06B0C" w:rsidRPr="00127044" w:rsidRDefault="00D06B0C" w:rsidP="00650B7D">
            <w:pPr>
              <w:autoSpaceDE w:val="0"/>
              <w:autoSpaceDN w:val="0"/>
              <w:adjustRightInd w:val="0"/>
              <w:rPr>
                <w:rFonts w:ascii="Times New Roman" w:hAnsi="Times New Roman"/>
                <w:szCs w:val="24"/>
              </w:rPr>
            </w:pPr>
          </w:p>
        </w:tc>
        <w:tc>
          <w:tcPr>
            <w:tcW w:w="900"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-5.804</w:t>
            </w:r>
          </w:p>
        </w:tc>
        <w:tc>
          <w:tcPr>
            <w:tcW w:w="720" w:type="dxa"/>
            <w:tcBorders>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6.760</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2.581</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.095</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2.619</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.009</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6.629</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2.402</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.095</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2.760</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.006</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58.582</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8.644</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.428</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6.777</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-26.294</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8.406</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-.228</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-3.128</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.002</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-20.126</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6.250</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-.161</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-3.220</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.001</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15.215</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3.718</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.146</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4.092</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-25.678</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5.854</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-.220</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-4.386</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-15.097</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2.118</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-.313</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-7.126</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63"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11.630</w:t>
            </w:r>
          </w:p>
        </w:tc>
        <w:tc>
          <w:tcPr>
            <w:tcW w:w="1377"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5.151</w:t>
            </w:r>
          </w:p>
        </w:tc>
        <w:tc>
          <w:tcPr>
            <w:tcW w:w="151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.118</w:t>
            </w:r>
          </w:p>
        </w:tc>
        <w:tc>
          <w:tcPr>
            <w:tcW w:w="90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2.258</w:t>
            </w:r>
          </w:p>
        </w:tc>
        <w:tc>
          <w:tcPr>
            <w:tcW w:w="720" w:type="dxa"/>
            <w:tcBorders>
              <w:top w:val="nil"/>
              <w:left w:val="nil"/>
              <w:bottom w:val="nil"/>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.024</w:t>
            </w:r>
          </w:p>
        </w:tc>
      </w:tr>
      <w:tr w:rsidR="00D06B0C" w:rsidRPr="00127044">
        <w:trPr>
          <w:cantSplit/>
        </w:trPr>
        <w:tc>
          <w:tcPr>
            <w:tcW w:w="642" w:type="dxa"/>
            <w:vMerge/>
            <w:tcBorders>
              <w:top w:val="single" w:sz="8" w:space="0" w:color="auto"/>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rPr>
                <w:rFonts w:ascii="Times New Roman" w:hAnsi="Times New Roman"/>
                <w:color w:val="000000"/>
                <w:szCs w:val="24"/>
              </w:rPr>
            </w:pPr>
          </w:p>
        </w:tc>
        <w:tc>
          <w:tcPr>
            <w:tcW w:w="1698" w:type="dxa"/>
            <w:tcBorders>
              <w:top w:val="nil"/>
              <w:left w:val="nil"/>
              <w:bottom w:val="single" w:sz="8" w:space="0" w:color="auto"/>
              <w:right w:val="nil"/>
            </w:tcBorders>
            <w:shd w:val="clear" w:color="auto" w:fill="FFFFFF"/>
            <w:vAlign w:val="center"/>
          </w:tcPr>
          <w:p w:rsidR="00D06B0C" w:rsidRPr="00127044" w:rsidRDefault="00D06B0C" w:rsidP="00A811AB">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Experience</w:t>
            </w:r>
          </w:p>
        </w:tc>
        <w:tc>
          <w:tcPr>
            <w:tcW w:w="1163"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64.456</w:t>
            </w:r>
          </w:p>
        </w:tc>
        <w:tc>
          <w:tcPr>
            <w:tcW w:w="1377"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5.580</w:t>
            </w:r>
          </w:p>
        </w:tc>
        <w:tc>
          <w:tcPr>
            <w:tcW w:w="1510"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.661</w:t>
            </w:r>
          </w:p>
        </w:tc>
        <w:tc>
          <w:tcPr>
            <w:tcW w:w="900"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11.551</w:t>
            </w:r>
          </w:p>
        </w:tc>
        <w:tc>
          <w:tcPr>
            <w:tcW w:w="720" w:type="dxa"/>
            <w:tcBorders>
              <w:top w:val="nil"/>
              <w:left w:val="nil"/>
              <w:bottom w:val="single" w:sz="8" w:space="0" w:color="auto"/>
              <w:right w:val="nil"/>
            </w:tcBorders>
            <w:shd w:val="clear" w:color="auto" w:fill="FFFFFF"/>
          </w:tcPr>
          <w:p w:rsidR="00D06B0C" w:rsidRPr="00127044" w:rsidRDefault="00D06B0C"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F57FF8" w:rsidRPr="00127044" w:rsidRDefault="00F57FF8" w:rsidP="00F57FF8">
      <w:pPr>
        <w:autoSpaceDE w:val="0"/>
        <w:autoSpaceDN w:val="0"/>
        <w:adjustRightInd w:val="0"/>
        <w:rPr>
          <w:rFonts w:ascii="Times New Roman" w:hAnsi="Times New Roman"/>
          <w:szCs w:val="24"/>
        </w:rPr>
      </w:pPr>
    </w:p>
    <w:p w:rsidR="00BC32A3" w:rsidRPr="00127044" w:rsidRDefault="00E312FA" w:rsidP="00D324D6">
      <w:pPr>
        <w:spacing w:line="480" w:lineRule="auto"/>
        <w:ind w:firstLine="720"/>
        <w:rPr>
          <w:rFonts w:ascii="Times New Roman" w:hAnsi="Times New Roman"/>
          <w:color w:val="000000"/>
          <w:szCs w:val="24"/>
        </w:rPr>
      </w:pPr>
      <w:r w:rsidRPr="00127044">
        <w:rPr>
          <w:rFonts w:ascii="Times New Roman" w:hAnsi="Times New Roman"/>
          <w:color w:val="000000"/>
          <w:szCs w:val="24"/>
        </w:rPr>
        <w:t>I tested Model 6A</w:t>
      </w:r>
      <w:r w:rsidR="00BC32A3" w:rsidRPr="00127044">
        <w:rPr>
          <w:rFonts w:ascii="Times New Roman" w:hAnsi="Times New Roman"/>
          <w:color w:val="000000"/>
          <w:szCs w:val="24"/>
        </w:rPr>
        <w:t xml:space="preserve"> </w:t>
      </w:r>
      <w:r w:rsidRPr="00127044">
        <w:rPr>
          <w:rFonts w:ascii="Times New Roman" w:hAnsi="Times New Roman"/>
          <w:color w:val="000000"/>
          <w:szCs w:val="24"/>
        </w:rPr>
        <w:t>for</w:t>
      </w:r>
      <w:r w:rsidR="00BC32A3" w:rsidRPr="00127044">
        <w:rPr>
          <w:rFonts w:ascii="Times New Roman" w:hAnsi="Times New Roman"/>
          <w:color w:val="000000"/>
          <w:szCs w:val="24"/>
        </w:rPr>
        <w:t xml:space="preserve"> any unusual or influential cases. </w:t>
      </w:r>
      <w:r w:rsidRPr="00127044">
        <w:rPr>
          <w:rFonts w:ascii="Times New Roman" w:hAnsi="Times New Roman"/>
          <w:color w:val="000000"/>
          <w:szCs w:val="24"/>
        </w:rPr>
        <w:t>I</w:t>
      </w:r>
      <w:r w:rsidR="00BC32A3" w:rsidRPr="00127044">
        <w:rPr>
          <w:rFonts w:ascii="Times New Roman" w:hAnsi="Times New Roman"/>
          <w:color w:val="000000"/>
          <w:szCs w:val="24"/>
        </w:rPr>
        <w:t xml:space="preserve"> calculated PRESS residuals, HAT statistics, Cook’s Distance, and covariance ratio, which are tests that detect atypical data points, </w:t>
      </w:r>
      <w:r w:rsidRPr="00127044">
        <w:rPr>
          <w:rFonts w:ascii="Times New Roman" w:hAnsi="Times New Roman"/>
          <w:color w:val="000000"/>
          <w:szCs w:val="24"/>
        </w:rPr>
        <w:t>to</w:t>
      </w:r>
      <w:r w:rsidR="00BC32A3" w:rsidRPr="00127044">
        <w:rPr>
          <w:rFonts w:ascii="Times New Roman" w:hAnsi="Times New Roman"/>
          <w:color w:val="000000"/>
          <w:szCs w:val="24"/>
        </w:rPr>
        <w:t xml:space="preserve"> find cases that fall well outside the model. By further examining the scatterplots of unstandardized predicted value against standardized residual and case number against studentized deleted residual, centered leverage value, Cook’s Distance, and covariance ratio, </w:t>
      </w:r>
      <w:r w:rsidRPr="00127044">
        <w:rPr>
          <w:rFonts w:ascii="Times New Roman" w:hAnsi="Times New Roman"/>
          <w:color w:val="000000"/>
          <w:szCs w:val="24"/>
        </w:rPr>
        <w:t>I</w:t>
      </w:r>
      <w:r w:rsidR="00BC32A3" w:rsidRPr="00127044">
        <w:rPr>
          <w:rFonts w:ascii="Times New Roman" w:hAnsi="Times New Roman"/>
          <w:color w:val="000000"/>
          <w:szCs w:val="24"/>
        </w:rPr>
        <w:t xml:space="preserve"> found </w:t>
      </w:r>
      <w:r w:rsidRPr="00127044">
        <w:rPr>
          <w:rFonts w:ascii="Times New Roman" w:hAnsi="Times New Roman"/>
          <w:color w:val="000000"/>
          <w:szCs w:val="24"/>
        </w:rPr>
        <w:t>three</w:t>
      </w:r>
      <w:r w:rsidR="00BC32A3" w:rsidRPr="00127044">
        <w:rPr>
          <w:rFonts w:ascii="Times New Roman" w:hAnsi="Times New Roman"/>
          <w:color w:val="000000"/>
          <w:szCs w:val="24"/>
        </w:rPr>
        <w:t xml:space="preserve"> cases that were extreme on Y</w:t>
      </w:r>
      <w:r w:rsidR="00D324D6" w:rsidRPr="00127044">
        <w:rPr>
          <w:rFonts w:ascii="Times New Roman" w:hAnsi="Times New Roman"/>
          <w:color w:val="000000"/>
          <w:szCs w:val="24"/>
        </w:rPr>
        <w:t xml:space="preserve"> (all three were among the four cases whose residuals exceeded 3 standard deviations)</w:t>
      </w:r>
      <w:r w:rsidR="00BC32A3" w:rsidRPr="00127044">
        <w:rPr>
          <w:rFonts w:ascii="Times New Roman" w:hAnsi="Times New Roman"/>
          <w:color w:val="000000"/>
          <w:szCs w:val="24"/>
        </w:rPr>
        <w:t xml:space="preserve">. </w:t>
      </w:r>
      <w:r w:rsidRPr="00127044">
        <w:rPr>
          <w:rFonts w:ascii="Times New Roman" w:hAnsi="Times New Roman"/>
          <w:color w:val="000000"/>
          <w:szCs w:val="24"/>
        </w:rPr>
        <w:t>I</w:t>
      </w:r>
      <w:r w:rsidR="00BC32A3" w:rsidRPr="00127044">
        <w:rPr>
          <w:rFonts w:ascii="Times New Roman" w:hAnsi="Times New Roman"/>
          <w:color w:val="000000"/>
          <w:szCs w:val="24"/>
        </w:rPr>
        <w:t xml:space="preserve"> refit </w:t>
      </w:r>
      <w:r w:rsidR="003363AA" w:rsidRPr="00127044">
        <w:rPr>
          <w:rFonts w:ascii="Times New Roman" w:hAnsi="Times New Roman"/>
          <w:color w:val="000000"/>
          <w:szCs w:val="24"/>
        </w:rPr>
        <w:t>the</w:t>
      </w:r>
      <w:r w:rsidR="00BC32A3" w:rsidRPr="00127044">
        <w:rPr>
          <w:rFonts w:ascii="Times New Roman" w:hAnsi="Times New Roman"/>
          <w:color w:val="000000"/>
          <w:szCs w:val="24"/>
        </w:rPr>
        <w:t xml:space="preserve"> model by excluding each institution in turn</w:t>
      </w:r>
      <w:r w:rsidRPr="00127044">
        <w:rPr>
          <w:rFonts w:ascii="Times New Roman" w:hAnsi="Times New Roman"/>
          <w:color w:val="000000"/>
          <w:szCs w:val="24"/>
        </w:rPr>
        <w:t xml:space="preserve"> and </w:t>
      </w:r>
      <w:r w:rsidR="00BC32A3" w:rsidRPr="00127044">
        <w:rPr>
          <w:rFonts w:ascii="Times New Roman" w:hAnsi="Times New Roman"/>
          <w:color w:val="000000"/>
          <w:szCs w:val="24"/>
        </w:rPr>
        <w:t xml:space="preserve">found that the most significant change in effects </w:t>
      </w:r>
      <w:r w:rsidRPr="00127044">
        <w:rPr>
          <w:rFonts w:ascii="Times New Roman" w:hAnsi="Times New Roman"/>
          <w:color w:val="000000"/>
          <w:szCs w:val="24"/>
        </w:rPr>
        <w:t>on</w:t>
      </w:r>
      <w:r w:rsidR="00BC32A3" w:rsidRPr="00127044">
        <w:rPr>
          <w:rFonts w:ascii="Times New Roman" w:hAnsi="Times New Roman"/>
          <w:color w:val="000000"/>
          <w:szCs w:val="24"/>
        </w:rPr>
        <w:t xml:space="preserve"> GRAD occurred when two </w:t>
      </w:r>
      <w:r w:rsidR="00370281" w:rsidRPr="00127044">
        <w:rPr>
          <w:rFonts w:ascii="Times New Roman" w:hAnsi="Times New Roman"/>
          <w:color w:val="000000"/>
          <w:szCs w:val="24"/>
        </w:rPr>
        <w:t xml:space="preserve">institutions </w:t>
      </w:r>
      <w:r w:rsidR="00BC32A3" w:rsidRPr="00127044">
        <w:rPr>
          <w:rFonts w:ascii="Times New Roman" w:hAnsi="Times New Roman"/>
          <w:color w:val="000000"/>
          <w:szCs w:val="24"/>
        </w:rPr>
        <w:t xml:space="preserve">were excluded. </w:t>
      </w:r>
      <w:r w:rsidR="000B2FE3" w:rsidRPr="00127044">
        <w:rPr>
          <w:rFonts w:ascii="Times New Roman" w:hAnsi="Times New Roman"/>
          <w:color w:val="000000"/>
          <w:szCs w:val="24"/>
        </w:rPr>
        <w:t>See Appendix C</w:t>
      </w:r>
      <w:r w:rsidRPr="00127044">
        <w:rPr>
          <w:rFonts w:ascii="Times New Roman" w:hAnsi="Times New Roman"/>
          <w:color w:val="000000"/>
          <w:szCs w:val="24"/>
        </w:rPr>
        <w:t xml:space="preserve"> </w:t>
      </w:r>
      <w:r w:rsidR="000E4AAB" w:rsidRPr="00127044">
        <w:rPr>
          <w:rFonts w:ascii="Times New Roman" w:hAnsi="Times New Roman"/>
          <w:color w:val="000000"/>
          <w:szCs w:val="24"/>
        </w:rPr>
        <w:t xml:space="preserve">for </w:t>
      </w:r>
      <w:r w:rsidR="00370281" w:rsidRPr="00127044">
        <w:rPr>
          <w:rFonts w:ascii="Times New Roman" w:hAnsi="Times New Roman"/>
          <w:color w:val="000000"/>
          <w:szCs w:val="24"/>
        </w:rPr>
        <w:t>my calculations.</w:t>
      </w:r>
      <w:r w:rsidRPr="00127044">
        <w:rPr>
          <w:rFonts w:ascii="Times New Roman" w:hAnsi="Times New Roman"/>
          <w:color w:val="000000"/>
          <w:szCs w:val="24"/>
        </w:rPr>
        <w:t xml:space="preserve"> </w:t>
      </w:r>
    </w:p>
    <w:p w:rsidR="00883EAB" w:rsidRPr="00127044" w:rsidRDefault="00874838" w:rsidP="00BC32A3">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A closer examination of the descriptive statistics revealed why the cases might have been overly influential. In both cases, graduation rates were right at the top of the </w:t>
      </w:r>
      <w:r w:rsidRPr="00127044">
        <w:rPr>
          <w:rFonts w:ascii="Times New Roman" w:hAnsi="Times New Roman"/>
          <w:color w:val="000000"/>
          <w:szCs w:val="24"/>
        </w:rPr>
        <w:lastRenderedPageBreak/>
        <w:t xml:space="preserve">sample, yet students reported low scores for the academic performance indicators of Bloom’s taxonomy and critical thinking. </w:t>
      </w:r>
      <w:r w:rsidR="00153761" w:rsidRPr="00127044">
        <w:rPr>
          <w:rFonts w:ascii="Times New Roman" w:hAnsi="Times New Roman"/>
          <w:color w:val="000000"/>
          <w:szCs w:val="24"/>
        </w:rPr>
        <w:t>One institution</w:t>
      </w:r>
      <w:r w:rsidRPr="00127044">
        <w:rPr>
          <w:rFonts w:ascii="Times New Roman" w:hAnsi="Times New Roman"/>
          <w:color w:val="000000"/>
          <w:szCs w:val="24"/>
        </w:rPr>
        <w:t xml:space="preserve"> had among the highest library expenditures and the highest ratio of librarians to students to go along with high ratings for administration and support. </w:t>
      </w:r>
      <w:r w:rsidR="00153761" w:rsidRPr="00127044">
        <w:rPr>
          <w:rFonts w:ascii="Times New Roman" w:hAnsi="Times New Roman"/>
          <w:color w:val="000000"/>
          <w:szCs w:val="24"/>
        </w:rPr>
        <w:t>The other institution</w:t>
      </w:r>
      <w:r w:rsidR="00883EAB" w:rsidRPr="00127044">
        <w:rPr>
          <w:rFonts w:ascii="Times New Roman" w:hAnsi="Times New Roman"/>
          <w:color w:val="000000"/>
          <w:szCs w:val="24"/>
        </w:rPr>
        <w:t xml:space="preserve"> had low scores for overall experience. </w:t>
      </w:r>
      <w:r w:rsidR="00370281" w:rsidRPr="00127044">
        <w:rPr>
          <w:rFonts w:ascii="Times New Roman" w:hAnsi="Times New Roman"/>
          <w:color w:val="000000"/>
          <w:szCs w:val="24"/>
        </w:rPr>
        <w:t xml:space="preserve">In other words, despite </w:t>
      </w:r>
      <w:r w:rsidR="00153761" w:rsidRPr="00127044">
        <w:rPr>
          <w:rFonts w:ascii="Times New Roman" w:hAnsi="Times New Roman"/>
          <w:color w:val="000000"/>
          <w:szCs w:val="24"/>
        </w:rPr>
        <w:t xml:space="preserve">either </w:t>
      </w:r>
      <w:r w:rsidR="00370281" w:rsidRPr="00127044">
        <w:rPr>
          <w:rFonts w:ascii="Times New Roman" w:hAnsi="Times New Roman"/>
          <w:color w:val="000000"/>
          <w:szCs w:val="24"/>
        </w:rPr>
        <w:t xml:space="preserve">low academic performance </w:t>
      </w:r>
      <w:r w:rsidR="00153761" w:rsidRPr="00127044">
        <w:rPr>
          <w:rFonts w:ascii="Times New Roman" w:hAnsi="Times New Roman"/>
          <w:color w:val="000000"/>
          <w:szCs w:val="24"/>
        </w:rPr>
        <w:t xml:space="preserve">or </w:t>
      </w:r>
      <w:r w:rsidR="00370281" w:rsidRPr="00127044">
        <w:rPr>
          <w:rFonts w:ascii="Times New Roman" w:hAnsi="Times New Roman"/>
          <w:color w:val="000000"/>
          <w:szCs w:val="24"/>
        </w:rPr>
        <w:t>overall experience</w:t>
      </w:r>
      <w:r w:rsidR="00153761" w:rsidRPr="00127044">
        <w:rPr>
          <w:rFonts w:ascii="Times New Roman" w:hAnsi="Times New Roman"/>
          <w:color w:val="000000"/>
          <w:szCs w:val="24"/>
        </w:rPr>
        <w:t xml:space="preserve"> ratings</w:t>
      </w:r>
      <w:r w:rsidR="00370281" w:rsidRPr="00127044">
        <w:rPr>
          <w:rFonts w:ascii="Times New Roman" w:hAnsi="Times New Roman"/>
          <w:color w:val="000000"/>
          <w:szCs w:val="24"/>
        </w:rPr>
        <w:t xml:space="preserve">, these two institutions still maintained the highest graduation rates in the sample. </w:t>
      </w:r>
      <w:r w:rsidR="007C008D" w:rsidRPr="00127044">
        <w:rPr>
          <w:rFonts w:ascii="Times New Roman" w:hAnsi="Times New Roman"/>
          <w:color w:val="000000"/>
          <w:szCs w:val="24"/>
        </w:rPr>
        <w:t>I therefore refit the model once more by excluding both</w:t>
      </w:r>
      <w:r w:rsidR="00153761" w:rsidRPr="00127044">
        <w:rPr>
          <w:rFonts w:ascii="Times New Roman" w:hAnsi="Times New Roman"/>
          <w:color w:val="000000"/>
          <w:szCs w:val="24"/>
        </w:rPr>
        <w:t xml:space="preserve"> institutions</w:t>
      </w:r>
      <w:r w:rsidR="007C008D" w:rsidRPr="00127044">
        <w:rPr>
          <w:rFonts w:ascii="Times New Roman" w:hAnsi="Times New Roman"/>
          <w:color w:val="000000"/>
          <w:szCs w:val="24"/>
        </w:rPr>
        <w:t>.</w:t>
      </w:r>
      <w:r w:rsidR="00913872" w:rsidRPr="00127044">
        <w:rPr>
          <w:rFonts w:ascii="Times New Roman" w:hAnsi="Times New Roman"/>
          <w:color w:val="000000"/>
          <w:szCs w:val="24"/>
        </w:rPr>
        <w:t xml:space="preserve"> See </w:t>
      </w:r>
      <w:r w:rsidR="007107F9" w:rsidRPr="00127044">
        <w:rPr>
          <w:rFonts w:ascii="Times New Roman" w:hAnsi="Times New Roman"/>
          <w:color w:val="000000"/>
          <w:szCs w:val="24"/>
        </w:rPr>
        <w:t>Table</w:t>
      </w:r>
      <w:r w:rsidR="00913872" w:rsidRPr="00127044">
        <w:rPr>
          <w:rFonts w:ascii="Times New Roman" w:hAnsi="Times New Roman"/>
          <w:color w:val="000000"/>
          <w:szCs w:val="24"/>
        </w:rPr>
        <w:t xml:space="preserve"> 49.</w:t>
      </w:r>
      <w:r w:rsidR="007C008D" w:rsidRPr="00127044">
        <w:rPr>
          <w:rFonts w:ascii="Times New Roman" w:hAnsi="Times New Roman"/>
          <w:color w:val="000000"/>
          <w:szCs w:val="24"/>
        </w:rPr>
        <w:t xml:space="preserve"> </w:t>
      </w:r>
    </w:p>
    <w:p w:rsidR="007C008D" w:rsidRPr="00127044" w:rsidRDefault="007C008D" w:rsidP="00E96A63">
      <w:pPr>
        <w:pStyle w:val="TableCaption"/>
        <w:rPr>
          <w:i/>
        </w:rPr>
      </w:pPr>
      <w:bookmarkStart w:id="280" w:name="_Toc321814502"/>
      <w:r w:rsidRPr="00127044">
        <w:t xml:space="preserve">Table </w:t>
      </w:r>
      <w:r w:rsidR="00913872" w:rsidRPr="00127044">
        <w:t>49</w:t>
      </w:r>
      <w:r w:rsidRPr="00127044">
        <w:t>:</w:t>
      </w:r>
      <w:bookmarkEnd w:id="280"/>
      <w:r w:rsidRPr="00127044">
        <w:rPr>
          <w:i/>
        </w:rPr>
        <w:t xml:space="preserve"> </w:t>
      </w:r>
    </w:p>
    <w:p w:rsidR="007C008D" w:rsidRPr="00127044" w:rsidRDefault="007C008D" w:rsidP="00E96A63">
      <w:pPr>
        <w:pStyle w:val="TableCaption"/>
      </w:pPr>
      <w:bookmarkStart w:id="281" w:name="_Toc321814503"/>
      <w:r w:rsidRPr="00127044">
        <w:rPr>
          <w:i/>
        </w:rPr>
        <w:t>Model 6B Summary</w:t>
      </w:r>
      <w:bookmarkEnd w:id="281"/>
    </w:p>
    <w:tbl>
      <w:tblPr>
        <w:tblW w:w="5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4"/>
        <w:gridCol w:w="734"/>
        <w:gridCol w:w="1025"/>
        <w:gridCol w:w="1377"/>
        <w:gridCol w:w="1377"/>
      </w:tblGrid>
      <w:tr w:rsidR="007C008D" w:rsidRPr="00127044">
        <w:trPr>
          <w:cantSplit/>
        </w:trPr>
        <w:tc>
          <w:tcPr>
            <w:tcW w:w="764"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734"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w:t>
            </w:r>
          </w:p>
        </w:tc>
        <w:tc>
          <w:tcPr>
            <w:tcW w:w="1025"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R Square</w:t>
            </w:r>
          </w:p>
        </w:tc>
        <w:tc>
          <w:tcPr>
            <w:tcW w:w="1377"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Adjusted R Square</w:t>
            </w:r>
          </w:p>
        </w:tc>
        <w:tc>
          <w:tcPr>
            <w:tcW w:w="1377"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 of the Estimate</w:t>
            </w:r>
          </w:p>
        </w:tc>
      </w:tr>
      <w:tr w:rsidR="007C008D" w:rsidRPr="00127044">
        <w:trPr>
          <w:cantSplit/>
        </w:trPr>
        <w:tc>
          <w:tcPr>
            <w:tcW w:w="764" w:type="dxa"/>
            <w:tcBorders>
              <w:left w:val="nil"/>
              <w:right w:val="nil"/>
            </w:tcBorders>
            <w:shd w:val="clear" w:color="auto" w:fill="FFFFFF"/>
            <w:vAlign w:val="center"/>
          </w:tcPr>
          <w:p w:rsidR="007C008D" w:rsidRPr="00127044" w:rsidRDefault="00432161"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6B</w:t>
            </w:r>
          </w:p>
        </w:tc>
        <w:tc>
          <w:tcPr>
            <w:tcW w:w="734" w:type="dxa"/>
            <w:tcBorders>
              <w:left w:val="nil"/>
              <w:right w:val="nil"/>
            </w:tcBorders>
            <w:shd w:val="clear" w:color="auto" w:fill="FFFFFF"/>
          </w:tcPr>
          <w:p w:rsidR="007C008D" w:rsidRPr="00127044" w:rsidRDefault="007C008D" w:rsidP="00D47C4B">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.764</w:t>
            </w:r>
          </w:p>
        </w:tc>
        <w:tc>
          <w:tcPr>
            <w:tcW w:w="1025"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.583</w:t>
            </w:r>
          </w:p>
        </w:tc>
        <w:tc>
          <w:tcPr>
            <w:tcW w:w="1377"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.574</w:t>
            </w:r>
          </w:p>
        </w:tc>
        <w:tc>
          <w:tcPr>
            <w:tcW w:w="1377" w:type="dxa"/>
            <w:tcBorders>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10.933</w:t>
            </w:r>
          </w:p>
        </w:tc>
      </w:tr>
    </w:tbl>
    <w:p w:rsidR="007C008D" w:rsidRPr="00127044" w:rsidRDefault="007C008D" w:rsidP="006D18F0">
      <w:pPr>
        <w:ind w:firstLine="720"/>
        <w:rPr>
          <w:rFonts w:ascii="Times New Roman" w:hAnsi="Times New Roman"/>
          <w:color w:val="000000"/>
          <w:szCs w:val="24"/>
        </w:rPr>
      </w:pPr>
    </w:p>
    <w:p w:rsidR="007C008D" w:rsidRPr="00127044" w:rsidRDefault="00CC3D11" w:rsidP="007C008D">
      <w:pPr>
        <w:spacing w:line="480" w:lineRule="auto"/>
        <w:ind w:firstLine="720"/>
        <w:rPr>
          <w:rFonts w:ascii="Times New Roman" w:hAnsi="Times New Roman"/>
          <w:szCs w:val="24"/>
        </w:rPr>
      </w:pPr>
      <w:r w:rsidRPr="00127044">
        <w:rPr>
          <w:rFonts w:ascii="Times New Roman" w:hAnsi="Times New Roman"/>
          <w:color w:val="000000"/>
          <w:szCs w:val="24"/>
        </w:rPr>
        <w:t>Model 6B accounted</w:t>
      </w:r>
      <w:r w:rsidR="007C008D" w:rsidRPr="00127044">
        <w:rPr>
          <w:rFonts w:ascii="Times New Roman" w:hAnsi="Times New Roman"/>
          <w:color w:val="000000"/>
          <w:szCs w:val="24"/>
        </w:rPr>
        <w:t xml:space="preserve"> for 58.3% of the variance in graduation. The estimated regr</w:t>
      </w:r>
      <w:r w:rsidRPr="00127044">
        <w:rPr>
          <w:rFonts w:ascii="Times New Roman" w:hAnsi="Times New Roman"/>
          <w:color w:val="000000"/>
          <w:szCs w:val="24"/>
        </w:rPr>
        <w:t xml:space="preserve">ession coefficients (see </w:t>
      </w:r>
      <w:r w:rsidR="007107F9" w:rsidRPr="00127044">
        <w:rPr>
          <w:rFonts w:ascii="Times New Roman" w:hAnsi="Times New Roman"/>
          <w:color w:val="000000"/>
          <w:szCs w:val="24"/>
        </w:rPr>
        <w:t>Table</w:t>
      </w:r>
      <w:r w:rsidRPr="00127044">
        <w:rPr>
          <w:rFonts w:ascii="Times New Roman" w:hAnsi="Times New Roman"/>
          <w:color w:val="000000"/>
          <w:szCs w:val="24"/>
        </w:rPr>
        <w:t xml:space="preserve"> 50</w:t>
      </w:r>
      <w:r w:rsidR="007C008D" w:rsidRPr="00127044">
        <w:rPr>
          <w:rFonts w:ascii="Times New Roman" w:hAnsi="Times New Roman"/>
          <w:color w:val="000000"/>
          <w:szCs w:val="24"/>
        </w:rPr>
        <w:t xml:space="preserve">) </w:t>
      </w:r>
      <w:r w:rsidR="008220DD" w:rsidRPr="00127044">
        <w:rPr>
          <w:rFonts w:ascii="Times New Roman" w:hAnsi="Times New Roman"/>
          <w:color w:val="000000"/>
          <w:szCs w:val="24"/>
        </w:rPr>
        <w:t>demonstrated</w:t>
      </w:r>
      <w:r w:rsidR="007C008D" w:rsidRPr="00127044">
        <w:rPr>
          <w:rFonts w:ascii="Times New Roman" w:hAnsi="Times New Roman"/>
          <w:color w:val="000000"/>
          <w:szCs w:val="24"/>
        </w:rPr>
        <w:t xml:space="preserve"> that, controlling for </w:t>
      </w:r>
      <w:r w:rsidR="007C008D" w:rsidRPr="00127044">
        <w:rPr>
          <w:rFonts w:ascii="Times New Roman" w:hAnsi="Times New Roman"/>
          <w:szCs w:val="24"/>
        </w:rPr>
        <w:t>Bloom, critical, lifelong, collaborative, interactive administration, support, and experience</w:t>
      </w:r>
      <w:r w:rsidR="007C008D" w:rsidRPr="00127044">
        <w:rPr>
          <w:rFonts w:ascii="Times New Roman" w:hAnsi="Times New Roman"/>
          <w:color w:val="000000"/>
          <w:szCs w:val="24"/>
        </w:rPr>
        <w:t>, libraria</w:t>
      </w:r>
      <w:r w:rsidR="008220DD" w:rsidRPr="00127044">
        <w:rPr>
          <w:rFonts w:ascii="Times New Roman" w:hAnsi="Times New Roman"/>
          <w:color w:val="000000"/>
          <w:szCs w:val="24"/>
        </w:rPr>
        <w:t>ns and library expenditures had</w:t>
      </w:r>
      <w:r w:rsidR="007C008D" w:rsidRPr="00127044">
        <w:rPr>
          <w:rFonts w:ascii="Times New Roman" w:hAnsi="Times New Roman"/>
          <w:color w:val="000000"/>
          <w:szCs w:val="24"/>
        </w:rPr>
        <w:t xml:space="preserve"> a positive influence on graduation rates</w:t>
      </w:r>
      <w:r w:rsidR="008220DD" w:rsidRPr="00127044">
        <w:rPr>
          <w:rFonts w:ascii="Times New Roman" w:hAnsi="Times New Roman"/>
          <w:color w:val="000000"/>
          <w:szCs w:val="24"/>
        </w:rPr>
        <w:t xml:space="preserve"> in the sample</w:t>
      </w:r>
      <w:r w:rsidR="007C008D" w:rsidRPr="00127044">
        <w:rPr>
          <w:rFonts w:ascii="Times New Roman" w:hAnsi="Times New Roman"/>
          <w:color w:val="000000"/>
          <w:szCs w:val="24"/>
        </w:rPr>
        <w:t>.</w:t>
      </w:r>
    </w:p>
    <w:p w:rsidR="00293F94" w:rsidRDefault="00293F94" w:rsidP="00E96A63">
      <w:pPr>
        <w:pStyle w:val="TableCaption"/>
      </w:pPr>
      <w:bookmarkStart w:id="282" w:name="_Toc321814504"/>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293F94" w:rsidRDefault="00293F94" w:rsidP="00E96A63">
      <w:pPr>
        <w:pStyle w:val="TableCaption"/>
      </w:pPr>
    </w:p>
    <w:p w:rsidR="007C008D" w:rsidRPr="00127044" w:rsidRDefault="007C008D" w:rsidP="00E96A63">
      <w:pPr>
        <w:pStyle w:val="TableCaption"/>
        <w:rPr>
          <w:i/>
        </w:rPr>
      </w:pPr>
      <w:r w:rsidRPr="00127044">
        <w:lastRenderedPageBreak/>
        <w:t xml:space="preserve">Table </w:t>
      </w:r>
      <w:r w:rsidR="00913872" w:rsidRPr="00127044">
        <w:t>50</w:t>
      </w:r>
      <w:r w:rsidRPr="00127044">
        <w:t>:</w:t>
      </w:r>
      <w:bookmarkEnd w:id="282"/>
      <w:r w:rsidRPr="00127044">
        <w:rPr>
          <w:i/>
        </w:rPr>
        <w:t xml:space="preserve"> </w:t>
      </w:r>
    </w:p>
    <w:p w:rsidR="007C008D" w:rsidRPr="00127044" w:rsidRDefault="007C008D" w:rsidP="00E96A63">
      <w:pPr>
        <w:pStyle w:val="TableCaption"/>
      </w:pPr>
      <w:bookmarkStart w:id="283" w:name="_Toc321814505"/>
      <w:r w:rsidRPr="00127044">
        <w:rPr>
          <w:i/>
        </w:rPr>
        <w:t>Estimated Regression Coefficients for Model 6B</w:t>
      </w:r>
      <w:bookmarkEnd w:id="283"/>
    </w:p>
    <w:tbl>
      <w:tblPr>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2"/>
        <w:gridCol w:w="1698"/>
        <w:gridCol w:w="1163"/>
        <w:gridCol w:w="1377"/>
        <w:gridCol w:w="1510"/>
        <w:gridCol w:w="900"/>
        <w:gridCol w:w="720"/>
      </w:tblGrid>
      <w:tr w:rsidR="007C008D" w:rsidRPr="00127044">
        <w:trPr>
          <w:cantSplit/>
        </w:trPr>
        <w:tc>
          <w:tcPr>
            <w:tcW w:w="2340" w:type="dxa"/>
            <w:gridSpan w:val="2"/>
            <w:vMerge w:val="restart"/>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Model</w:t>
            </w:r>
          </w:p>
        </w:tc>
        <w:tc>
          <w:tcPr>
            <w:tcW w:w="2540" w:type="dxa"/>
            <w:gridSpan w:val="2"/>
            <w:tcBorders>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Unstandardized Coefficients</w:t>
            </w:r>
          </w:p>
        </w:tc>
        <w:tc>
          <w:tcPr>
            <w:tcW w:w="1510" w:type="dxa"/>
            <w:tcBorders>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Standardized Coefficients</w:t>
            </w:r>
          </w:p>
        </w:tc>
        <w:tc>
          <w:tcPr>
            <w:tcW w:w="900" w:type="dxa"/>
            <w:vMerge w:val="restart"/>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t</w:t>
            </w:r>
          </w:p>
        </w:tc>
        <w:tc>
          <w:tcPr>
            <w:tcW w:w="720" w:type="dxa"/>
            <w:vMerge w:val="restart"/>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Sig.</w:t>
            </w:r>
          </w:p>
        </w:tc>
      </w:tr>
      <w:tr w:rsidR="007C008D" w:rsidRPr="00127044">
        <w:trPr>
          <w:cantSplit/>
        </w:trPr>
        <w:tc>
          <w:tcPr>
            <w:tcW w:w="2340" w:type="dxa"/>
            <w:gridSpan w:val="2"/>
            <w:vMerge/>
            <w:tcBorders>
              <w:top w:val="single" w:sz="8" w:space="0" w:color="auto"/>
              <w:left w:val="nil"/>
              <w:bottom w:val="nil"/>
              <w:right w:val="nil"/>
            </w:tcBorders>
            <w:shd w:val="clear" w:color="auto" w:fill="FFFFFF"/>
          </w:tcPr>
          <w:p w:rsidR="007C008D" w:rsidRPr="00127044" w:rsidRDefault="007C008D" w:rsidP="00650B7D">
            <w:pPr>
              <w:autoSpaceDE w:val="0"/>
              <w:autoSpaceDN w:val="0"/>
              <w:adjustRightInd w:val="0"/>
              <w:rPr>
                <w:rFonts w:ascii="Times New Roman" w:hAnsi="Times New Roman"/>
                <w:color w:val="000000"/>
                <w:szCs w:val="24"/>
              </w:rPr>
            </w:pPr>
          </w:p>
        </w:tc>
        <w:tc>
          <w:tcPr>
            <w:tcW w:w="1163" w:type="dxa"/>
            <w:tcBorders>
              <w:top w:val="single" w:sz="8" w:space="0" w:color="auto"/>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w:t>
            </w:r>
          </w:p>
        </w:tc>
        <w:tc>
          <w:tcPr>
            <w:tcW w:w="1377" w:type="dxa"/>
            <w:tcBorders>
              <w:top w:val="single" w:sz="8" w:space="0" w:color="auto"/>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Std. Error</w:t>
            </w:r>
          </w:p>
        </w:tc>
        <w:tc>
          <w:tcPr>
            <w:tcW w:w="1510" w:type="dxa"/>
            <w:tcBorders>
              <w:top w:val="single" w:sz="8" w:space="0" w:color="auto"/>
              <w:left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center"/>
              <w:rPr>
                <w:rFonts w:ascii="Times New Roman" w:hAnsi="Times New Roman"/>
                <w:color w:val="000000"/>
                <w:szCs w:val="24"/>
              </w:rPr>
            </w:pPr>
            <w:r w:rsidRPr="00127044">
              <w:rPr>
                <w:rFonts w:ascii="Times New Roman" w:hAnsi="Times New Roman"/>
                <w:color w:val="000000"/>
                <w:szCs w:val="24"/>
              </w:rPr>
              <w:t>Beta</w:t>
            </w:r>
          </w:p>
        </w:tc>
        <w:tc>
          <w:tcPr>
            <w:tcW w:w="900" w:type="dxa"/>
            <w:vMerge/>
            <w:tcBorders>
              <w:left w:val="nil"/>
              <w:bottom w:val="nil"/>
              <w:right w:val="nil"/>
            </w:tcBorders>
            <w:shd w:val="clear" w:color="auto" w:fill="FFFFFF"/>
          </w:tcPr>
          <w:p w:rsidR="007C008D" w:rsidRPr="00127044" w:rsidRDefault="007C008D" w:rsidP="00650B7D">
            <w:pPr>
              <w:autoSpaceDE w:val="0"/>
              <w:autoSpaceDN w:val="0"/>
              <w:adjustRightInd w:val="0"/>
              <w:rPr>
                <w:rFonts w:ascii="Times New Roman" w:hAnsi="Times New Roman"/>
                <w:color w:val="000000"/>
                <w:szCs w:val="24"/>
              </w:rPr>
            </w:pPr>
          </w:p>
        </w:tc>
        <w:tc>
          <w:tcPr>
            <w:tcW w:w="720" w:type="dxa"/>
            <w:vMerge/>
            <w:tcBorders>
              <w:left w:val="nil"/>
              <w:bottom w:val="nil"/>
              <w:right w:val="nil"/>
            </w:tcBorders>
            <w:shd w:val="clear" w:color="auto" w:fill="FFFFFF"/>
          </w:tcPr>
          <w:p w:rsidR="007C008D" w:rsidRPr="00127044" w:rsidRDefault="007C008D" w:rsidP="00650B7D">
            <w:pPr>
              <w:autoSpaceDE w:val="0"/>
              <w:autoSpaceDN w:val="0"/>
              <w:adjustRightInd w:val="0"/>
              <w:rPr>
                <w:rFonts w:ascii="Times New Roman" w:hAnsi="Times New Roman"/>
                <w:color w:val="000000"/>
                <w:szCs w:val="24"/>
              </w:rPr>
            </w:pPr>
          </w:p>
        </w:tc>
      </w:tr>
      <w:tr w:rsidR="007C008D" w:rsidRPr="00127044" w:rsidTr="00293F94">
        <w:trPr>
          <w:cantSplit/>
        </w:trPr>
        <w:tc>
          <w:tcPr>
            <w:tcW w:w="642" w:type="dxa"/>
            <w:vMerge w:val="restart"/>
            <w:tcBorders>
              <w:top w:val="single" w:sz="8" w:space="0" w:color="auto"/>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6B</w:t>
            </w:r>
          </w:p>
          <w:p w:rsidR="007C008D" w:rsidRPr="00127044" w:rsidRDefault="007C008D" w:rsidP="00650B7D">
            <w:pPr>
              <w:autoSpaceDE w:val="0"/>
              <w:autoSpaceDN w:val="0"/>
              <w:adjustRightInd w:val="0"/>
              <w:spacing w:line="320" w:lineRule="atLeast"/>
              <w:ind w:right="60"/>
              <w:rPr>
                <w:rFonts w:ascii="Times New Roman" w:hAnsi="Times New Roman"/>
                <w:color w:val="000000"/>
                <w:szCs w:val="24"/>
              </w:rPr>
            </w:pPr>
          </w:p>
        </w:tc>
        <w:tc>
          <w:tcPr>
            <w:tcW w:w="1698" w:type="dxa"/>
            <w:tcBorders>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63" w:type="dxa"/>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-123.759</w:t>
            </w:r>
          </w:p>
        </w:tc>
        <w:tc>
          <w:tcPr>
            <w:tcW w:w="1377" w:type="dxa"/>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18.545</w:t>
            </w:r>
          </w:p>
        </w:tc>
        <w:tc>
          <w:tcPr>
            <w:tcW w:w="1510" w:type="dxa"/>
            <w:tcBorders>
              <w:left w:val="nil"/>
              <w:bottom w:val="nil"/>
              <w:right w:val="nil"/>
            </w:tcBorders>
            <w:shd w:val="clear" w:color="auto" w:fill="FFFFFF"/>
          </w:tcPr>
          <w:p w:rsidR="007C008D" w:rsidRPr="00127044" w:rsidRDefault="007C008D" w:rsidP="00650B7D">
            <w:pPr>
              <w:autoSpaceDE w:val="0"/>
              <w:autoSpaceDN w:val="0"/>
              <w:adjustRightInd w:val="0"/>
              <w:rPr>
                <w:rFonts w:ascii="Times New Roman" w:hAnsi="Times New Roman"/>
                <w:szCs w:val="24"/>
              </w:rPr>
            </w:pPr>
          </w:p>
        </w:tc>
        <w:tc>
          <w:tcPr>
            <w:tcW w:w="900" w:type="dxa"/>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-6.674</w:t>
            </w:r>
          </w:p>
        </w:tc>
        <w:tc>
          <w:tcPr>
            <w:tcW w:w="720" w:type="dxa"/>
            <w:tcBorders>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5.117</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2.476</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.071</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2.066</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.039</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5.149</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2.301</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.074</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2.238</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.026</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63.240</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8.243</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.464</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7.672</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-26.364</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7.995</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-.230</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-3.298</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.001</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-22.062</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5.948</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-.179</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-3.709</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14.823</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3.535</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.144</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4.194</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-27.122</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5.567</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-.234</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-4.872</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-16.088</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2.031</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-.333</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-7.920</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nil"/>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63"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10.200</w:t>
            </w:r>
          </w:p>
        </w:tc>
        <w:tc>
          <w:tcPr>
            <w:tcW w:w="1377"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4.906</w:t>
            </w:r>
          </w:p>
        </w:tc>
        <w:tc>
          <w:tcPr>
            <w:tcW w:w="151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.104</w:t>
            </w:r>
          </w:p>
        </w:tc>
        <w:tc>
          <w:tcPr>
            <w:tcW w:w="90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2.079</w:t>
            </w:r>
          </w:p>
        </w:tc>
        <w:tc>
          <w:tcPr>
            <w:tcW w:w="720" w:type="dxa"/>
            <w:tcBorders>
              <w:top w:val="nil"/>
              <w:left w:val="nil"/>
              <w:bottom w:val="nil"/>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.038</w:t>
            </w:r>
          </w:p>
        </w:tc>
      </w:tr>
      <w:tr w:rsidR="007C008D" w:rsidRPr="00127044" w:rsidTr="00293F94">
        <w:trPr>
          <w:cantSplit/>
        </w:trPr>
        <w:tc>
          <w:tcPr>
            <w:tcW w:w="642" w:type="dxa"/>
            <w:vMerge/>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rPr>
                <w:rFonts w:ascii="Times New Roman" w:hAnsi="Times New Roman"/>
                <w:color w:val="000000"/>
                <w:szCs w:val="24"/>
              </w:rPr>
            </w:pPr>
          </w:p>
        </w:tc>
        <w:tc>
          <w:tcPr>
            <w:tcW w:w="1698" w:type="dxa"/>
            <w:tcBorders>
              <w:top w:val="nil"/>
              <w:left w:val="nil"/>
              <w:bottom w:val="single" w:sz="8" w:space="0" w:color="auto"/>
              <w:right w:val="nil"/>
            </w:tcBorders>
            <w:shd w:val="clear" w:color="auto" w:fill="FFFFFF"/>
            <w:vAlign w:val="center"/>
          </w:tcPr>
          <w:p w:rsidR="007C008D" w:rsidRPr="00127044" w:rsidRDefault="007C008D" w:rsidP="00650B7D">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Experience</w:t>
            </w:r>
          </w:p>
        </w:tc>
        <w:tc>
          <w:tcPr>
            <w:tcW w:w="1163" w:type="dxa"/>
            <w:tcBorders>
              <w:top w:val="nil"/>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69.046</w:t>
            </w:r>
          </w:p>
        </w:tc>
        <w:tc>
          <w:tcPr>
            <w:tcW w:w="1377" w:type="dxa"/>
            <w:tcBorders>
              <w:top w:val="nil"/>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5.350</w:t>
            </w:r>
          </w:p>
        </w:tc>
        <w:tc>
          <w:tcPr>
            <w:tcW w:w="1510" w:type="dxa"/>
            <w:tcBorders>
              <w:top w:val="nil"/>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.712</w:t>
            </w:r>
          </w:p>
        </w:tc>
        <w:tc>
          <w:tcPr>
            <w:tcW w:w="900" w:type="dxa"/>
            <w:tcBorders>
              <w:top w:val="nil"/>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12.906</w:t>
            </w:r>
          </w:p>
        </w:tc>
        <w:tc>
          <w:tcPr>
            <w:tcW w:w="720" w:type="dxa"/>
            <w:tcBorders>
              <w:top w:val="nil"/>
              <w:left w:val="nil"/>
              <w:bottom w:val="single" w:sz="8" w:space="0" w:color="auto"/>
              <w:right w:val="nil"/>
            </w:tcBorders>
            <w:shd w:val="clear" w:color="auto" w:fill="FFFFFF"/>
          </w:tcPr>
          <w:p w:rsidR="007C008D" w:rsidRPr="00127044" w:rsidRDefault="007C008D" w:rsidP="00650B7D">
            <w:pPr>
              <w:autoSpaceDE w:val="0"/>
              <w:autoSpaceDN w:val="0"/>
              <w:adjustRightInd w:val="0"/>
              <w:spacing w:line="320" w:lineRule="atLeast"/>
              <w:ind w:left="60" w:right="60"/>
              <w:jc w:val="right"/>
              <w:rPr>
                <w:rFonts w:ascii="Times New Roman" w:hAnsi="Times New Roman"/>
                <w:color w:val="000000"/>
                <w:szCs w:val="24"/>
              </w:rPr>
            </w:pPr>
            <w:r w:rsidRPr="00127044">
              <w:rPr>
                <w:rFonts w:ascii="Times New Roman" w:hAnsi="Times New Roman"/>
                <w:color w:val="000000"/>
                <w:szCs w:val="24"/>
              </w:rPr>
              <w:t>.000</w:t>
            </w:r>
          </w:p>
        </w:tc>
      </w:tr>
    </w:tbl>
    <w:p w:rsidR="007C008D" w:rsidRPr="00127044" w:rsidRDefault="007C008D" w:rsidP="007C008D">
      <w:pPr>
        <w:autoSpaceDE w:val="0"/>
        <w:autoSpaceDN w:val="0"/>
        <w:adjustRightInd w:val="0"/>
        <w:rPr>
          <w:rFonts w:ascii="Times New Roman" w:hAnsi="Times New Roman"/>
          <w:szCs w:val="24"/>
        </w:rPr>
      </w:pPr>
    </w:p>
    <w:p w:rsidR="00C03F10" w:rsidRPr="00127044" w:rsidRDefault="0063707B" w:rsidP="00C03F10">
      <w:pPr>
        <w:spacing w:line="480" w:lineRule="auto"/>
        <w:ind w:firstLine="720"/>
        <w:rPr>
          <w:rFonts w:ascii="Times New Roman" w:hAnsi="Times New Roman"/>
          <w:color w:val="000000"/>
          <w:szCs w:val="24"/>
        </w:rPr>
      </w:pPr>
      <w:r w:rsidRPr="00127044">
        <w:rPr>
          <w:rFonts w:ascii="Times New Roman" w:hAnsi="Times New Roman"/>
          <w:color w:val="000000"/>
          <w:szCs w:val="24"/>
        </w:rPr>
        <w:t>The largest positive impact on graduation</w:t>
      </w:r>
      <w:r w:rsidR="00EF1A7A" w:rsidRPr="00127044">
        <w:rPr>
          <w:rFonts w:ascii="Times New Roman" w:hAnsi="Times New Roman"/>
          <w:color w:val="000000"/>
          <w:szCs w:val="24"/>
        </w:rPr>
        <w:t xml:space="preserve">, controlling for </w:t>
      </w:r>
      <w:r w:rsidR="00C03F10" w:rsidRPr="00127044">
        <w:rPr>
          <w:rFonts w:ascii="Times New Roman" w:hAnsi="Times New Roman"/>
          <w:color w:val="000000"/>
          <w:szCs w:val="24"/>
        </w:rPr>
        <w:t>all other predictors in Model 6B</w:t>
      </w:r>
      <w:r w:rsidR="00EF1A7A" w:rsidRPr="00127044">
        <w:rPr>
          <w:rFonts w:ascii="Times New Roman" w:hAnsi="Times New Roman"/>
          <w:color w:val="000000"/>
          <w:szCs w:val="24"/>
        </w:rPr>
        <w:t>,</w:t>
      </w:r>
      <w:r w:rsidRPr="00127044">
        <w:rPr>
          <w:rFonts w:ascii="Times New Roman" w:hAnsi="Times New Roman"/>
          <w:color w:val="000000"/>
          <w:szCs w:val="24"/>
        </w:rPr>
        <w:t xml:space="preserve"> </w:t>
      </w:r>
      <w:r w:rsidR="008220DD" w:rsidRPr="00127044">
        <w:rPr>
          <w:rFonts w:ascii="Times New Roman" w:hAnsi="Times New Roman"/>
          <w:color w:val="000000"/>
          <w:szCs w:val="24"/>
        </w:rPr>
        <w:t>was</w:t>
      </w:r>
      <w:r w:rsidRPr="00127044">
        <w:rPr>
          <w:rFonts w:ascii="Times New Roman" w:hAnsi="Times New Roman"/>
          <w:color w:val="000000"/>
          <w:szCs w:val="24"/>
        </w:rPr>
        <w:t xml:space="preserve"> overall experience</w:t>
      </w:r>
      <w:r w:rsidR="00143A42" w:rsidRPr="00127044">
        <w:rPr>
          <w:rFonts w:ascii="Times New Roman" w:hAnsi="Times New Roman"/>
          <w:color w:val="000000"/>
          <w:szCs w:val="24"/>
        </w:rPr>
        <w:t xml:space="preserve"> – this is fitting, as a positive overall experience is likely to encourage a student to stay in school</w:t>
      </w:r>
      <w:r w:rsidR="00EF1A7A" w:rsidRPr="00127044">
        <w:rPr>
          <w:rFonts w:ascii="Times New Roman" w:hAnsi="Times New Roman"/>
          <w:color w:val="000000"/>
          <w:szCs w:val="24"/>
        </w:rPr>
        <w:t>.</w:t>
      </w:r>
      <w:r w:rsidRPr="00127044">
        <w:rPr>
          <w:rFonts w:ascii="Times New Roman" w:hAnsi="Times New Roman"/>
          <w:color w:val="000000"/>
          <w:szCs w:val="24"/>
        </w:rPr>
        <w:t xml:space="preserve"> </w:t>
      </w:r>
      <w:r w:rsidR="00EF1A7A" w:rsidRPr="00127044">
        <w:rPr>
          <w:rFonts w:ascii="Times New Roman" w:hAnsi="Times New Roman"/>
          <w:color w:val="000000"/>
          <w:szCs w:val="24"/>
        </w:rPr>
        <w:t xml:space="preserve">Similarly, when controlling for all other predictors in the model, </w:t>
      </w:r>
      <w:r w:rsidRPr="00127044">
        <w:rPr>
          <w:rFonts w:ascii="Times New Roman" w:hAnsi="Times New Roman"/>
          <w:color w:val="000000"/>
          <w:szCs w:val="24"/>
        </w:rPr>
        <w:t>Bloom’s Tax</w:t>
      </w:r>
      <w:r w:rsidR="00BE1139" w:rsidRPr="00127044">
        <w:rPr>
          <w:rFonts w:ascii="Times New Roman" w:hAnsi="Times New Roman"/>
          <w:color w:val="000000"/>
          <w:szCs w:val="24"/>
        </w:rPr>
        <w:t xml:space="preserve">onomy </w:t>
      </w:r>
      <w:r w:rsidR="008220DD" w:rsidRPr="00127044">
        <w:rPr>
          <w:rFonts w:ascii="Times New Roman" w:hAnsi="Times New Roman"/>
          <w:color w:val="000000"/>
          <w:szCs w:val="24"/>
        </w:rPr>
        <w:t>had</w:t>
      </w:r>
      <w:r w:rsidR="00EF1A7A" w:rsidRPr="00127044">
        <w:rPr>
          <w:rFonts w:ascii="Times New Roman" w:hAnsi="Times New Roman"/>
          <w:color w:val="000000"/>
          <w:szCs w:val="24"/>
        </w:rPr>
        <w:t xml:space="preserve"> </w:t>
      </w:r>
      <w:r w:rsidR="00BE1139" w:rsidRPr="00127044">
        <w:rPr>
          <w:rFonts w:ascii="Times New Roman" w:hAnsi="Times New Roman"/>
          <w:color w:val="000000"/>
          <w:szCs w:val="24"/>
        </w:rPr>
        <w:t xml:space="preserve">a </w:t>
      </w:r>
      <w:r w:rsidR="00C03F10" w:rsidRPr="00127044">
        <w:rPr>
          <w:rFonts w:ascii="Times New Roman" w:hAnsi="Times New Roman"/>
          <w:color w:val="000000"/>
          <w:szCs w:val="24"/>
        </w:rPr>
        <w:t xml:space="preserve">strong </w:t>
      </w:r>
      <w:r w:rsidR="00BE1139" w:rsidRPr="00127044">
        <w:rPr>
          <w:rFonts w:ascii="Times New Roman" w:hAnsi="Times New Roman"/>
          <w:color w:val="000000"/>
          <w:szCs w:val="24"/>
        </w:rPr>
        <w:t>positive impact</w:t>
      </w:r>
      <w:r w:rsidR="00EF1A7A" w:rsidRPr="00127044">
        <w:rPr>
          <w:rFonts w:ascii="Times New Roman" w:hAnsi="Times New Roman"/>
          <w:color w:val="000000"/>
          <w:szCs w:val="24"/>
        </w:rPr>
        <w:t xml:space="preserve"> on </w:t>
      </w:r>
      <w:r w:rsidR="0085499D" w:rsidRPr="00127044">
        <w:rPr>
          <w:rFonts w:ascii="Times New Roman" w:hAnsi="Times New Roman"/>
          <w:color w:val="000000"/>
          <w:szCs w:val="24"/>
        </w:rPr>
        <w:t>g</w:t>
      </w:r>
      <w:r w:rsidR="00EF1A7A" w:rsidRPr="00127044">
        <w:rPr>
          <w:rFonts w:ascii="Times New Roman" w:hAnsi="Times New Roman"/>
          <w:color w:val="000000"/>
          <w:szCs w:val="24"/>
        </w:rPr>
        <w:t>raduation rates</w:t>
      </w:r>
      <w:r w:rsidR="0085499D" w:rsidRPr="00127044">
        <w:rPr>
          <w:rFonts w:ascii="Times New Roman" w:hAnsi="Times New Roman"/>
          <w:color w:val="000000"/>
          <w:szCs w:val="24"/>
        </w:rPr>
        <w:t>.</w:t>
      </w:r>
      <w:r w:rsidR="00143A42" w:rsidRPr="00127044">
        <w:rPr>
          <w:rFonts w:ascii="Times New Roman" w:hAnsi="Times New Roman"/>
          <w:color w:val="000000"/>
          <w:szCs w:val="24"/>
        </w:rPr>
        <w:t xml:space="preserve"> Since Bloom’s Taxonomy is a measure of how m</w:t>
      </w:r>
      <w:r w:rsidR="00C03F10" w:rsidRPr="00127044">
        <w:rPr>
          <w:rFonts w:ascii="Times New Roman" w:hAnsi="Times New Roman"/>
          <w:color w:val="000000"/>
          <w:szCs w:val="24"/>
        </w:rPr>
        <w:t>uch students are asked to think and an indicator for academic performance, it makes sense that students graduate at higher levels. Collaborative learning and</w:t>
      </w:r>
      <w:r w:rsidR="008220DD" w:rsidRPr="00127044">
        <w:rPr>
          <w:rFonts w:ascii="Times New Roman" w:hAnsi="Times New Roman"/>
          <w:color w:val="000000"/>
          <w:szCs w:val="24"/>
        </w:rPr>
        <w:t xml:space="preserve"> institutional support each had</w:t>
      </w:r>
      <w:r w:rsidR="00C03F10" w:rsidRPr="00127044">
        <w:rPr>
          <w:rFonts w:ascii="Times New Roman" w:hAnsi="Times New Roman"/>
          <w:color w:val="000000"/>
          <w:szCs w:val="24"/>
        </w:rPr>
        <w:t xml:space="preserve"> a smaller but still positive impact on graduation rates as well. </w:t>
      </w:r>
      <w:r w:rsidR="000E4AAB" w:rsidRPr="00127044">
        <w:rPr>
          <w:rFonts w:ascii="Times New Roman" w:hAnsi="Times New Roman"/>
          <w:color w:val="000000"/>
          <w:szCs w:val="24"/>
        </w:rPr>
        <w:t xml:space="preserve">As </w:t>
      </w:r>
      <w:r w:rsidR="00C03F10" w:rsidRPr="00127044">
        <w:rPr>
          <w:rFonts w:ascii="Times New Roman" w:hAnsi="Times New Roman"/>
          <w:color w:val="000000"/>
          <w:szCs w:val="24"/>
        </w:rPr>
        <w:t>collaborative learning is a measure of working with other students and support is a measure of how much the student perceives the institution supports their succ</w:t>
      </w:r>
      <w:r w:rsidR="003175C8" w:rsidRPr="00127044">
        <w:rPr>
          <w:rFonts w:ascii="Times New Roman" w:hAnsi="Times New Roman"/>
          <w:color w:val="000000"/>
          <w:szCs w:val="24"/>
        </w:rPr>
        <w:t xml:space="preserve">ess, both numbers should have an </w:t>
      </w:r>
      <w:r w:rsidR="00C03F10" w:rsidRPr="00127044">
        <w:rPr>
          <w:rFonts w:ascii="Times New Roman" w:hAnsi="Times New Roman"/>
          <w:color w:val="000000"/>
          <w:szCs w:val="24"/>
        </w:rPr>
        <w:t>impact on staying in school.</w:t>
      </w:r>
    </w:p>
    <w:p w:rsidR="00BE1139" w:rsidRPr="00127044" w:rsidRDefault="00BE1139" w:rsidP="00BE1139">
      <w:pPr>
        <w:spacing w:line="480" w:lineRule="auto"/>
        <w:ind w:firstLine="720"/>
        <w:rPr>
          <w:rFonts w:ascii="Times New Roman" w:hAnsi="Times New Roman"/>
          <w:color w:val="000000"/>
          <w:szCs w:val="24"/>
        </w:rPr>
      </w:pPr>
      <w:r w:rsidRPr="00127044">
        <w:rPr>
          <w:rFonts w:ascii="Times New Roman" w:hAnsi="Times New Roman"/>
          <w:color w:val="000000"/>
          <w:szCs w:val="24"/>
        </w:rPr>
        <w:t>At first blush it seems odd that</w:t>
      </w:r>
      <w:r w:rsidR="00EF1A7A" w:rsidRPr="00127044">
        <w:rPr>
          <w:rFonts w:ascii="Times New Roman" w:hAnsi="Times New Roman"/>
          <w:color w:val="000000"/>
          <w:szCs w:val="24"/>
        </w:rPr>
        <w:t>, controlling for all other variables,</w:t>
      </w:r>
      <w:r w:rsidRPr="00127044">
        <w:rPr>
          <w:rFonts w:ascii="Times New Roman" w:hAnsi="Times New Roman"/>
          <w:color w:val="000000"/>
          <w:szCs w:val="24"/>
        </w:rPr>
        <w:t xml:space="preserve"> self-assessed critical thinking </w:t>
      </w:r>
      <w:r w:rsidR="00EF1A7A" w:rsidRPr="00127044">
        <w:rPr>
          <w:rFonts w:ascii="Times New Roman" w:hAnsi="Times New Roman"/>
          <w:color w:val="000000"/>
          <w:szCs w:val="24"/>
        </w:rPr>
        <w:t>may have</w:t>
      </w:r>
      <w:r w:rsidRPr="00127044">
        <w:rPr>
          <w:rFonts w:ascii="Times New Roman" w:hAnsi="Times New Roman"/>
          <w:color w:val="000000"/>
          <w:szCs w:val="24"/>
        </w:rPr>
        <w:t xml:space="preserve"> a negative influence upon graduation</w:t>
      </w:r>
      <w:r w:rsidR="00EF1A7A" w:rsidRPr="00127044">
        <w:rPr>
          <w:rFonts w:ascii="Times New Roman" w:hAnsi="Times New Roman"/>
          <w:color w:val="000000"/>
          <w:szCs w:val="24"/>
        </w:rPr>
        <w:t xml:space="preserve"> (</w:t>
      </w:r>
      <w:r w:rsidR="000617AC" w:rsidRPr="00127044">
        <w:rPr>
          <w:rFonts w:ascii="Times New Roman" w:hAnsi="Times New Roman"/>
          <w:color w:val="000000"/>
          <w:szCs w:val="24"/>
        </w:rPr>
        <w:t>β</w:t>
      </w:r>
      <w:r w:rsidR="000617AC" w:rsidRPr="00127044">
        <w:rPr>
          <w:rFonts w:ascii="Times New Roman" w:hAnsi="Times New Roman"/>
          <w:color w:val="000000"/>
          <w:szCs w:val="24"/>
          <w:vertAlign w:val="subscript"/>
        </w:rPr>
        <w:t xml:space="preserve">4 </w:t>
      </w:r>
      <w:r w:rsidR="00EF1A7A" w:rsidRPr="00127044">
        <w:rPr>
          <w:rFonts w:ascii="Times New Roman" w:hAnsi="Times New Roman"/>
          <w:color w:val="000000"/>
          <w:szCs w:val="24"/>
        </w:rPr>
        <w:t xml:space="preserve">= </w:t>
      </w:r>
      <w:r w:rsidR="00C03F10" w:rsidRPr="00127044">
        <w:rPr>
          <w:rFonts w:ascii="Times New Roman" w:hAnsi="Times New Roman"/>
          <w:color w:val="000000"/>
          <w:szCs w:val="24"/>
        </w:rPr>
        <w:t>-26.364</w:t>
      </w:r>
      <w:r w:rsidR="00EF1A7A" w:rsidRPr="00127044">
        <w:rPr>
          <w:rFonts w:ascii="Times New Roman" w:hAnsi="Times New Roman"/>
          <w:color w:val="000000"/>
          <w:szCs w:val="24"/>
        </w:rPr>
        <w:t>)</w:t>
      </w:r>
      <w:r w:rsidRPr="00127044">
        <w:rPr>
          <w:rFonts w:ascii="Times New Roman" w:hAnsi="Times New Roman"/>
          <w:color w:val="000000"/>
          <w:szCs w:val="24"/>
        </w:rPr>
        <w:t xml:space="preserve">, but on </w:t>
      </w:r>
      <w:r w:rsidRPr="00127044">
        <w:rPr>
          <w:rFonts w:ascii="Times New Roman" w:hAnsi="Times New Roman"/>
          <w:color w:val="000000"/>
          <w:szCs w:val="24"/>
        </w:rPr>
        <w:lastRenderedPageBreak/>
        <w:t xml:space="preserve">further reflection </w:t>
      </w:r>
      <w:r w:rsidR="00EB53D6" w:rsidRPr="00127044">
        <w:rPr>
          <w:rFonts w:ascii="Times New Roman" w:hAnsi="Times New Roman"/>
          <w:color w:val="000000"/>
          <w:szCs w:val="24"/>
        </w:rPr>
        <w:t>challenging classes that ask students to utilize higher order thinking skills could make</w:t>
      </w:r>
      <w:r w:rsidRPr="00127044">
        <w:rPr>
          <w:rFonts w:ascii="Times New Roman" w:hAnsi="Times New Roman"/>
          <w:color w:val="000000"/>
          <w:szCs w:val="24"/>
        </w:rPr>
        <w:t xml:space="preserve"> completing school more difficult. It is </w:t>
      </w:r>
      <w:r w:rsidR="00153761" w:rsidRPr="00127044">
        <w:rPr>
          <w:rFonts w:ascii="Times New Roman" w:hAnsi="Times New Roman"/>
          <w:color w:val="000000"/>
          <w:szCs w:val="24"/>
        </w:rPr>
        <w:t xml:space="preserve">more </w:t>
      </w:r>
      <w:r w:rsidRPr="00127044">
        <w:rPr>
          <w:rFonts w:ascii="Times New Roman" w:hAnsi="Times New Roman"/>
          <w:color w:val="000000"/>
          <w:szCs w:val="24"/>
        </w:rPr>
        <w:t>difficult to explain the</w:t>
      </w:r>
      <w:r w:rsidR="00EF1A7A" w:rsidRPr="00127044">
        <w:rPr>
          <w:rFonts w:ascii="Times New Roman" w:hAnsi="Times New Roman"/>
          <w:color w:val="000000"/>
          <w:szCs w:val="24"/>
        </w:rPr>
        <w:t xml:space="preserve"> estimated</w:t>
      </w:r>
      <w:r w:rsidRPr="00127044">
        <w:rPr>
          <w:rFonts w:ascii="Times New Roman" w:hAnsi="Times New Roman"/>
          <w:color w:val="000000"/>
          <w:szCs w:val="24"/>
        </w:rPr>
        <w:t xml:space="preserve"> negative coefficient for interactive courses. It seems counterintuitive that an interactive course would make it more difficult to graduate. </w:t>
      </w:r>
    </w:p>
    <w:p w:rsidR="0073272D" w:rsidRPr="00127044" w:rsidRDefault="0095110D" w:rsidP="006C5984">
      <w:pPr>
        <w:numPr>
          <w:ins w:id="284" w:author="Unknown"/>
        </w:numPr>
        <w:spacing w:line="480" w:lineRule="auto"/>
        <w:ind w:firstLine="720"/>
        <w:rPr>
          <w:rFonts w:ascii="Times New Roman" w:hAnsi="Times New Roman"/>
          <w:color w:val="000000"/>
          <w:szCs w:val="24"/>
        </w:rPr>
      </w:pPr>
      <w:r w:rsidRPr="00127044">
        <w:rPr>
          <w:rFonts w:ascii="Times New Roman" w:hAnsi="Times New Roman"/>
          <w:color w:val="000000"/>
          <w:szCs w:val="24"/>
        </w:rPr>
        <w:t>As note</w:t>
      </w:r>
      <w:r w:rsidR="00BC0E24" w:rsidRPr="00127044">
        <w:rPr>
          <w:rFonts w:ascii="Times New Roman" w:hAnsi="Times New Roman"/>
          <w:color w:val="000000"/>
          <w:szCs w:val="24"/>
        </w:rPr>
        <w:t>d</w:t>
      </w:r>
      <w:r w:rsidRPr="00127044">
        <w:rPr>
          <w:rFonts w:ascii="Times New Roman" w:hAnsi="Times New Roman"/>
          <w:color w:val="000000"/>
          <w:szCs w:val="24"/>
        </w:rPr>
        <w:t xml:space="preserve"> above, there is a relationship between both librarians and library expenditures and graduation. </w:t>
      </w:r>
      <w:r w:rsidR="006C5984" w:rsidRPr="00127044">
        <w:rPr>
          <w:rFonts w:ascii="Times New Roman" w:hAnsi="Times New Roman"/>
          <w:color w:val="000000"/>
          <w:szCs w:val="24"/>
        </w:rPr>
        <w:t xml:space="preserve">In order to control for the influence of non-library variables, I </w:t>
      </w:r>
      <w:r w:rsidR="0073272D" w:rsidRPr="00127044">
        <w:rPr>
          <w:rFonts w:ascii="Times New Roman" w:hAnsi="Times New Roman"/>
          <w:color w:val="000000"/>
          <w:szCs w:val="24"/>
        </w:rPr>
        <w:t>solve</w:t>
      </w:r>
      <w:r w:rsidR="006C5984" w:rsidRPr="00127044">
        <w:rPr>
          <w:rFonts w:ascii="Times New Roman" w:hAnsi="Times New Roman"/>
          <w:color w:val="000000"/>
          <w:szCs w:val="24"/>
        </w:rPr>
        <w:t>d</w:t>
      </w:r>
      <w:r w:rsidR="0073272D" w:rsidRPr="00127044">
        <w:rPr>
          <w:rFonts w:ascii="Times New Roman" w:hAnsi="Times New Roman"/>
          <w:color w:val="000000"/>
          <w:szCs w:val="24"/>
        </w:rPr>
        <w:t xml:space="preserve"> </w:t>
      </w:r>
      <w:r w:rsidR="00601F89" w:rsidRPr="00127044">
        <w:rPr>
          <w:rFonts w:ascii="Times New Roman" w:hAnsi="Times New Roman"/>
          <w:color w:val="000000"/>
          <w:szCs w:val="24"/>
        </w:rPr>
        <w:t>the linear equation for model 6B</w:t>
      </w:r>
      <w:r w:rsidR="0073272D" w:rsidRPr="00127044">
        <w:rPr>
          <w:rFonts w:ascii="Times New Roman" w:hAnsi="Times New Roman"/>
          <w:color w:val="000000"/>
          <w:szCs w:val="24"/>
        </w:rPr>
        <w:t>. In the equation, β</w:t>
      </w:r>
      <w:r w:rsidR="0073272D" w:rsidRPr="00127044">
        <w:rPr>
          <w:rFonts w:ascii="Times New Roman" w:hAnsi="Times New Roman"/>
          <w:color w:val="000000"/>
          <w:szCs w:val="24"/>
          <w:vertAlign w:val="subscript"/>
        </w:rPr>
        <w:t xml:space="preserve">0 </w:t>
      </w:r>
      <w:r w:rsidR="0073272D" w:rsidRPr="00127044">
        <w:rPr>
          <w:rFonts w:ascii="Times New Roman" w:hAnsi="Times New Roman"/>
          <w:color w:val="000000"/>
          <w:szCs w:val="24"/>
        </w:rPr>
        <w:t>is the intercept or constant, β</w:t>
      </w:r>
      <w:r w:rsidR="0073272D" w:rsidRPr="00127044">
        <w:rPr>
          <w:rFonts w:ascii="Times New Roman" w:hAnsi="Times New Roman"/>
          <w:color w:val="000000"/>
          <w:szCs w:val="24"/>
          <w:vertAlign w:val="subscript"/>
        </w:rPr>
        <w:t xml:space="preserve">1 </w:t>
      </w:r>
      <w:r w:rsidR="0073272D" w:rsidRPr="00127044">
        <w:rPr>
          <w:rFonts w:ascii="Times New Roman" w:hAnsi="Times New Roman"/>
          <w:color w:val="000000"/>
          <w:szCs w:val="24"/>
        </w:rPr>
        <w:t>is librarians, β</w:t>
      </w:r>
      <w:r w:rsidR="0073272D" w:rsidRPr="00127044">
        <w:rPr>
          <w:rFonts w:ascii="Times New Roman" w:hAnsi="Times New Roman"/>
          <w:color w:val="000000"/>
          <w:szCs w:val="24"/>
          <w:vertAlign w:val="subscript"/>
        </w:rPr>
        <w:t xml:space="preserve">2 </w:t>
      </w:r>
      <w:r w:rsidR="0073272D" w:rsidRPr="00127044">
        <w:rPr>
          <w:rFonts w:ascii="Times New Roman" w:hAnsi="Times New Roman"/>
          <w:color w:val="000000"/>
          <w:szCs w:val="24"/>
        </w:rPr>
        <w:t>is library expenditures, β</w:t>
      </w:r>
      <w:r w:rsidR="0073272D" w:rsidRPr="00127044">
        <w:rPr>
          <w:rFonts w:ascii="Times New Roman" w:hAnsi="Times New Roman"/>
          <w:color w:val="000000"/>
          <w:szCs w:val="24"/>
          <w:vertAlign w:val="subscript"/>
        </w:rPr>
        <w:t xml:space="preserve">3 </w:t>
      </w:r>
      <w:r w:rsidR="0073272D" w:rsidRPr="00127044">
        <w:rPr>
          <w:rFonts w:ascii="Times New Roman" w:hAnsi="Times New Roman"/>
          <w:color w:val="000000"/>
          <w:szCs w:val="24"/>
        </w:rPr>
        <w:t>is Bloom’s taxonomy, β</w:t>
      </w:r>
      <w:r w:rsidR="0073272D" w:rsidRPr="00127044">
        <w:rPr>
          <w:rFonts w:ascii="Times New Roman" w:hAnsi="Times New Roman"/>
          <w:color w:val="000000"/>
          <w:szCs w:val="24"/>
          <w:vertAlign w:val="subscript"/>
        </w:rPr>
        <w:t xml:space="preserve">4 </w:t>
      </w:r>
      <w:r w:rsidR="0073272D" w:rsidRPr="00127044">
        <w:rPr>
          <w:rFonts w:ascii="Times New Roman" w:hAnsi="Times New Roman"/>
          <w:color w:val="000000"/>
          <w:szCs w:val="24"/>
        </w:rPr>
        <w:t>is critical thinking, β</w:t>
      </w:r>
      <w:r w:rsidR="0073272D" w:rsidRPr="00127044">
        <w:rPr>
          <w:rFonts w:ascii="Times New Roman" w:hAnsi="Times New Roman"/>
          <w:color w:val="000000"/>
          <w:szCs w:val="24"/>
          <w:vertAlign w:val="subscript"/>
        </w:rPr>
        <w:t xml:space="preserve">5 </w:t>
      </w:r>
      <w:r w:rsidR="0073272D" w:rsidRPr="00127044">
        <w:rPr>
          <w:rFonts w:ascii="Times New Roman" w:hAnsi="Times New Roman"/>
          <w:color w:val="000000"/>
          <w:szCs w:val="24"/>
        </w:rPr>
        <w:t>is lifelong learning, β</w:t>
      </w:r>
      <w:r w:rsidR="0073272D" w:rsidRPr="00127044">
        <w:rPr>
          <w:rFonts w:ascii="Times New Roman" w:hAnsi="Times New Roman"/>
          <w:color w:val="000000"/>
          <w:szCs w:val="24"/>
          <w:vertAlign w:val="subscript"/>
        </w:rPr>
        <w:t>6</w:t>
      </w:r>
      <w:r w:rsidR="001E46D0" w:rsidRPr="00127044">
        <w:rPr>
          <w:rFonts w:ascii="Times New Roman" w:hAnsi="Times New Roman"/>
          <w:color w:val="000000"/>
          <w:szCs w:val="24"/>
          <w:vertAlign w:val="subscript"/>
        </w:rPr>
        <w:t xml:space="preserve"> </w:t>
      </w:r>
      <w:r w:rsidR="0073272D" w:rsidRPr="00127044">
        <w:rPr>
          <w:rFonts w:ascii="Times New Roman" w:hAnsi="Times New Roman"/>
          <w:color w:val="000000"/>
          <w:szCs w:val="24"/>
        </w:rPr>
        <w:t>is collaborative learning, β</w:t>
      </w:r>
      <w:r w:rsidR="0073272D" w:rsidRPr="00127044">
        <w:rPr>
          <w:rFonts w:ascii="Times New Roman" w:hAnsi="Times New Roman"/>
          <w:color w:val="000000"/>
          <w:szCs w:val="24"/>
          <w:vertAlign w:val="subscript"/>
        </w:rPr>
        <w:t>7</w:t>
      </w:r>
      <w:r w:rsidR="001E46D0" w:rsidRPr="00127044">
        <w:rPr>
          <w:rFonts w:ascii="Times New Roman" w:hAnsi="Times New Roman"/>
          <w:color w:val="000000"/>
          <w:szCs w:val="24"/>
          <w:vertAlign w:val="subscript"/>
        </w:rPr>
        <w:t xml:space="preserve"> </w:t>
      </w:r>
      <w:r w:rsidR="0073272D" w:rsidRPr="00127044">
        <w:rPr>
          <w:rFonts w:ascii="Times New Roman" w:hAnsi="Times New Roman"/>
          <w:color w:val="000000"/>
          <w:szCs w:val="24"/>
        </w:rPr>
        <w:t>is interactive learning, β</w:t>
      </w:r>
      <w:r w:rsidR="0073272D" w:rsidRPr="00127044">
        <w:rPr>
          <w:rFonts w:ascii="Times New Roman" w:hAnsi="Times New Roman"/>
          <w:color w:val="000000"/>
          <w:szCs w:val="24"/>
          <w:vertAlign w:val="subscript"/>
        </w:rPr>
        <w:t>8</w:t>
      </w:r>
      <w:r w:rsidR="001E46D0" w:rsidRPr="00127044">
        <w:rPr>
          <w:rFonts w:ascii="Times New Roman" w:hAnsi="Times New Roman"/>
          <w:color w:val="000000"/>
          <w:szCs w:val="24"/>
          <w:vertAlign w:val="subscript"/>
        </w:rPr>
        <w:t xml:space="preserve"> </w:t>
      </w:r>
      <w:r w:rsidR="0073272D" w:rsidRPr="00127044">
        <w:rPr>
          <w:rFonts w:ascii="Times New Roman" w:hAnsi="Times New Roman"/>
          <w:color w:val="000000"/>
          <w:szCs w:val="24"/>
        </w:rPr>
        <w:t>is administrative relations, β</w:t>
      </w:r>
      <w:r w:rsidR="0073272D" w:rsidRPr="00127044">
        <w:rPr>
          <w:rFonts w:ascii="Times New Roman" w:hAnsi="Times New Roman"/>
          <w:color w:val="000000"/>
          <w:szCs w:val="24"/>
          <w:vertAlign w:val="subscript"/>
        </w:rPr>
        <w:t>9</w:t>
      </w:r>
      <w:r w:rsidR="001E46D0" w:rsidRPr="00127044">
        <w:rPr>
          <w:rFonts w:ascii="Times New Roman" w:hAnsi="Times New Roman"/>
          <w:color w:val="000000"/>
          <w:szCs w:val="24"/>
          <w:vertAlign w:val="subscript"/>
        </w:rPr>
        <w:t xml:space="preserve"> </w:t>
      </w:r>
      <w:r w:rsidR="0073272D" w:rsidRPr="00127044">
        <w:rPr>
          <w:rFonts w:ascii="Times New Roman" w:hAnsi="Times New Roman"/>
          <w:color w:val="000000"/>
          <w:szCs w:val="24"/>
        </w:rPr>
        <w:t>is</w:t>
      </w:r>
      <w:r w:rsidR="001E46D0" w:rsidRPr="00127044">
        <w:rPr>
          <w:rFonts w:ascii="Times New Roman" w:hAnsi="Times New Roman"/>
          <w:color w:val="000000"/>
          <w:szCs w:val="24"/>
        </w:rPr>
        <w:t xml:space="preserve"> </w:t>
      </w:r>
      <w:r w:rsidR="0073272D" w:rsidRPr="00127044">
        <w:rPr>
          <w:rFonts w:ascii="Times New Roman" w:hAnsi="Times New Roman"/>
          <w:color w:val="000000"/>
          <w:szCs w:val="24"/>
        </w:rPr>
        <w:t>support for student success, and β</w:t>
      </w:r>
      <w:r w:rsidR="0073272D" w:rsidRPr="00127044">
        <w:rPr>
          <w:rFonts w:ascii="Times New Roman" w:hAnsi="Times New Roman"/>
          <w:color w:val="000000"/>
          <w:szCs w:val="24"/>
          <w:vertAlign w:val="subscript"/>
        </w:rPr>
        <w:t>10</w:t>
      </w:r>
      <w:r w:rsidR="001E46D0" w:rsidRPr="00127044">
        <w:rPr>
          <w:rFonts w:ascii="Times New Roman" w:hAnsi="Times New Roman"/>
          <w:color w:val="000000"/>
          <w:szCs w:val="24"/>
          <w:vertAlign w:val="subscript"/>
        </w:rPr>
        <w:t xml:space="preserve"> </w:t>
      </w:r>
      <w:r w:rsidR="0073272D" w:rsidRPr="00127044">
        <w:rPr>
          <w:rFonts w:ascii="Times New Roman" w:hAnsi="Times New Roman"/>
          <w:color w:val="000000"/>
          <w:szCs w:val="24"/>
        </w:rPr>
        <w:t xml:space="preserve">is overall experience. Inserting the estimated </w:t>
      </w:r>
      <w:r w:rsidR="001D45DF" w:rsidRPr="00127044">
        <w:rPr>
          <w:rFonts w:ascii="Times New Roman" w:hAnsi="Times New Roman"/>
          <w:color w:val="000000"/>
          <w:szCs w:val="24"/>
        </w:rPr>
        <w:t>regression coefficients produced</w:t>
      </w:r>
      <w:r w:rsidR="0073272D" w:rsidRPr="00127044">
        <w:rPr>
          <w:rFonts w:ascii="Times New Roman" w:hAnsi="Times New Roman"/>
          <w:color w:val="000000"/>
          <w:szCs w:val="24"/>
        </w:rPr>
        <w:t xml:space="preserve"> the following linear equation:</w:t>
      </w:r>
    </w:p>
    <w:p w:rsidR="0073272D" w:rsidRPr="00127044" w:rsidRDefault="0073272D" w:rsidP="0073272D">
      <w:pPr>
        <w:spacing w:line="480" w:lineRule="auto"/>
        <w:ind w:left="720"/>
        <w:rPr>
          <w:rFonts w:ascii="Times New Roman" w:hAnsi="Times New Roman"/>
          <w:color w:val="000000"/>
          <w:szCs w:val="24"/>
        </w:rPr>
      </w:pPr>
      <w:r w:rsidRPr="00127044">
        <w:rPr>
          <w:rFonts w:ascii="Times New Roman" w:hAnsi="Times New Roman"/>
          <w:color w:val="000000"/>
          <w:szCs w:val="24"/>
        </w:rPr>
        <w:t>GRÂD = -112.509</w:t>
      </w:r>
      <w:r w:rsidR="001E46D0" w:rsidRPr="00127044">
        <w:rPr>
          <w:rFonts w:ascii="Times New Roman" w:hAnsi="Times New Roman"/>
          <w:color w:val="000000"/>
          <w:szCs w:val="24"/>
        </w:rPr>
        <w:t xml:space="preserve"> </w:t>
      </w:r>
      <w:r w:rsidR="00C03F10" w:rsidRPr="00127044">
        <w:rPr>
          <w:rFonts w:ascii="Times New Roman" w:hAnsi="Times New Roman"/>
          <w:color w:val="000000"/>
          <w:szCs w:val="24"/>
        </w:rPr>
        <w:t>+ 5</w:t>
      </w:r>
      <w:r w:rsidRPr="00127044">
        <w:rPr>
          <w:rFonts w:ascii="Times New Roman" w:hAnsi="Times New Roman"/>
          <w:color w:val="000000"/>
          <w:szCs w:val="24"/>
        </w:rPr>
        <w:t>.</w:t>
      </w:r>
      <w:r w:rsidR="00C03F10" w:rsidRPr="00127044">
        <w:rPr>
          <w:rFonts w:ascii="Times New Roman" w:hAnsi="Times New Roman"/>
          <w:color w:val="000000"/>
          <w:szCs w:val="24"/>
        </w:rPr>
        <w:t>117</w:t>
      </w:r>
      <w:r w:rsidRPr="00127044">
        <w:rPr>
          <w:rFonts w:ascii="Times New Roman" w:hAnsi="Times New Roman"/>
          <w:color w:val="000000"/>
          <w:szCs w:val="24"/>
        </w:rPr>
        <w:t>β</w:t>
      </w:r>
      <w:r w:rsidRPr="00127044">
        <w:rPr>
          <w:rFonts w:ascii="Times New Roman" w:hAnsi="Times New Roman"/>
          <w:color w:val="000000"/>
          <w:szCs w:val="24"/>
          <w:vertAlign w:val="subscript"/>
        </w:rPr>
        <w:t>1</w:t>
      </w:r>
      <w:r w:rsidR="001E46D0"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+ 5.149</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2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63.240</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3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26.364</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4 </w:t>
      </w:r>
      <w:r w:rsidR="00C03F10" w:rsidRPr="00127044">
        <w:rPr>
          <w:rFonts w:ascii="Times New Roman" w:hAnsi="Times New Roman"/>
          <w:color w:val="000000"/>
          <w:szCs w:val="24"/>
        </w:rPr>
        <w:t>- 22.062</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5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14.823</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6 </w:t>
      </w:r>
      <w:r w:rsidR="00C03F10" w:rsidRPr="00127044">
        <w:rPr>
          <w:rFonts w:ascii="Times New Roman" w:hAnsi="Times New Roman"/>
          <w:color w:val="000000"/>
          <w:szCs w:val="24"/>
        </w:rPr>
        <w:t>- 27.122</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7 </w:t>
      </w:r>
      <w:r w:rsidRPr="00127044">
        <w:rPr>
          <w:rFonts w:ascii="Times New Roman" w:hAnsi="Times New Roman"/>
          <w:color w:val="000000"/>
          <w:szCs w:val="24"/>
        </w:rPr>
        <w:t>-</w:t>
      </w:r>
      <w:r w:rsidR="00C03F10" w:rsidRPr="00127044">
        <w:rPr>
          <w:rFonts w:ascii="Times New Roman" w:hAnsi="Times New Roman"/>
          <w:color w:val="000000"/>
          <w:szCs w:val="24"/>
        </w:rPr>
        <w:t>16.088</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8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10.200</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9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C03F10" w:rsidRPr="00127044">
        <w:rPr>
          <w:rFonts w:ascii="Times New Roman" w:hAnsi="Times New Roman"/>
          <w:color w:val="000000"/>
          <w:szCs w:val="24"/>
        </w:rPr>
        <w:t>69.046</w:t>
      </w:r>
      <w:r w:rsidRPr="00127044">
        <w:rPr>
          <w:rFonts w:ascii="Times New Roman" w:hAnsi="Times New Roman"/>
          <w:color w:val="000000"/>
          <w:szCs w:val="24"/>
        </w:rPr>
        <w:t>β</w:t>
      </w:r>
      <w:r w:rsidRPr="00127044">
        <w:rPr>
          <w:rFonts w:ascii="Times New Roman" w:hAnsi="Times New Roman"/>
          <w:color w:val="000000"/>
          <w:szCs w:val="24"/>
          <w:vertAlign w:val="subscript"/>
        </w:rPr>
        <w:t xml:space="preserve">10 </w:t>
      </w:r>
    </w:p>
    <w:p w:rsidR="0073272D" w:rsidRPr="00127044" w:rsidRDefault="0073272D" w:rsidP="0073272D">
      <w:pPr>
        <w:spacing w:line="480" w:lineRule="auto"/>
        <w:rPr>
          <w:rFonts w:ascii="Times New Roman" w:hAnsi="Times New Roman"/>
          <w:color w:val="000000"/>
          <w:szCs w:val="24"/>
        </w:rPr>
      </w:pPr>
      <w:r w:rsidRPr="00127044">
        <w:rPr>
          <w:rFonts w:ascii="Times New Roman" w:hAnsi="Times New Roman"/>
          <w:color w:val="000000"/>
          <w:szCs w:val="24"/>
        </w:rPr>
        <w:t>I solved for GRÂD by holding all independent variables at their means:</w:t>
      </w:r>
    </w:p>
    <w:p w:rsidR="0073272D" w:rsidRPr="00127044" w:rsidRDefault="0073272D" w:rsidP="0073272D">
      <w:pPr>
        <w:spacing w:line="480" w:lineRule="auto"/>
        <w:ind w:left="720"/>
        <w:rPr>
          <w:rFonts w:ascii="Times New Roman" w:hAnsi="Times New Roman"/>
          <w:color w:val="000000"/>
          <w:szCs w:val="24"/>
        </w:rPr>
      </w:pPr>
      <w:r w:rsidRPr="00127044">
        <w:rPr>
          <w:rFonts w:ascii="Times New Roman" w:hAnsi="Times New Roman"/>
          <w:color w:val="000000"/>
          <w:szCs w:val="24"/>
        </w:rPr>
        <w:t>GRÂD = -112.509</w:t>
      </w:r>
      <w:r w:rsidR="001E46D0" w:rsidRPr="00127044">
        <w:rPr>
          <w:rFonts w:ascii="Times New Roman" w:hAnsi="Times New Roman"/>
          <w:color w:val="000000"/>
          <w:szCs w:val="24"/>
        </w:rPr>
        <w:t xml:space="preserve"> </w:t>
      </w:r>
      <w:r w:rsidRPr="00127044">
        <w:rPr>
          <w:rFonts w:ascii="Times New Roman" w:hAnsi="Times New Roman"/>
          <w:color w:val="000000"/>
          <w:szCs w:val="24"/>
        </w:rPr>
        <w:t xml:space="preserve">+ </w:t>
      </w:r>
      <w:r w:rsidR="0008001F" w:rsidRPr="00127044">
        <w:rPr>
          <w:rFonts w:ascii="Times New Roman" w:hAnsi="Times New Roman"/>
          <w:color w:val="000000"/>
          <w:szCs w:val="24"/>
        </w:rPr>
        <w:t>5.117</w:t>
      </w:r>
      <w:r w:rsidRPr="00127044">
        <w:rPr>
          <w:rFonts w:ascii="Times New Roman" w:hAnsi="Times New Roman"/>
          <w:color w:val="000000"/>
          <w:szCs w:val="24"/>
        </w:rPr>
        <w:t>*-2.55</w:t>
      </w:r>
      <w:r w:rsidR="00601F89" w:rsidRPr="00127044">
        <w:rPr>
          <w:rFonts w:ascii="Times New Roman" w:hAnsi="Times New Roman"/>
          <w:color w:val="000000"/>
          <w:szCs w:val="24"/>
        </w:rPr>
        <w:t>4</w:t>
      </w:r>
      <w:r w:rsidR="001E46D0" w:rsidRPr="00127044">
        <w:rPr>
          <w:rFonts w:ascii="Times New Roman" w:hAnsi="Times New Roman"/>
          <w:color w:val="000000"/>
          <w:szCs w:val="24"/>
          <w:vertAlign w:val="subscript"/>
        </w:rPr>
        <w:t xml:space="preserve"> </w:t>
      </w:r>
      <w:r w:rsidRPr="00127044">
        <w:rPr>
          <w:rFonts w:ascii="Times New Roman" w:hAnsi="Times New Roman"/>
          <w:color w:val="000000"/>
          <w:szCs w:val="24"/>
        </w:rPr>
        <w:t xml:space="preserve">+ </w:t>
      </w:r>
      <w:r w:rsidR="0008001F" w:rsidRPr="00127044">
        <w:rPr>
          <w:rFonts w:ascii="Times New Roman" w:hAnsi="Times New Roman"/>
          <w:color w:val="000000"/>
          <w:szCs w:val="24"/>
        </w:rPr>
        <w:t>5.149</w:t>
      </w:r>
      <w:r w:rsidRPr="00127044">
        <w:rPr>
          <w:rFonts w:ascii="Times New Roman" w:hAnsi="Times New Roman"/>
          <w:color w:val="000000"/>
          <w:szCs w:val="24"/>
        </w:rPr>
        <w:t>*2.65</w:t>
      </w:r>
      <w:r w:rsidR="00601F89" w:rsidRPr="00127044">
        <w:rPr>
          <w:rFonts w:ascii="Times New Roman" w:hAnsi="Times New Roman"/>
          <w:color w:val="000000"/>
          <w:szCs w:val="24"/>
        </w:rPr>
        <w:t>3</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08001F" w:rsidRPr="00127044">
        <w:rPr>
          <w:rFonts w:ascii="Times New Roman" w:hAnsi="Times New Roman"/>
          <w:color w:val="000000"/>
          <w:szCs w:val="24"/>
        </w:rPr>
        <w:t>63.240</w:t>
      </w:r>
      <w:r w:rsidRPr="00127044">
        <w:rPr>
          <w:rFonts w:ascii="Times New Roman" w:hAnsi="Times New Roman"/>
          <w:color w:val="000000"/>
          <w:szCs w:val="24"/>
        </w:rPr>
        <w:t>*3.05</w:t>
      </w:r>
      <w:r w:rsidR="00601F89" w:rsidRPr="00127044">
        <w:rPr>
          <w:rFonts w:ascii="Times New Roman" w:hAnsi="Times New Roman"/>
          <w:color w:val="000000"/>
          <w:szCs w:val="24"/>
        </w:rPr>
        <w:t>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08001F" w:rsidRPr="00127044">
        <w:rPr>
          <w:rFonts w:ascii="Times New Roman" w:hAnsi="Times New Roman"/>
          <w:color w:val="000000"/>
          <w:szCs w:val="24"/>
        </w:rPr>
        <w:t>26.364</w:t>
      </w:r>
      <w:r w:rsidRPr="00127044">
        <w:rPr>
          <w:rFonts w:ascii="Times New Roman" w:hAnsi="Times New Roman"/>
          <w:color w:val="000000"/>
          <w:szCs w:val="24"/>
        </w:rPr>
        <w:t>*3.29</w:t>
      </w:r>
      <w:r w:rsidR="00601F89" w:rsidRPr="00127044">
        <w:rPr>
          <w:rFonts w:ascii="Times New Roman" w:hAnsi="Times New Roman"/>
          <w:color w:val="000000"/>
          <w:szCs w:val="24"/>
        </w:rPr>
        <w:t>9</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xml:space="preserve">- </w:t>
      </w:r>
      <w:r w:rsidR="0008001F" w:rsidRPr="00127044">
        <w:rPr>
          <w:rFonts w:ascii="Times New Roman" w:hAnsi="Times New Roman"/>
          <w:color w:val="000000"/>
          <w:szCs w:val="24"/>
        </w:rPr>
        <w:t>22.062</w:t>
      </w:r>
      <w:r w:rsidRPr="00127044">
        <w:rPr>
          <w:rFonts w:ascii="Times New Roman" w:hAnsi="Times New Roman"/>
          <w:color w:val="000000"/>
          <w:szCs w:val="24"/>
        </w:rPr>
        <w:t>*2.961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2F650C" w:rsidRPr="00127044">
        <w:rPr>
          <w:rFonts w:ascii="Times New Roman" w:hAnsi="Times New Roman"/>
          <w:color w:val="000000"/>
          <w:szCs w:val="24"/>
        </w:rPr>
        <w:t>14.823</w:t>
      </w:r>
      <w:r w:rsidRPr="00127044">
        <w:rPr>
          <w:rFonts w:ascii="Times New Roman" w:hAnsi="Times New Roman"/>
          <w:color w:val="000000"/>
          <w:szCs w:val="24"/>
        </w:rPr>
        <w:t>*2.202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xml:space="preserve">- </w:t>
      </w:r>
      <w:r w:rsidR="002F650C" w:rsidRPr="00127044">
        <w:rPr>
          <w:rFonts w:ascii="Times New Roman" w:hAnsi="Times New Roman"/>
          <w:color w:val="000000"/>
          <w:szCs w:val="24"/>
        </w:rPr>
        <w:t>27.122</w:t>
      </w:r>
      <w:r w:rsidRPr="00127044">
        <w:rPr>
          <w:rFonts w:ascii="Times New Roman" w:hAnsi="Times New Roman"/>
          <w:color w:val="000000"/>
          <w:szCs w:val="24"/>
        </w:rPr>
        <w:t>*2.521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xml:space="preserve">- </w:t>
      </w:r>
      <w:r w:rsidR="002F650C" w:rsidRPr="00127044">
        <w:rPr>
          <w:rFonts w:ascii="Times New Roman" w:hAnsi="Times New Roman"/>
          <w:color w:val="000000"/>
          <w:szCs w:val="24"/>
        </w:rPr>
        <w:t>16.088</w:t>
      </w:r>
      <w:r w:rsidRPr="00127044">
        <w:rPr>
          <w:rFonts w:ascii="Times New Roman" w:hAnsi="Times New Roman"/>
          <w:color w:val="000000"/>
          <w:szCs w:val="24"/>
        </w:rPr>
        <w:t>*4.71</w:t>
      </w:r>
      <w:r w:rsidR="00601F89" w:rsidRPr="00127044">
        <w:rPr>
          <w:rFonts w:ascii="Times New Roman" w:hAnsi="Times New Roman"/>
          <w:color w:val="000000"/>
          <w:szCs w:val="24"/>
        </w:rPr>
        <w:t>4</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2F650C" w:rsidRPr="00127044">
        <w:rPr>
          <w:rFonts w:ascii="Times New Roman" w:hAnsi="Times New Roman"/>
          <w:color w:val="000000"/>
          <w:szCs w:val="24"/>
        </w:rPr>
        <w:t>10.200</w:t>
      </w:r>
      <w:r w:rsidRPr="00127044">
        <w:rPr>
          <w:rFonts w:ascii="Times New Roman" w:hAnsi="Times New Roman"/>
          <w:color w:val="000000"/>
          <w:szCs w:val="24"/>
        </w:rPr>
        <w:t>*2.487</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002F650C" w:rsidRPr="00127044">
        <w:rPr>
          <w:rFonts w:ascii="Times New Roman" w:hAnsi="Times New Roman"/>
          <w:color w:val="000000"/>
          <w:szCs w:val="24"/>
        </w:rPr>
        <w:t>69.046</w:t>
      </w:r>
      <w:r w:rsidRPr="00127044">
        <w:rPr>
          <w:rFonts w:ascii="Times New Roman" w:hAnsi="Times New Roman"/>
          <w:color w:val="000000"/>
          <w:szCs w:val="24"/>
        </w:rPr>
        <w:t>*3.234 = 5</w:t>
      </w:r>
      <w:r w:rsidR="00601F89" w:rsidRPr="00127044">
        <w:rPr>
          <w:rFonts w:ascii="Times New Roman" w:hAnsi="Times New Roman"/>
          <w:color w:val="000000"/>
          <w:szCs w:val="24"/>
        </w:rPr>
        <w:t>4.65</w:t>
      </w:r>
      <w:r w:rsidRPr="00127044">
        <w:rPr>
          <w:rFonts w:ascii="Times New Roman" w:hAnsi="Times New Roman"/>
          <w:color w:val="000000"/>
          <w:szCs w:val="24"/>
        </w:rPr>
        <w:t xml:space="preserve">% </w:t>
      </w:r>
      <w:r w:rsidR="00100D5E" w:rsidRPr="00127044">
        <w:rPr>
          <w:rFonts w:ascii="Times New Roman" w:hAnsi="Times New Roman"/>
          <w:color w:val="000000"/>
          <w:szCs w:val="24"/>
        </w:rPr>
        <w:t xml:space="preserve">estimated </w:t>
      </w:r>
      <w:r w:rsidRPr="00127044">
        <w:rPr>
          <w:rFonts w:ascii="Times New Roman" w:hAnsi="Times New Roman"/>
          <w:color w:val="000000"/>
          <w:szCs w:val="24"/>
        </w:rPr>
        <w:t>graduation rate</w:t>
      </w:r>
    </w:p>
    <w:p w:rsidR="0073272D" w:rsidRPr="00127044" w:rsidRDefault="00601F89" w:rsidP="0073272D">
      <w:pPr>
        <w:spacing w:line="480" w:lineRule="auto"/>
        <w:rPr>
          <w:rFonts w:ascii="Times New Roman" w:hAnsi="Times New Roman"/>
          <w:color w:val="000000"/>
          <w:szCs w:val="24"/>
        </w:rPr>
      </w:pPr>
      <w:r w:rsidRPr="00127044">
        <w:rPr>
          <w:rFonts w:ascii="Times New Roman" w:hAnsi="Times New Roman"/>
          <w:color w:val="000000"/>
          <w:szCs w:val="24"/>
        </w:rPr>
        <w:t>Model 6B predicts a 54.65</w:t>
      </w:r>
      <w:r w:rsidR="0073272D" w:rsidRPr="00127044">
        <w:rPr>
          <w:rFonts w:ascii="Times New Roman" w:hAnsi="Times New Roman"/>
          <w:color w:val="000000"/>
          <w:szCs w:val="24"/>
        </w:rPr>
        <w:t xml:space="preserve">% graduation rate when all independent variables are held at their means. My interest </w:t>
      </w:r>
      <w:r w:rsidR="001F4CDC" w:rsidRPr="00127044">
        <w:rPr>
          <w:rFonts w:ascii="Times New Roman" w:hAnsi="Times New Roman"/>
          <w:color w:val="000000"/>
          <w:szCs w:val="24"/>
        </w:rPr>
        <w:t>was</w:t>
      </w:r>
      <w:r w:rsidR="0073272D" w:rsidRPr="00127044">
        <w:rPr>
          <w:rFonts w:ascii="Times New Roman" w:hAnsi="Times New Roman"/>
          <w:color w:val="000000"/>
          <w:szCs w:val="24"/>
        </w:rPr>
        <w:t xml:space="preserve"> in seeing the impact of the two library measures, so I solved two separate linear equations in order to analyze the effect they had upon estimated graduation rates.</w:t>
      </w:r>
    </w:p>
    <w:p w:rsidR="0073272D" w:rsidRPr="00127044" w:rsidRDefault="0073272D" w:rsidP="0073272D">
      <w:pPr>
        <w:spacing w:line="480" w:lineRule="auto"/>
        <w:ind w:firstLine="720"/>
        <w:rPr>
          <w:rFonts w:ascii="Times New Roman" w:hAnsi="Times New Roman"/>
          <w:color w:val="000000"/>
          <w:szCs w:val="24"/>
        </w:rPr>
      </w:pPr>
      <w:r w:rsidRPr="00127044">
        <w:rPr>
          <w:rFonts w:ascii="Times New Roman" w:hAnsi="Times New Roman"/>
          <w:color w:val="000000"/>
          <w:szCs w:val="24"/>
        </w:rPr>
        <w:lastRenderedPageBreak/>
        <w:t>In the first equation, I calculated the effect</w:t>
      </w:r>
      <w:r w:rsidR="008220DD" w:rsidRPr="00127044">
        <w:rPr>
          <w:rFonts w:ascii="Times New Roman" w:hAnsi="Times New Roman"/>
          <w:color w:val="000000"/>
          <w:szCs w:val="24"/>
        </w:rPr>
        <w:t xml:space="preserve"> that the librarian variable had</w:t>
      </w:r>
      <w:r w:rsidRPr="00127044">
        <w:rPr>
          <w:rFonts w:ascii="Times New Roman" w:hAnsi="Times New Roman"/>
          <w:color w:val="000000"/>
          <w:szCs w:val="24"/>
        </w:rPr>
        <w:t xml:space="preserve"> upon estimated graduation rates by holding all variables to their means except for the librarian variable:</w:t>
      </w:r>
    </w:p>
    <w:p w:rsidR="000E50BD" w:rsidRPr="00127044" w:rsidRDefault="000E50BD" w:rsidP="0073272D">
      <w:pPr>
        <w:spacing w:line="480" w:lineRule="auto"/>
        <w:ind w:left="720"/>
        <w:rPr>
          <w:rFonts w:ascii="Times New Roman" w:hAnsi="Times New Roman"/>
          <w:color w:val="000000"/>
          <w:szCs w:val="24"/>
        </w:rPr>
      </w:pPr>
      <w:r w:rsidRPr="00127044">
        <w:rPr>
          <w:rFonts w:ascii="Times New Roman" w:hAnsi="Times New Roman"/>
          <w:color w:val="000000"/>
          <w:szCs w:val="24"/>
        </w:rPr>
        <w:t>GRÂD = -112.509</w:t>
      </w:r>
      <w:r w:rsidR="001E46D0" w:rsidRPr="00127044">
        <w:rPr>
          <w:rFonts w:ascii="Times New Roman" w:hAnsi="Times New Roman"/>
          <w:color w:val="000000"/>
          <w:szCs w:val="24"/>
        </w:rPr>
        <w:t xml:space="preserve"> </w:t>
      </w:r>
      <w:r w:rsidRPr="00127044">
        <w:rPr>
          <w:rFonts w:ascii="Times New Roman" w:hAnsi="Times New Roman"/>
          <w:color w:val="000000"/>
          <w:szCs w:val="24"/>
        </w:rPr>
        <w:t>+ 5.117*β</w:t>
      </w:r>
      <w:r w:rsidRPr="00127044">
        <w:rPr>
          <w:rFonts w:ascii="Times New Roman" w:hAnsi="Times New Roman"/>
          <w:color w:val="000000"/>
          <w:szCs w:val="24"/>
          <w:vertAlign w:val="subscript"/>
        </w:rPr>
        <w:t>1</w:t>
      </w:r>
      <w:r w:rsidRPr="00127044">
        <w:rPr>
          <w:rFonts w:ascii="Times New Roman" w:hAnsi="Times New Roman"/>
          <w:color w:val="000000"/>
          <w:szCs w:val="24"/>
        </w:rPr>
        <w:t xml:space="preserve"> + 5.149*2.653</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63.240*3.052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26.364*3.299</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- 22.062*2.961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14.823*2.202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- 27.122*2.521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- 16.088*4.714</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10.200*2.487</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xml:space="preserve">69.046*3.234 </w:t>
      </w:r>
    </w:p>
    <w:p w:rsidR="0073272D" w:rsidRPr="00127044" w:rsidRDefault="00642C82" w:rsidP="00601F89">
      <w:pPr>
        <w:spacing w:line="480" w:lineRule="auto"/>
        <w:rPr>
          <w:rFonts w:ascii="Times New Roman" w:hAnsi="Times New Roman"/>
          <w:color w:val="000000"/>
          <w:szCs w:val="24"/>
        </w:rPr>
      </w:pPr>
      <w:r w:rsidRPr="00127044">
        <w:rPr>
          <w:rFonts w:ascii="Times New Roman" w:hAnsi="Times New Roman"/>
          <w:color w:val="000000"/>
          <w:szCs w:val="24"/>
        </w:rPr>
        <w:t>Figure 19</w:t>
      </w:r>
      <w:r w:rsidR="0073272D" w:rsidRPr="00127044">
        <w:rPr>
          <w:rFonts w:ascii="Times New Roman" w:hAnsi="Times New Roman"/>
          <w:color w:val="000000"/>
          <w:szCs w:val="24"/>
        </w:rPr>
        <w:t xml:space="preserve"> illustrates the results</w:t>
      </w:r>
      <w:r w:rsidR="00601F89" w:rsidRPr="00127044">
        <w:rPr>
          <w:rFonts w:ascii="Times New Roman" w:hAnsi="Times New Roman"/>
          <w:color w:val="000000"/>
          <w:szCs w:val="24"/>
        </w:rPr>
        <w:t xml:space="preserve"> as a prototypical plot</w:t>
      </w:r>
      <w:r w:rsidR="0073272D" w:rsidRPr="00127044">
        <w:rPr>
          <w:rFonts w:ascii="Times New Roman" w:hAnsi="Times New Roman"/>
          <w:color w:val="000000"/>
          <w:szCs w:val="24"/>
        </w:rPr>
        <w:t xml:space="preserve">. The y-axis shows the estimated graduation rate. The x-axis shows the </w:t>
      </w:r>
      <w:r w:rsidR="00601F89" w:rsidRPr="00127044">
        <w:rPr>
          <w:rFonts w:ascii="Times New Roman" w:hAnsi="Times New Roman"/>
          <w:color w:val="000000"/>
          <w:szCs w:val="24"/>
        </w:rPr>
        <w:t>ratio of students per librarian. Note that I calculated the plot using the Log10 of the ratio of librarians to students, but that I labeled the x-axis with the ratio of students per librarian to make interpretation more straightforward and understandable. The figure illustrates that</w:t>
      </w:r>
      <w:r w:rsidR="00CC260E" w:rsidRPr="00127044">
        <w:rPr>
          <w:rFonts w:ascii="Times New Roman" w:hAnsi="Times New Roman"/>
          <w:color w:val="000000"/>
          <w:szCs w:val="24"/>
        </w:rPr>
        <w:t>, holding all other variables in the model constant,</w:t>
      </w:r>
      <w:r w:rsidR="00601F89" w:rsidRPr="00127044">
        <w:rPr>
          <w:rFonts w:ascii="Times New Roman" w:hAnsi="Times New Roman"/>
          <w:color w:val="000000"/>
          <w:szCs w:val="24"/>
        </w:rPr>
        <w:t xml:space="preserve"> a</w:t>
      </w:r>
      <w:r w:rsidR="0073272D" w:rsidRPr="00127044">
        <w:rPr>
          <w:rFonts w:ascii="Times New Roman" w:hAnsi="Times New Roman"/>
          <w:color w:val="000000"/>
          <w:szCs w:val="24"/>
        </w:rPr>
        <w:t xml:space="preserve"> </w:t>
      </w:r>
      <w:r w:rsidR="008220DD" w:rsidRPr="00127044">
        <w:rPr>
          <w:rFonts w:ascii="Times New Roman" w:hAnsi="Times New Roman"/>
          <w:color w:val="000000"/>
          <w:szCs w:val="24"/>
        </w:rPr>
        <w:t>decrease</w:t>
      </w:r>
      <w:r w:rsidR="0073272D" w:rsidRPr="00127044">
        <w:rPr>
          <w:rFonts w:ascii="Times New Roman" w:hAnsi="Times New Roman"/>
          <w:color w:val="000000"/>
          <w:szCs w:val="24"/>
        </w:rPr>
        <w:t xml:space="preserve"> in the ratio of student</w:t>
      </w:r>
      <w:r w:rsidR="00601F89" w:rsidRPr="00127044">
        <w:rPr>
          <w:rFonts w:ascii="Times New Roman" w:hAnsi="Times New Roman"/>
          <w:color w:val="000000"/>
          <w:szCs w:val="24"/>
        </w:rPr>
        <w:t>s per librarian</w:t>
      </w:r>
      <w:r w:rsidR="0073272D" w:rsidRPr="00127044">
        <w:rPr>
          <w:rFonts w:ascii="Times New Roman" w:hAnsi="Times New Roman"/>
          <w:color w:val="000000"/>
          <w:szCs w:val="24"/>
        </w:rPr>
        <w:t xml:space="preserve"> predicts an increase in the estimated graduation rate. Inserting the lowest librarian value from the sample</w:t>
      </w:r>
      <w:r w:rsidR="00B52474" w:rsidRPr="00127044">
        <w:rPr>
          <w:rFonts w:ascii="Times New Roman" w:hAnsi="Times New Roman"/>
          <w:color w:val="000000"/>
          <w:szCs w:val="24"/>
        </w:rPr>
        <w:t xml:space="preserve"> of one librarian serving 1,250 students </w:t>
      </w:r>
      <w:r w:rsidR="00EE66F7" w:rsidRPr="00127044">
        <w:rPr>
          <w:rFonts w:ascii="Times New Roman" w:hAnsi="Times New Roman"/>
          <w:color w:val="000000"/>
          <w:szCs w:val="24"/>
        </w:rPr>
        <w:t>(-</w:t>
      </w:r>
      <w:r w:rsidR="00B52474" w:rsidRPr="00127044">
        <w:rPr>
          <w:rFonts w:ascii="Times New Roman" w:hAnsi="Times New Roman"/>
          <w:color w:val="000000"/>
          <w:szCs w:val="24"/>
        </w:rPr>
        <w:t>3.10, log base 10) into</w:t>
      </w:r>
      <w:r w:rsidR="0073272D" w:rsidRPr="00127044">
        <w:rPr>
          <w:rFonts w:ascii="Times New Roman" w:hAnsi="Times New Roman"/>
          <w:color w:val="000000"/>
          <w:szCs w:val="24"/>
        </w:rPr>
        <w:t xml:space="preserve"> the equation produces an es</w:t>
      </w:r>
      <w:r w:rsidR="00601F89" w:rsidRPr="00127044">
        <w:rPr>
          <w:rFonts w:ascii="Times New Roman" w:hAnsi="Times New Roman"/>
          <w:color w:val="000000"/>
          <w:szCs w:val="24"/>
        </w:rPr>
        <w:t>timated graduation rate of 51.86</w:t>
      </w:r>
      <w:r w:rsidR="0073272D" w:rsidRPr="00127044">
        <w:rPr>
          <w:rFonts w:ascii="Times New Roman" w:hAnsi="Times New Roman"/>
          <w:color w:val="000000"/>
          <w:szCs w:val="24"/>
        </w:rPr>
        <w:t xml:space="preserve"> percent and inserting the highest librarian value </w:t>
      </w:r>
      <w:r w:rsidR="00B52474" w:rsidRPr="00127044">
        <w:rPr>
          <w:rFonts w:ascii="Times New Roman" w:hAnsi="Times New Roman"/>
          <w:color w:val="000000"/>
          <w:szCs w:val="24"/>
        </w:rPr>
        <w:t xml:space="preserve">of one librarian serving </w:t>
      </w:r>
      <w:r w:rsidR="00311E8A" w:rsidRPr="00127044">
        <w:rPr>
          <w:rFonts w:ascii="Times New Roman" w:hAnsi="Times New Roman"/>
          <w:color w:val="000000"/>
          <w:szCs w:val="24"/>
        </w:rPr>
        <w:t>52</w:t>
      </w:r>
      <w:r w:rsidR="00B52474" w:rsidRPr="00127044">
        <w:rPr>
          <w:rFonts w:ascii="Times New Roman" w:hAnsi="Times New Roman"/>
          <w:color w:val="000000"/>
          <w:szCs w:val="24"/>
        </w:rPr>
        <w:t xml:space="preserve"> students (-1.70, log base 10) </w:t>
      </w:r>
      <w:r w:rsidR="0073272D" w:rsidRPr="00127044">
        <w:rPr>
          <w:rFonts w:ascii="Times New Roman" w:hAnsi="Times New Roman"/>
          <w:color w:val="000000"/>
          <w:szCs w:val="24"/>
        </w:rPr>
        <w:t>in</w:t>
      </w:r>
      <w:r w:rsidR="00311E8A" w:rsidRPr="00127044">
        <w:rPr>
          <w:rFonts w:ascii="Times New Roman" w:hAnsi="Times New Roman"/>
          <w:color w:val="000000"/>
          <w:szCs w:val="24"/>
        </w:rPr>
        <w:t>to</w:t>
      </w:r>
      <w:r w:rsidR="0073272D" w:rsidRPr="00127044">
        <w:rPr>
          <w:rFonts w:ascii="Times New Roman" w:hAnsi="Times New Roman"/>
          <w:color w:val="000000"/>
          <w:szCs w:val="24"/>
        </w:rPr>
        <w:t xml:space="preserve"> the equation produces an</w:t>
      </w:r>
      <w:r w:rsidR="00601F89" w:rsidRPr="00127044">
        <w:rPr>
          <w:rFonts w:ascii="Times New Roman" w:hAnsi="Times New Roman"/>
          <w:color w:val="000000"/>
          <w:szCs w:val="24"/>
        </w:rPr>
        <w:t xml:space="preserve"> estimated graduation rate of 58.92</w:t>
      </w:r>
      <w:r w:rsidR="0073272D" w:rsidRPr="00127044">
        <w:rPr>
          <w:rFonts w:ascii="Times New Roman" w:hAnsi="Times New Roman"/>
          <w:color w:val="000000"/>
          <w:szCs w:val="24"/>
        </w:rPr>
        <w:t xml:space="preserve"> percent.</w:t>
      </w:r>
    </w:p>
    <w:p w:rsidR="0073272D" w:rsidRPr="00127044" w:rsidRDefault="00311E8A" w:rsidP="0073272D">
      <w:pPr>
        <w:spacing w:line="480" w:lineRule="auto"/>
        <w:rPr>
          <w:rFonts w:ascii="Times New Roman" w:hAnsi="Times New Roman"/>
          <w:color w:val="000000"/>
          <w:szCs w:val="24"/>
        </w:rPr>
      </w:pPr>
      <w:r w:rsidRPr="00127044">
        <w:rPr>
          <w:rFonts w:ascii="Times New Roman" w:hAnsi="Times New Roman"/>
          <w:noProof/>
          <w:szCs w:val="24"/>
        </w:rPr>
        <w:lastRenderedPageBreak/>
        <w:drawing>
          <wp:inline distT="0" distB="0" distL="0" distR="0" wp14:anchorId="21907A7A" wp14:editId="3EB75D62">
            <wp:extent cx="5175250" cy="3314700"/>
            <wp:effectExtent l="0" t="0" r="2540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8001F" w:rsidRPr="00127044" w:rsidRDefault="00642C82" w:rsidP="00650B7D">
      <w:pPr>
        <w:pStyle w:val="FigureCaption"/>
        <w:rPr>
          <w:szCs w:val="24"/>
        </w:rPr>
      </w:pPr>
      <w:bookmarkStart w:id="285" w:name="_Toc321814785"/>
      <w:r w:rsidRPr="00127044">
        <w:rPr>
          <w:i/>
          <w:szCs w:val="24"/>
        </w:rPr>
        <w:t>Figure 19</w:t>
      </w:r>
      <w:r w:rsidR="0073272D" w:rsidRPr="00127044">
        <w:rPr>
          <w:i/>
          <w:szCs w:val="24"/>
        </w:rPr>
        <w:t>:</w:t>
      </w:r>
      <w:r w:rsidR="0073272D" w:rsidRPr="00127044">
        <w:rPr>
          <w:szCs w:val="24"/>
        </w:rPr>
        <w:t xml:space="preserve"> </w:t>
      </w:r>
      <w:r w:rsidR="0008001F" w:rsidRPr="00127044">
        <w:rPr>
          <w:szCs w:val="24"/>
        </w:rPr>
        <w:t xml:space="preserve">Prototypical plot for Model 6B where all variables are held at their means and Log10 ratio of librarians to students varies from its minimum (-3.10, log base 10) to its maximum (-1.70, log base 10). X-axis </w:t>
      </w:r>
      <w:r w:rsidR="009C407D" w:rsidRPr="00127044">
        <w:rPr>
          <w:szCs w:val="24"/>
        </w:rPr>
        <w:t>displayed as actual</w:t>
      </w:r>
      <w:r w:rsidR="0008001F" w:rsidRPr="00127044">
        <w:rPr>
          <w:szCs w:val="24"/>
        </w:rPr>
        <w:t xml:space="preserve"> number of students per librarian</w:t>
      </w:r>
      <w:bookmarkEnd w:id="285"/>
    </w:p>
    <w:p w:rsidR="0073272D" w:rsidRPr="00127044" w:rsidRDefault="0073272D" w:rsidP="0073272D">
      <w:pPr>
        <w:spacing w:line="480" w:lineRule="auto"/>
        <w:rPr>
          <w:rFonts w:ascii="Times New Roman" w:hAnsi="Times New Roman"/>
          <w:color w:val="000000"/>
          <w:szCs w:val="24"/>
        </w:rPr>
      </w:pPr>
      <w:r w:rsidRPr="00127044">
        <w:rPr>
          <w:rFonts w:ascii="Times New Roman" w:hAnsi="Times New Roman"/>
          <w:color w:val="000000"/>
          <w:szCs w:val="24"/>
        </w:rPr>
        <w:t xml:space="preserve">The difference in the estimated graduation rate between the lowest value and the </w:t>
      </w:r>
      <w:r w:rsidR="0008001F" w:rsidRPr="00127044">
        <w:rPr>
          <w:rFonts w:ascii="Times New Roman" w:hAnsi="Times New Roman"/>
          <w:color w:val="000000"/>
          <w:szCs w:val="24"/>
        </w:rPr>
        <w:t xml:space="preserve">highest value in the sample </w:t>
      </w:r>
      <w:r w:rsidR="00C77E80" w:rsidRPr="00127044">
        <w:rPr>
          <w:rFonts w:ascii="Times New Roman" w:hAnsi="Times New Roman"/>
          <w:color w:val="000000"/>
          <w:szCs w:val="24"/>
        </w:rPr>
        <w:t>was</w:t>
      </w:r>
      <w:r w:rsidR="0008001F" w:rsidRPr="00127044">
        <w:rPr>
          <w:rFonts w:ascii="Times New Roman" w:hAnsi="Times New Roman"/>
          <w:color w:val="000000"/>
          <w:szCs w:val="24"/>
        </w:rPr>
        <w:t xml:space="preserve"> 7.06</w:t>
      </w:r>
      <w:r w:rsidRPr="00127044">
        <w:rPr>
          <w:rFonts w:ascii="Times New Roman" w:hAnsi="Times New Roman"/>
          <w:color w:val="000000"/>
          <w:szCs w:val="24"/>
        </w:rPr>
        <w:t xml:space="preserve"> percent</w:t>
      </w:r>
      <w:r w:rsidR="00CC260E" w:rsidRPr="00127044">
        <w:rPr>
          <w:rFonts w:ascii="Times New Roman" w:hAnsi="Times New Roman"/>
          <w:color w:val="000000"/>
          <w:szCs w:val="24"/>
        </w:rPr>
        <w:t>age points</w:t>
      </w:r>
      <w:r w:rsidRPr="00127044">
        <w:rPr>
          <w:rFonts w:ascii="Times New Roman" w:hAnsi="Times New Roman"/>
          <w:color w:val="000000"/>
          <w:szCs w:val="24"/>
        </w:rPr>
        <w:t>, indicating that the ratio of librarians to students does make a difference</w:t>
      </w:r>
      <w:r w:rsidR="0008001F" w:rsidRPr="00127044">
        <w:rPr>
          <w:rFonts w:ascii="Times New Roman" w:hAnsi="Times New Roman"/>
          <w:color w:val="000000"/>
          <w:szCs w:val="24"/>
        </w:rPr>
        <w:t xml:space="preserve"> in estimated graduation rates</w:t>
      </w:r>
      <w:r w:rsidRPr="00127044">
        <w:rPr>
          <w:rFonts w:ascii="Times New Roman" w:hAnsi="Times New Roman"/>
          <w:color w:val="000000"/>
          <w:szCs w:val="24"/>
        </w:rPr>
        <w:t>.</w:t>
      </w:r>
    </w:p>
    <w:p w:rsidR="0073272D" w:rsidRPr="00127044" w:rsidRDefault="0073272D" w:rsidP="0073272D">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same </w:t>
      </w:r>
      <w:r w:rsidR="00C77E80" w:rsidRPr="00127044">
        <w:rPr>
          <w:rFonts w:ascii="Times New Roman" w:hAnsi="Times New Roman"/>
          <w:color w:val="000000"/>
          <w:szCs w:val="24"/>
        </w:rPr>
        <w:t>held</w:t>
      </w:r>
      <w:r w:rsidRPr="00127044">
        <w:rPr>
          <w:rFonts w:ascii="Times New Roman" w:hAnsi="Times New Roman"/>
          <w:color w:val="000000"/>
          <w:szCs w:val="24"/>
        </w:rPr>
        <w:t xml:space="preserve"> true for library expenditures. In the second equation, I calculated the effect that the library expenditures variable ha</w:t>
      </w:r>
      <w:r w:rsidR="00725D34">
        <w:rPr>
          <w:rFonts w:ascii="Times New Roman" w:hAnsi="Times New Roman"/>
          <w:color w:val="000000"/>
          <w:szCs w:val="24"/>
        </w:rPr>
        <w:t>d</w:t>
      </w:r>
      <w:r w:rsidRPr="00127044">
        <w:rPr>
          <w:rFonts w:ascii="Times New Roman" w:hAnsi="Times New Roman"/>
          <w:color w:val="000000"/>
          <w:szCs w:val="24"/>
        </w:rPr>
        <w:t xml:space="preserve"> upon estimated graduation rates by holding all variables to their means except for the expenditures variable:</w:t>
      </w:r>
    </w:p>
    <w:p w:rsidR="000E50BD" w:rsidRPr="00127044" w:rsidRDefault="000E50BD" w:rsidP="0073272D">
      <w:pPr>
        <w:spacing w:line="480" w:lineRule="auto"/>
        <w:ind w:left="720"/>
        <w:rPr>
          <w:rFonts w:ascii="Times New Roman" w:hAnsi="Times New Roman"/>
          <w:color w:val="000000"/>
          <w:szCs w:val="24"/>
        </w:rPr>
      </w:pPr>
      <w:r w:rsidRPr="00127044">
        <w:rPr>
          <w:rFonts w:ascii="Times New Roman" w:hAnsi="Times New Roman"/>
          <w:color w:val="000000"/>
          <w:szCs w:val="24"/>
        </w:rPr>
        <w:t>GRÂD = -112.509</w:t>
      </w:r>
      <w:r w:rsidR="001E46D0" w:rsidRPr="00127044">
        <w:rPr>
          <w:rFonts w:ascii="Times New Roman" w:hAnsi="Times New Roman"/>
          <w:color w:val="000000"/>
          <w:szCs w:val="24"/>
        </w:rPr>
        <w:t xml:space="preserve"> </w:t>
      </w:r>
      <w:r w:rsidRPr="00127044">
        <w:rPr>
          <w:rFonts w:ascii="Times New Roman" w:hAnsi="Times New Roman"/>
          <w:color w:val="000000"/>
          <w:szCs w:val="24"/>
        </w:rPr>
        <w:t>+ 5.117*-2.554 + 5.149* β</w:t>
      </w:r>
      <w:r w:rsidRPr="00127044">
        <w:rPr>
          <w:rFonts w:ascii="Times New Roman" w:hAnsi="Times New Roman"/>
          <w:color w:val="000000"/>
          <w:szCs w:val="24"/>
          <w:vertAlign w:val="subscript"/>
        </w:rPr>
        <w:t>2</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63.240*3.052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26.364*3.299</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- 22.062*2.961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14.823*2.202</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- 27.122*2.521</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- 16.088*4.714</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10.200*2.487</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w:t>
      </w:r>
      <w:r w:rsidRPr="00127044">
        <w:rPr>
          <w:rFonts w:ascii="Times New Roman" w:hAnsi="Times New Roman"/>
          <w:color w:val="000000"/>
          <w:szCs w:val="24"/>
          <w:vertAlign w:val="subscript"/>
        </w:rPr>
        <w:t xml:space="preserve"> </w:t>
      </w:r>
      <w:r w:rsidRPr="00127044">
        <w:rPr>
          <w:rFonts w:ascii="Times New Roman" w:hAnsi="Times New Roman"/>
          <w:color w:val="000000"/>
          <w:szCs w:val="24"/>
        </w:rPr>
        <w:t>69.046*3.234</w:t>
      </w:r>
    </w:p>
    <w:p w:rsidR="0073272D" w:rsidRPr="00127044" w:rsidRDefault="00642C82" w:rsidP="0073272D">
      <w:pPr>
        <w:spacing w:line="480" w:lineRule="auto"/>
        <w:rPr>
          <w:rFonts w:ascii="Times New Roman" w:hAnsi="Times New Roman"/>
          <w:color w:val="000000"/>
          <w:szCs w:val="24"/>
        </w:rPr>
      </w:pPr>
      <w:r w:rsidRPr="00127044">
        <w:rPr>
          <w:rFonts w:ascii="Times New Roman" w:hAnsi="Times New Roman"/>
          <w:color w:val="000000"/>
          <w:szCs w:val="24"/>
        </w:rPr>
        <w:t>Figure 20</w:t>
      </w:r>
      <w:r w:rsidR="0073272D" w:rsidRPr="00127044">
        <w:rPr>
          <w:rFonts w:ascii="Times New Roman" w:hAnsi="Times New Roman"/>
          <w:color w:val="000000"/>
          <w:szCs w:val="24"/>
        </w:rPr>
        <w:t xml:space="preserve"> illustrates the results. Once again, the y-axis shows the estimated graduation rate. </w:t>
      </w:r>
      <w:r w:rsidR="007E7222" w:rsidRPr="00127044">
        <w:rPr>
          <w:rFonts w:ascii="Times New Roman" w:hAnsi="Times New Roman"/>
          <w:color w:val="000000"/>
          <w:szCs w:val="24"/>
        </w:rPr>
        <w:t>In Figure 20</w:t>
      </w:r>
      <w:r w:rsidR="0059309D" w:rsidRPr="00127044">
        <w:rPr>
          <w:rFonts w:ascii="Times New Roman" w:hAnsi="Times New Roman"/>
          <w:color w:val="000000"/>
          <w:szCs w:val="24"/>
        </w:rPr>
        <w:t xml:space="preserve">, I calculated the plot using the Log10 of the ratio of expenditures per </w:t>
      </w:r>
      <w:r w:rsidR="0059309D" w:rsidRPr="00127044">
        <w:rPr>
          <w:rFonts w:ascii="Times New Roman" w:hAnsi="Times New Roman"/>
          <w:color w:val="000000"/>
          <w:szCs w:val="24"/>
        </w:rPr>
        <w:lastRenderedPageBreak/>
        <w:t xml:space="preserve">student, but labeled the x-axis with the actual expenditures per students to make interpretation more </w:t>
      </w:r>
      <w:r w:rsidR="008F3DB2" w:rsidRPr="00127044">
        <w:rPr>
          <w:rFonts w:ascii="Times New Roman" w:hAnsi="Times New Roman"/>
          <w:color w:val="000000"/>
          <w:szCs w:val="24"/>
        </w:rPr>
        <w:t>clear-cut</w:t>
      </w:r>
      <w:r w:rsidR="0059309D" w:rsidRPr="00127044">
        <w:rPr>
          <w:rFonts w:ascii="Times New Roman" w:hAnsi="Times New Roman"/>
          <w:color w:val="000000"/>
          <w:szCs w:val="24"/>
        </w:rPr>
        <w:t xml:space="preserve">. </w:t>
      </w:r>
      <w:r w:rsidR="0073272D" w:rsidRPr="00127044">
        <w:rPr>
          <w:rFonts w:ascii="Times New Roman" w:hAnsi="Times New Roman"/>
          <w:color w:val="000000"/>
          <w:szCs w:val="24"/>
        </w:rPr>
        <w:t>An increase in the ratio of expenditures per student predicts an increase in the estimated graduation rate. Inserting the lowest expenditures value</w:t>
      </w:r>
      <w:r w:rsidR="00483C33" w:rsidRPr="00127044">
        <w:rPr>
          <w:rFonts w:ascii="Times New Roman" w:hAnsi="Times New Roman"/>
          <w:color w:val="000000"/>
          <w:szCs w:val="24"/>
        </w:rPr>
        <w:t xml:space="preserve"> of $139 per student</w:t>
      </w:r>
      <w:r w:rsidR="00C77E80" w:rsidRPr="00127044">
        <w:rPr>
          <w:rFonts w:ascii="Times New Roman" w:hAnsi="Times New Roman"/>
          <w:color w:val="000000"/>
          <w:szCs w:val="24"/>
        </w:rPr>
        <w:t xml:space="preserve"> in the equation </w:t>
      </w:r>
      <w:r w:rsidR="004844AA" w:rsidRPr="00127044">
        <w:rPr>
          <w:rFonts w:ascii="Times New Roman" w:hAnsi="Times New Roman"/>
          <w:color w:val="000000"/>
          <w:szCs w:val="24"/>
        </w:rPr>
        <w:t>resulted in</w:t>
      </w:r>
      <w:r w:rsidR="0073272D" w:rsidRPr="00127044">
        <w:rPr>
          <w:rFonts w:ascii="Times New Roman" w:hAnsi="Times New Roman"/>
          <w:color w:val="000000"/>
          <w:szCs w:val="24"/>
        </w:rPr>
        <w:t xml:space="preserve"> an </w:t>
      </w:r>
      <w:r w:rsidR="0059309D" w:rsidRPr="00127044">
        <w:rPr>
          <w:rFonts w:ascii="Times New Roman" w:hAnsi="Times New Roman"/>
          <w:color w:val="000000"/>
          <w:szCs w:val="24"/>
        </w:rPr>
        <w:t>estimated graduation rate of 52.01</w:t>
      </w:r>
      <w:r w:rsidR="0073272D" w:rsidRPr="00127044">
        <w:rPr>
          <w:rFonts w:ascii="Times New Roman" w:hAnsi="Times New Roman"/>
          <w:color w:val="000000"/>
          <w:szCs w:val="24"/>
        </w:rPr>
        <w:t xml:space="preserve"> </w:t>
      </w:r>
      <w:r w:rsidR="008F3DB2" w:rsidRPr="00127044">
        <w:rPr>
          <w:rFonts w:ascii="Times New Roman" w:hAnsi="Times New Roman"/>
          <w:color w:val="000000"/>
          <w:szCs w:val="24"/>
        </w:rPr>
        <w:t xml:space="preserve">percent </w:t>
      </w:r>
      <w:r w:rsidR="0073272D" w:rsidRPr="00127044">
        <w:rPr>
          <w:rFonts w:ascii="Times New Roman" w:hAnsi="Times New Roman"/>
          <w:color w:val="000000"/>
          <w:szCs w:val="24"/>
        </w:rPr>
        <w:t>and inserting the highest expenditures value</w:t>
      </w:r>
      <w:r w:rsidR="00483C33" w:rsidRPr="00127044">
        <w:rPr>
          <w:rFonts w:ascii="Times New Roman" w:hAnsi="Times New Roman"/>
          <w:color w:val="000000"/>
          <w:szCs w:val="24"/>
        </w:rPr>
        <w:t xml:space="preserve"> of $2,211 per </w:t>
      </w:r>
      <w:r w:rsidR="00C77E80" w:rsidRPr="00127044">
        <w:rPr>
          <w:rFonts w:ascii="Times New Roman" w:hAnsi="Times New Roman"/>
          <w:color w:val="000000"/>
          <w:szCs w:val="24"/>
        </w:rPr>
        <w:t xml:space="preserve">student in the equation </w:t>
      </w:r>
      <w:r w:rsidR="004844AA" w:rsidRPr="00127044">
        <w:rPr>
          <w:rFonts w:ascii="Times New Roman" w:hAnsi="Times New Roman"/>
          <w:color w:val="000000"/>
          <w:szCs w:val="24"/>
        </w:rPr>
        <w:t>resulted in</w:t>
      </w:r>
      <w:r w:rsidR="00483C33" w:rsidRPr="00127044">
        <w:rPr>
          <w:rFonts w:ascii="Times New Roman" w:hAnsi="Times New Roman"/>
          <w:color w:val="000000"/>
          <w:szCs w:val="24"/>
        </w:rPr>
        <w:t xml:space="preserve"> an </w:t>
      </w:r>
      <w:r w:rsidR="0059309D" w:rsidRPr="00127044">
        <w:rPr>
          <w:rFonts w:ascii="Times New Roman" w:hAnsi="Times New Roman"/>
          <w:color w:val="000000"/>
          <w:szCs w:val="24"/>
        </w:rPr>
        <w:t>estimated graduation rate of 58.19</w:t>
      </w:r>
      <w:r w:rsidR="008F3DB2" w:rsidRPr="00127044">
        <w:rPr>
          <w:rFonts w:ascii="Times New Roman" w:hAnsi="Times New Roman"/>
          <w:color w:val="000000"/>
          <w:szCs w:val="24"/>
        </w:rPr>
        <w:t xml:space="preserve"> percent</w:t>
      </w:r>
      <w:r w:rsidR="0073272D" w:rsidRPr="00127044">
        <w:rPr>
          <w:rFonts w:ascii="Times New Roman" w:hAnsi="Times New Roman"/>
          <w:color w:val="000000"/>
          <w:szCs w:val="24"/>
        </w:rPr>
        <w:t>.</w:t>
      </w:r>
    </w:p>
    <w:p w:rsidR="0073272D" w:rsidRPr="00127044" w:rsidRDefault="00AA716F" w:rsidP="0073272D">
      <w:pPr>
        <w:spacing w:line="480" w:lineRule="auto"/>
        <w:rPr>
          <w:rFonts w:ascii="Times New Roman" w:hAnsi="Times New Roman"/>
          <w:color w:val="000000"/>
          <w:szCs w:val="24"/>
        </w:rPr>
      </w:pPr>
      <w:r w:rsidRPr="00127044">
        <w:rPr>
          <w:rFonts w:ascii="Times New Roman" w:hAnsi="Times New Roman"/>
          <w:noProof/>
          <w:szCs w:val="24"/>
        </w:rPr>
        <w:drawing>
          <wp:inline distT="0" distB="0" distL="0" distR="0" wp14:anchorId="1B8641E2" wp14:editId="089A474F">
            <wp:extent cx="5156200" cy="328295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A716F" w:rsidRPr="00127044" w:rsidRDefault="00642C82" w:rsidP="00CB622E">
      <w:pPr>
        <w:pStyle w:val="FigureCaption"/>
        <w:rPr>
          <w:szCs w:val="24"/>
        </w:rPr>
      </w:pPr>
      <w:bookmarkStart w:id="286" w:name="_Toc321814786"/>
      <w:r w:rsidRPr="00127044">
        <w:rPr>
          <w:i/>
          <w:szCs w:val="24"/>
        </w:rPr>
        <w:t>Figure 20</w:t>
      </w:r>
      <w:r w:rsidR="0073272D" w:rsidRPr="00127044">
        <w:rPr>
          <w:i/>
          <w:szCs w:val="24"/>
        </w:rPr>
        <w:t>:</w:t>
      </w:r>
      <w:r w:rsidR="0073272D" w:rsidRPr="00127044">
        <w:rPr>
          <w:szCs w:val="24"/>
        </w:rPr>
        <w:t xml:space="preserve"> </w:t>
      </w:r>
      <w:r w:rsidR="00AA716F" w:rsidRPr="00127044">
        <w:rPr>
          <w:szCs w:val="24"/>
        </w:rPr>
        <w:t xml:space="preserve">Prototypical plot for Model 6B where all variables are held at their means and Log10 ratio of expenditures students varies from its minimum (2.14, log base 10) to its maximum (3.34, log base 10). X-axis </w:t>
      </w:r>
      <w:r w:rsidR="009C407D" w:rsidRPr="00127044">
        <w:rPr>
          <w:szCs w:val="24"/>
        </w:rPr>
        <w:t>displayed as</w:t>
      </w:r>
      <w:r w:rsidR="00AA716F" w:rsidRPr="00127044">
        <w:rPr>
          <w:szCs w:val="24"/>
        </w:rPr>
        <w:t xml:space="preserve"> </w:t>
      </w:r>
      <w:r w:rsidR="00113272" w:rsidRPr="00127044">
        <w:rPr>
          <w:szCs w:val="24"/>
        </w:rPr>
        <w:t>actual expenditures per student.</w:t>
      </w:r>
      <w:bookmarkEnd w:id="286"/>
    </w:p>
    <w:p w:rsidR="0073272D" w:rsidRPr="00127044" w:rsidRDefault="0073272D" w:rsidP="0073272D">
      <w:pPr>
        <w:spacing w:line="480" w:lineRule="auto"/>
        <w:rPr>
          <w:rFonts w:ascii="Times New Roman" w:hAnsi="Times New Roman"/>
          <w:color w:val="000000"/>
          <w:szCs w:val="24"/>
        </w:rPr>
      </w:pPr>
      <w:r w:rsidRPr="00127044">
        <w:rPr>
          <w:rFonts w:ascii="Times New Roman" w:hAnsi="Times New Roman"/>
          <w:color w:val="000000"/>
          <w:szCs w:val="24"/>
        </w:rPr>
        <w:t xml:space="preserve">Though the difference in the estimated graduation rate between the lowest value and the highest value in the sample </w:t>
      </w:r>
      <w:r w:rsidR="00D76C37" w:rsidRPr="00127044">
        <w:rPr>
          <w:rFonts w:ascii="Times New Roman" w:hAnsi="Times New Roman"/>
          <w:color w:val="000000"/>
          <w:szCs w:val="24"/>
        </w:rPr>
        <w:t>was</w:t>
      </w:r>
      <w:r w:rsidRPr="00127044">
        <w:rPr>
          <w:rFonts w:ascii="Times New Roman" w:hAnsi="Times New Roman"/>
          <w:color w:val="000000"/>
          <w:szCs w:val="24"/>
        </w:rPr>
        <w:t xml:space="preserve"> lower than the differenc</w:t>
      </w:r>
      <w:r w:rsidR="00C772E8" w:rsidRPr="00127044">
        <w:rPr>
          <w:rFonts w:ascii="Times New Roman" w:hAnsi="Times New Roman"/>
          <w:color w:val="000000"/>
          <w:szCs w:val="24"/>
        </w:rPr>
        <w:t>e for the librarian ratio, the 6.18</w:t>
      </w:r>
      <w:r w:rsidRPr="00127044">
        <w:rPr>
          <w:rFonts w:ascii="Times New Roman" w:hAnsi="Times New Roman"/>
          <w:color w:val="000000"/>
          <w:szCs w:val="24"/>
        </w:rPr>
        <w:t xml:space="preserve"> percent</w:t>
      </w:r>
      <w:r w:rsidR="00CC260E" w:rsidRPr="00127044">
        <w:rPr>
          <w:rFonts w:ascii="Times New Roman" w:hAnsi="Times New Roman"/>
          <w:color w:val="000000"/>
          <w:szCs w:val="24"/>
        </w:rPr>
        <w:t>age point</w:t>
      </w:r>
      <w:r w:rsidRPr="00127044">
        <w:rPr>
          <w:rFonts w:ascii="Times New Roman" w:hAnsi="Times New Roman"/>
          <w:color w:val="000000"/>
          <w:szCs w:val="24"/>
        </w:rPr>
        <w:t xml:space="preserve"> difference indicated that the ratio of expenditures per student also makes a difference</w:t>
      </w:r>
      <w:r w:rsidR="00D76C37" w:rsidRPr="00127044">
        <w:rPr>
          <w:rFonts w:ascii="Times New Roman" w:hAnsi="Times New Roman"/>
          <w:color w:val="000000"/>
          <w:szCs w:val="24"/>
        </w:rPr>
        <w:t xml:space="preserve"> in estimated graduation rates</w:t>
      </w:r>
      <w:r w:rsidRPr="00127044">
        <w:rPr>
          <w:rFonts w:ascii="Times New Roman" w:hAnsi="Times New Roman"/>
          <w:color w:val="000000"/>
          <w:szCs w:val="24"/>
        </w:rPr>
        <w:t>.</w:t>
      </w:r>
    </w:p>
    <w:p w:rsidR="0073272D" w:rsidRPr="00127044" w:rsidRDefault="0073272D" w:rsidP="0073272D">
      <w:pPr>
        <w:spacing w:line="480" w:lineRule="auto"/>
        <w:ind w:firstLine="720"/>
        <w:rPr>
          <w:rFonts w:ascii="Times New Roman" w:hAnsi="Times New Roman"/>
          <w:color w:val="000000"/>
          <w:szCs w:val="24"/>
        </w:rPr>
      </w:pPr>
      <w:r w:rsidRPr="00127044">
        <w:rPr>
          <w:rFonts w:ascii="Times New Roman" w:hAnsi="Times New Roman"/>
          <w:color w:val="000000"/>
          <w:szCs w:val="24"/>
        </w:rPr>
        <w:lastRenderedPageBreak/>
        <w:t>In addition, I estimated graduation rates for the combined low and high values of librarians and expenditures while holding all non-library independent variables at their means. Inserting the lowest librarian and expenditures values</w:t>
      </w:r>
      <w:r w:rsidR="00B26C20" w:rsidRPr="00127044">
        <w:rPr>
          <w:rFonts w:ascii="Times New Roman" w:hAnsi="Times New Roman"/>
          <w:color w:val="000000"/>
          <w:szCs w:val="24"/>
        </w:rPr>
        <w:t xml:space="preserve"> in the equation produced</w:t>
      </w:r>
      <w:r w:rsidRPr="00127044">
        <w:rPr>
          <w:rFonts w:ascii="Times New Roman" w:hAnsi="Times New Roman"/>
          <w:color w:val="000000"/>
          <w:szCs w:val="24"/>
        </w:rPr>
        <w:t xml:space="preserve"> an estimated graduation rate </w:t>
      </w:r>
      <w:r w:rsidR="00C772E8" w:rsidRPr="00127044">
        <w:rPr>
          <w:rFonts w:ascii="Times New Roman" w:hAnsi="Times New Roman"/>
          <w:color w:val="000000"/>
          <w:szCs w:val="24"/>
        </w:rPr>
        <w:t>of 49</w:t>
      </w:r>
      <w:r w:rsidRPr="00127044">
        <w:rPr>
          <w:rFonts w:ascii="Times New Roman" w:hAnsi="Times New Roman"/>
          <w:color w:val="000000"/>
          <w:szCs w:val="24"/>
        </w:rPr>
        <w:t>.</w:t>
      </w:r>
      <w:r w:rsidR="00C772E8" w:rsidRPr="00127044">
        <w:rPr>
          <w:rFonts w:ascii="Times New Roman" w:hAnsi="Times New Roman"/>
          <w:color w:val="000000"/>
          <w:szCs w:val="24"/>
        </w:rPr>
        <w:t>2</w:t>
      </w:r>
      <w:r w:rsidRPr="00127044">
        <w:rPr>
          <w:rFonts w:ascii="Times New Roman" w:hAnsi="Times New Roman"/>
          <w:color w:val="000000"/>
          <w:szCs w:val="24"/>
        </w:rPr>
        <w:t xml:space="preserve">2 </w:t>
      </w:r>
      <w:r w:rsidR="00E16B2E" w:rsidRPr="00127044">
        <w:rPr>
          <w:rFonts w:ascii="Times New Roman" w:hAnsi="Times New Roman"/>
          <w:color w:val="000000"/>
          <w:szCs w:val="24"/>
        </w:rPr>
        <w:t xml:space="preserve">percent </w:t>
      </w:r>
      <w:r w:rsidRPr="00127044">
        <w:rPr>
          <w:rFonts w:ascii="Times New Roman" w:hAnsi="Times New Roman"/>
          <w:color w:val="000000"/>
          <w:szCs w:val="24"/>
        </w:rPr>
        <w:t>and inserting the highest librarian expenditures values</w:t>
      </w:r>
      <w:r w:rsidR="00B26C20" w:rsidRPr="00127044">
        <w:rPr>
          <w:rFonts w:ascii="Times New Roman" w:hAnsi="Times New Roman"/>
          <w:color w:val="000000"/>
          <w:szCs w:val="24"/>
        </w:rPr>
        <w:t xml:space="preserve"> in the equation produced</w:t>
      </w:r>
      <w:r w:rsidRPr="00127044">
        <w:rPr>
          <w:rFonts w:ascii="Times New Roman" w:hAnsi="Times New Roman"/>
          <w:color w:val="000000"/>
          <w:szCs w:val="24"/>
        </w:rPr>
        <w:t xml:space="preserve"> an estimated graduation rate of </w:t>
      </w:r>
      <w:r w:rsidR="00C772E8" w:rsidRPr="00127044">
        <w:rPr>
          <w:rFonts w:ascii="Times New Roman" w:hAnsi="Times New Roman"/>
          <w:color w:val="000000"/>
          <w:szCs w:val="24"/>
        </w:rPr>
        <w:t>62.46</w:t>
      </w:r>
      <w:r w:rsidR="00E16B2E" w:rsidRPr="00127044">
        <w:rPr>
          <w:rFonts w:ascii="Times New Roman" w:hAnsi="Times New Roman"/>
          <w:color w:val="000000"/>
          <w:szCs w:val="24"/>
        </w:rPr>
        <w:t xml:space="preserve"> percent</w:t>
      </w:r>
      <w:r w:rsidRPr="00127044">
        <w:rPr>
          <w:rFonts w:ascii="Times New Roman" w:hAnsi="Times New Roman"/>
          <w:color w:val="000000"/>
          <w:szCs w:val="24"/>
        </w:rPr>
        <w:t xml:space="preserve">. Here, the </w:t>
      </w:r>
      <w:r w:rsidR="00C772E8" w:rsidRPr="00127044">
        <w:rPr>
          <w:rFonts w:ascii="Times New Roman" w:hAnsi="Times New Roman"/>
          <w:color w:val="000000"/>
          <w:szCs w:val="24"/>
        </w:rPr>
        <w:t xml:space="preserve">difference </w:t>
      </w:r>
      <w:r w:rsidR="00B26C20" w:rsidRPr="00127044">
        <w:rPr>
          <w:rFonts w:ascii="Times New Roman" w:hAnsi="Times New Roman"/>
          <w:color w:val="000000"/>
          <w:szCs w:val="24"/>
        </w:rPr>
        <w:t>was</w:t>
      </w:r>
      <w:r w:rsidR="00C772E8" w:rsidRPr="00127044">
        <w:rPr>
          <w:rFonts w:ascii="Times New Roman" w:hAnsi="Times New Roman"/>
          <w:color w:val="000000"/>
          <w:szCs w:val="24"/>
        </w:rPr>
        <w:t xml:space="preserve"> substantial, at 13.24</w:t>
      </w:r>
      <w:r w:rsidR="001D45DF" w:rsidRPr="00127044">
        <w:rPr>
          <w:rFonts w:ascii="Times New Roman" w:hAnsi="Times New Roman"/>
          <w:color w:val="000000"/>
          <w:szCs w:val="24"/>
        </w:rPr>
        <w:t xml:space="preserve"> percent</w:t>
      </w:r>
      <w:r w:rsidR="00CC260E" w:rsidRPr="00127044">
        <w:rPr>
          <w:rFonts w:ascii="Times New Roman" w:hAnsi="Times New Roman"/>
          <w:color w:val="000000"/>
          <w:szCs w:val="24"/>
        </w:rPr>
        <w:t>age points</w:t>
      </w:r>
      <w:r w:rsidR="001D45DF" w:rsidRPr="00127044">
        <w:rPr>
          <w:rFonts w:ascii="Times New Roman" w:hAnsi="Times New Roman"/>
          <w:color w:val="000000"/>
          <w:szCs w:val="24"/>
        </w:rPr>
        <w:t xml:space="preserve">, suggesting that a combination of librarians and library expenditures </w:t>
      </w:r>
      <w:r w:rsidR="00CC260E" w:rsidRPr="00127044">
        <w:rPr>
          <w:rFonts w:ascii="Times New Roman" w:hAnsi="Times New Roman"/>
          <w:color w:val="000000"/>
          <w:szCs w:val="24"/>
        </w:rPr>
        <w:t xml:space="preserve">positively </w:t>
      </w:r>
      <w:r w:rsidR="001D45DF" w:rsidRPr="00127044">
        <w:rPr>
          <w:rFonts w:ascii="Times New Roman" w:hAnsi="Times New Roman"/>
          <w:color w:val="000000"/>
          <w:szCs w:val="24"/>
        </w:rPr>
        <w:t>influences graduation rates.</w:t>
      </w:r>
    </w:p>
    <w:p w:rsidR="00BB6493" w:rsidRPr="00127044" w:rsidRDefault="00B26C20" w:rsidP="0073272D">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As the ratio of librarians to students and library expenditures per student </w:t>
      </w:r>
      <w:r w:rsidR="00CC260E" w:rsidRPr="00127044">
        <w:rPr>
          <w:rFonts w:ascii="Times New Roman" w:hAnsi="Times New Roman"/>
          <w:color w:val="000000"/>
          <w:szCs w:val="24"/>
        </w:rPr>
        <w:t>increases</w:t>
      </w:r>
      <w:r w:rsidRPr="00127044">
        <w:rPr>
          <w:rFonts w:ascii="Times New Roman" w:hAnsi="Times New Roman"/>
          <w:color w:val="000000"/>
          <w:szCs w:val="24"/>
        </w:rPr>
        <w:t>, the graduate rate is predicted to be higher when h</w:t>
      </w:r>
      <w:r w:rsidR="00BB6493" w:rsidRPr="00127044">
        <w:rPr>
          <w:rFonts w:ascii="Times New Roman" w:hAnsi="Times New Roman"/>
          <w:color w:val="000000"/>
          <w:szCs w:val="24"/>
        </w:rPr>
        <w:t>olding the indicators for academic performance, academic integration, institutional commitment, and intent t</w:t>
      </w:r>
      <w:r w:rsidRPr="00127044">
        <w:rPr>
          <w:rFonts w:ascii="Times New Roman" w:hAnsi="Times New Roman"/>
          <w:color w:val="000000"/>
          <w:szCs w:val="24"/>
        </w:rPr>
        <w:t>o persist constant.</w:t>
      </w:r>
    </w:p>
    <w:p w:rsidR="004431A3" w:rsidRPr="00127044" w:rsidRDefault="00642C82" w:rsidP="00FA6711">
      <w:pPr>
        <w:spacing w:line="480" w:lineRule="auto"/>
        <w:ind w:firstLine="720"/>
        <w:rPr>
          <w:rFonts w:ascii="Times New Roman" w:hAnsi="Times New Roman"/>
          <w:color w:val="000000"/>
          <w:szCs w:val="24"/>
        </w:rPr>
      </w:pPr>
      <w:r w:rsidRPr="00127044">
        <w:rPr>
          <w:rFonts w:ascii="Times New Roman" w:hAnsi="Times New Roman"/>
          <w:color w:val="000000"/>
          <w:szCs w:val="24"/>
        </w:rPr>
        <w:t>Another way to interpret the results is to examine the unstandardized coefficients</w:t>
      </w:r>
      <w:r w:rsidR="00BB6493" w:rsidRPr="00127044">
        <w:rPr>
          <w:rFonts w:ascii="Times New Roman" w:hAnsi="Times New Roman"/>
          <w:color w:val="000000"/>
          <w:szCs w:val="24"/>
        </w:rPr>
        <w:t xml:space="preserve"> for the two library indicators</w:t>
      </w:r>
      <w:r w:rsidRPr="00127044">
        <w:rPr>
          <w:rFonts w:ascii="Times New Roman" w:hAnsi="Times New Roman"/>
          <w:color w:val="000000"/>
          <w:szCs w:val="24"/>
        </w:rPr>
        <w:t xml:space="preserve">. </w:t>
      </w:r>
      <w:r w:rsidR="00C87F00" w:rsidRPr="00127044">
        <w:rPr>
          <w:rFonts w:ascii="Times New Roman" w:hAnsi="Times New Roman"/>
          <w:color w:val="000000"/>
          <w:szCs w:val="24"/>
        </w:rPr>
        <w:t xml:space="preserve">The interpretation of the unstandardized coefficients (see </w:t>
      </w:r>
      <w:r w:rsidR="007107F9" w:rsidRPr="00127044">
        <w:rPr>
          <w:rFonts w:ascii="Times New Roman" w:hAnsi="Times New Roman"/>
          <w:color w:val="000000"/>
          <w:szCs w:val="24"/>
        </w:rPr>
        <w:t>Table</w:t>
      </w:r>
      <w:r w:rsidR="00C87F00" w:rsidRPr="00127044">
        <w:rPr>
          <w:rFonts w:ascii="Times New Roman" w:hAnsi="Times New Roman"/>
          <w:color w:val="000000"/>
          <w:szCs w:val="24"/>
        </w:rPr>
        <w:t xml:space="preserve"> 46) mean</w:t>
      </w:r>
      <w:r w:rsidR="00EF1A7A" w:rsidRPr="00127044">
        <w:rPr>
          <w:rFonts w:ascii="Times New Roman" w:hAnsi="Times New Roman"/>
          <w:color w:val="000000"/>
          <w:szCs w:val="24"/>
        </w:rPr>
        <w:t>s</w:t>
      </w:r>
      <w:r w:rsidR="00C87F00" w:rsidRPr="00127044">
        <w:rPr>
          <w:rFonts w:ascii="Times New Roman" w:hAnsi="Times New Roman"/>
          <w:color w:val="000000"/>
          <w:szCs w:val="24"/>
        </w:rPr>
        <w:t xml:space="preserve"> that</w:t>
      </w:r>
      <w:r w:rsidR="00EF1A7A" w:rsidRPr="00127044">
        <w:rPr>
          <w:rFonts w:ascii="Times New Roman" w:hAnsi="Times New Roman"/>
          <w:color w:val="000000"/>
          <w:szCs w:val="24"/>
        </w:rPr>
        <w:t>, controlling for all other predictors in the model,</w:t>
      </w:r>
      <w:r w:rsidR="00C87F00" w:rsidRPr="00127044">
        <w:rPr>
          <w:rFonts w:ascii="Times New Roman" w:hAnsi="Times New Roman"/>
          <w:color w:val="000000"/>
          <w:szCs w:val="24"/>
        </w:rPr>
        <w:t xml:space="preserve"> for every one unit change in the Log10 ratio of librarians to students, </w:t>
      </w:r>
      <w:r w:rsidR="00076AED" w:rsidRPr="00127044">
        <w:rPr>
          <w:rFonts w:ascii="Times New Roman" w:hAnsi="Times New Roman"/>
          <w:color w:val="000000"/>
          <w:szCs w:val="24"/>
        </w:rPr>
        <w:t>we would predict a 5.117</w:t>
      </w:r>
      <w:r w:rsidR="00EF1A7A" w:rsidRPr="00127044">
        <w:rPr>
          <w:rFonts w:ascii="Times New Roman" w:hAnsi="Times New Roman"/>
          <w:color w:val="000000"/>
          <w:szCs w:val="24"/>
        </w:rPr>
        <w:t xml:space="preserve"> percentage point change in graduation rate, </w:t>
      </w:r>
      <w:r w:rsidR="00C87F00" w:rsidRPr="00127044">
        <w:rPr>
          <w:rFonts w:ascii="Times New Roman" w:hAnsi="Times New Roman"/>
          <w:color w:val="000000"/>
          <w:szCs w:val="24"/>
        </w:rPr>
        <w:t>and for every one unit change in Log10 expenditure</w:t>
      </w:r>
      <w:r w:rsidR="004431A3" w:rsidRPr="00127044">
        <w:rPr>
          <w:rFonts w:ascii="Times New Roman" w:hAnsi="Times New Roman"/>
          <w:color w:val="000000"/>
          <w:szCs w:val="24"/>
        </w:rPr>
        <w:t xml:space="preserve">s per </w:t>
      </w:r>
      <w:r w:rsidR="00C87F00" w:rsidRPr="00127044">
        <w:rPr>
          <w:rFonts w:ascii="Times New Roman" w:hAnsi="Times New Roman"/>
          <w:color w:val="000000"/>
          <w:szCs w:val="24"/>
        </w:rPr>
        <w:t>student</w:t>
      </w:r>
      <w:r w:rsidR="00076AED" w:rsidRPr="00127044">
        <w:rPr>
          <w:rFonts w:ascii="Times New Roman" w:hAnsi="Times New Roman"/>
          <w:color w:val="000000"/>
          <w:szCs w:val="24"/>
        </w:rPr>
        <w:t xml:space="preserve"> we would predict a 5.149</w:t>
      </w:r>
      <w:r w:rsidR="00EF1A7A" w:rsidRPr="00127044">
        <w:rPr>
          <w:rFonts w:ascii="Times New Roman" w:hAnsi="Times New Roman"/>
          <w:color w:val="000000"/>
          <w:szCs w:val="24"/>
        </w:rPr>
        <w:t xml:space="preserve"> percentage point change in</w:t>
      </w:r>
      <w:r w:rsidR="004431A3" w:rsidRPr="00127044">
        <w:rPr>
          <w:rFonts w:ascii="Times New Roman" w:hAnsi="Times New Roman"/>
          <w:color w:val="000000"/>
          <w:szCs w:val="24"/>
        </w:rPr>
        <w:t xml:space="preserve"> graduation.</w:t>
      </w:r>
    </w:p>
    <w:p w:rsidR="00FA6711" w:rsidRPr="00127044" w:rsidRDefault="0095110D" w:rsidP="00FA6711">
      <w:pPr>
        <w:spacing w:line="480" w:lineRule="auto"/>
        <w:ind w:firstLine="720"/>
        <w:rPr>
          <w:rFonts w:ascii="Times New Roman" w:hAnsi="Times New Roman"/>
          <w:color w:val="000000"/>
          <w:szCs w:val="24"/>
        </w:rPr>
      </w:pPr>
      <w:r w:rsidRPr="00127044">
        <w:rPr>
          <w:rFonts w:ascii="Times New Roman" w:hAnsi="Times New Roman"/>
          <w:color w:val="000000"/>
          <w:szCs w:val="24"/>
        </w:rPr>
        <w:t>However, because both library variables</w:t>
      </w:r>
      <w:r w:rsidR="00EF1A7A" w:rsidRPr="00127044">
        <w:rPr>
          <w:rFonts w:ascii="Times New Roman" w:hAnsi="Times New Roman"/>
          <w:color w:val="000000"/>
          <w:szCs w:val="24"/>
        </w:rPr>
        <w:t xml:space="preserve"> were</w:t>
      </w:r>
      <w:r w:rsidRPr="00127044">
        <w:rPr>
          <w:rFonts w:ascii="Times New Roman" w:hAnsi="Times New Roman"/>
          <w:color w:val="000000"/>
          <w:szCs w:val="24"/>
        </w:rPr>
        <w:t xml:space="preserve"> transformed</w:t>
      </w:r>
      <w:r w:rsidR="00C87F00" w:rsidRPr="00127044">
        <w:rPr>
          <w:rFonts w:ascii="Times New Roman" w:hAnsi="Times New Roman"/>
          <w:color w:val="000000"/>
          <w:szCs w:val="24"/>
        </w:rPr>
        <w:t xml:space="preserve"> with Log10</w:t>
      </w:r>
      <w:r w:rsidRPr="00127044">
        <w:rPr>
          <w:rFonts w:ascii="Times New Roman" w:hAnsi="Times New Roman"/>
          <w:color w:val="000000"/>
          <w:szCs w:val="24"/>
        </w:rPr>
        <w:t xml:space="preserve">, </w:t>
      </w:r>
      <w:r w:rsidR="00EF1A7A" w:rsidRPr="00127044">
        <w:rPr>
          <w:rFonts w:ascii="Times New Roman" w:hAnsi="Times New Roman"/>
          <w:color w:val="000000"/>
          <w:szCs w:val="24"/>
        </w:rPr>
        <w:t xml:space="preserve">it is difficult to interpret these estimated betas. </w:t>
      </w:r>
      <w:r w:rsidRPr="00127044">
        <w:rPr>
          <w:rFonts w:ascii="Times New Roman" w:hAnsi="Times New Roman"/>
          <w:color w:val="000000"/>
          <w:szCs w:val="24"/>
        </w:rPr>
        <w:t xml:space="preserve">To make the </w:t>
      </w:r>
      <w:r w:rsidR="00893DE7" w:rsidRPr="00127044">
        <w:rPr>
          <w:rFonts w:ascii="Times New Roman" w:hAnsi="Times New Roman"/>
          <w:color w:val="000000"/>
          <w:szCs w:val="24"/>
        </w:rPr>
        <w:t>estimated regression coefficient more</w:t>
      </w:r>
      <w:r w:rsidRPr="00127044">
        <w:rPr>
          <w:rFonts w:ascii="Times New Roman" w:hAnsi="Times New Roman"/>
          <w:color w:val="000000"/>
          <w:szCs w:val="24"/>
        </w:rPr>
        <w:t xml:space="preserve"> meaningful and to calculate </w:t>
      </w:r>
      <w:r w:rsidR="00893DE7" w:rsidRPr="00127044">
        <w:rPr>
          <w:rFonts w:ascii="Times New Roman" w:hAnsi="Times New Roman"/>
          <w:color w:val="000000"/>
          <w:szCs w:val="24"/>
        </w:rPr>
        <w:t>its</w:t>
      </w:r>
      <w:r w:rsidRPr="00127044">
        <w:rPr>
          <w:rFonts w:ascii="Times New Roman" w:hAnsi="Times New Roman"/>
          <w:color w:val="000000"/>
          <w:szCs w:val="24"/>
        </w:rPr>
        <w:t xml:space="preserve"> impact, I </w:t>
      </w:r>
      <w:r w:rsidR="00642C82" w:rsidRPr="00127044">
        <w:rPr>
          <w:rFonts w:ascii="Times New Roman" w:hAnsi="Times New Roman"/>
          <w:color w:val="000000"/>
          <w:szCs w:val="24"/>
        </w:rPr>
        <w:t>applied</w:t>
      </w:r>
      <w:r w:rsidR="00893DE7" w:rsidRPr="00127044">
        <w:rPr>
          <w:rFonts w:ascii="Times New Roman" w:hAnsi="Times New Roman"/>
          <w:color w:val="000000"/>
          <w:szCs w:val="24"/>
        </w:rPr>
        <w:t xml:space="preserve"> </w:t>
      </w:r>
      <w:r w:rsidRPr="00127044">
        <w:rPr>
          <w:rFonts w:ascii="Times New Roman" w:hAnsi="Times New Roman"/>
          <w:color w:val="000000"/>
          <w:szCs w:val="24"/>
        </w:rPr>
        <w:t>the following formula: β</w:t>
      </w:r>
      <w:r w:rsidRPr="00127044">
        <w:rPr>
          <w:rFonts w:ascii="Times New Roman" w:hAnsi="Times New Roman"/>
          <w:color w:val="000000"/>
          <w:szCs w:val="24"/>
          <w:vertAlign w:val="subscript"/>
        </w:rPr>
        <w:t>1</w:t>
      </w:r>
      <w:r w:rsidRPr="00127044">
        <w:rPr>
          <w:rFonts w:ascii="Times New Roman" w:hAnsi="Times New Roman"/>
          <w:color w:val="000000"/>
          <w:szCs w:val="24"/>
        </w:rPr>
        <w:t xml:space="preserve"> * log10 (X), where β</w:t>
      </w:r>
      <w:r w:rsidRPr="00127044">
        <w:rPr>
          <w:rFonts w:ascii="Times New Roman" w:hAnsi="Times New Roman"/>
          <w:color w:val="000000"/>
          <w:szCs w:val="24"/>
          <w:vertAlign w:val="subscript"/>
        </w:rPr>
        <w:t>1</w:t>
      </w:r>
      <w:r w:rsidRPr="00127044">
        <w:rPr>
          <w:rFonts w:ascii="Times New Roman" w:hAnsi="Times New Roman"/>
          <w:color w:val="000000"/>
          <w:szCs w:val="24"/>
        </w:rPr>
        <w:t xml:space="preserve"> is the </w:t>
      </w:r>
      <w:r w:rsidR="00DD31D4" w:rsidRPr="00127044">
        <w:rPr>
          <w:rFonts w:ascii="Times New Roman" w:hAnsi="Times New Roman"/>
          <w:color w:val="000000"/>
          <w:szCs w:val="24"/>
        </w:rPr>
        <w:t xml:space="preserve">estimated </w:t>
      </w:r>
      <w:r w:rsidRPr="00127044">
        <w:rPr>
          <w:rFonts w:ascii="Times New Roman" w:hAnsi="Times New Roman"/>
          <w:color w:val="000000"/>
          <w:szCs w:val="24"/>
        </w:rPr>
        <w:t>regression coefficient and X is the percentage change.</w:t>
      </w:r>
      <w:r w:rsidR="00BC0E24" w:rsidRPr="00127044">
        <w:rPr>
          <w:rFonts w:ascii="Times New Roman" w:hAnsi="Times New Roman"/>
          <w:color w:val="000000"/>
          <w:szCs w:val="24"/>
        </w:rPr>
        <w:t xml:space="preserve"> For librarians, Inserting β</w:t>
      </w:r>
      <w:r w:rsidR="00BC0E24" w:rsidRPr="00127044">
        <w:rPr>
          <w:rFonts w:ascii="Times New Roman" w:hAnsi="Times New Roman"/>
          <w:color w:val="000000"/>
          <w:szCs w:val="24"/>
          <w:vertAlign w:val="subscript"/>
        </w:rPr>
        <w:t>1</w:t>
      </w:r>
      <w:r w:rsidR="00BC0E24" w:rsidRPr="00127044">
        <w:rPr>
          <w:rFonts w:ascii="Times New Roman" w:hAnsi="Times New Roman"/>
          <w:color w:val="000000"/>
          <w:szCs w:val="24"/>
        </w:rPr>
        <w:t xml:space="preserve"> and a 10 percent increase into the equation yields Librarians = </w:t>
      </w:r>
      <w:r w:rsidR="00C160F6" w:rsidRPr="00127044">
        <w:rPr>
          <w:rFonts w:ascii="Times New Roman" w:hAnsi="Times New Roman"/>
          <w:color w:val="000000"/>
          <w:szCs w:val="24"/>
        </w:rPr>
        <w:t>5</w:t>
      </w:r>
      <w:r w:rsidR="00BC0E24" w:rsidRPr="00127044">
        <w:rPr>
          <w:rFonts w:ascii="Times New Roman" w:hAnsi="Times New Roman"/>
          <w:color w:val="000000"/>
          <w:szCs w:val="24"/>
        </w:rPr>
        <w:t>.</w:t>
      </w:r>
      <w:r w:rsidR="00C160F6" w:rsidRPr="00127044">
        <w:rPr>
          <w:rFonts w:ascii="Times New Roman" w:hAnsi="Times New Roman"/>
          <w:color w:val="000000"/>
          <w:szCs w:val="24"/>
        </w:rPr>
        <w:t>117</w:t>
      </w:r>
      <w:r w:rsidR="00BC0E24" w:rsidRPr="00127044">
        <w:rPr>
          <w:rFonts w:ascii="Times New Roman" w:hAnsi="Times New Roman"/>
          <w:color w:val="000000"/>
          <w:szCs w:val="24"/>
        </w:rPr>
        <w:t xml:space="preserve"> * log10 (1.1) = </w:t>
      </w:r>
      <w:r w:rsidR="009B6662" w:rsidRPr="00127044">
        <w:rPr>
          <w:rFonts w:ascii="Times New Roman" w:hAnsi="Times New Roman"/>
          <w:color w:val="000000"/>
          <w:szCs w:val="24"/>
        </w:rPr>
        <w:t>0.405</w:t>
      </w:r>
      <w:r w:rsidR="00BC0E24" w:rsidRPr="00127044">
        <w:rPr>
          <w:rFonts w:ascii="Times New Roman" w:hAnsi="Times New Roman"/>
          <w:color w:val="000000"/>
          <w:szCs w:val="24"/>
        </w:rPr>
        <w:t xml:space="preserve">%. In other words, in the population from which the sample </w:t>
      </w:r>
      <w:r w:rsidR="00BC0E24" w:rsidRPr="00127044">
        <w:rPr>
          <w:rFonts w:ascii="Times New Roman" w:hAnsi="Times New Roman"/>
          <w:color w:val="000000"/>
          <w:szCs w:val="24"/>
        </w:rPr>
        <w:lastRenderedPageBreak/>
        <w:t xml:space="preserve">was drawn, </w:t>
      </w:r>
      <w:r w:rsidR="00DD31D4" w:rsidRPr="00127044">
        <w:rPr>
          <w:rFonts w:ascii="Times New Roman" w:hAnsi="Times New Roman"/>
          <w:color w:val="000000"/>
          <w:szCs w:val="24"/>
        </w:rPr>
        <w:t xml:space="preserve">controlling for all the other predictors in the model, </w:t>
      </w:r>
      <w:r w:rsidR="00BC0E24" w:rsidRPr="00127044">
        <w:rPr>
          <w:rFonts w:ascii="Times New Roman" w:hAnsi="Times New Roman"/>
          <w:color w:val="000000"/>
          <w:szCs w:val="24"/>
        </w:rPr>
        <w:t xml:space="preserve">a 10 percent increase in the ratio of professional library staff </w:t>
      </w:r>
      <w:r w:rsidR="002F7238" w:rsidRPr="00127044">
        <w:rPr>
          <w:rFonts w:ascii="Times New Roman" w:hAnsi="Times New Roman"/>
          <w:color w:val="000000"/>
          <w:szCs w:val="24"/>
        </w:rPr>
        <w:t xml:space="preserve">to students </w:t>
      </w:r>
      <w:r w:rsidR="00BC0E24" w:rsidRPr="00127044">
        <w:rPr>
          <w:rFonts w:ascii="Times New Roman" w:hAnsi="Times New Roman"/>
          <w:color w:val="000000"/>
          <w:szCs w:val="24"/>
        </w:rPr>
        <w:t xml:space="preserve">predicts </w:t>
      </w:r>
      <w:r w:rsidR="009B6662" w:rsidRPr="00127044">
        <w:rPr>
          <w:rFonts w:ascii="Times New Roman" w:hAnsi="Times New Roman"/>
          <w:color w:val="000000"/>
          <w:szCs w:val="24"/>
        </w:rPr>
        <w:t>a 0.405</w:t>
      </w:r>
      <w:r w:rsidR="00BC0E24" w:rsidRPr="00127044">
        <w:rPr>
          <w:rFonts w:ascii="Times New Roman" w:hAnsi="Times New Roman"/>
          <w:color w:val="000000"/>
          <w:szCs w:val="24"/>
        </w:rPr>
        <w:t xml:space="preserve"> percent increase in graduation rates.</w:t>
      </w:r>
      <w:r w:rsidR="00FA6711" w:rsidRPr="00127044">
        <w:rPr>
          <w:rFonts w:ascii="Times New Roman" w:hAnsi="Times New Roman"/>
          <w:color w:val="000000"/>
          <w:szCs w:val="24"/>
        </w:rPr>
        <w:t xml:space="preserve"> Note that this figure is substantially lower than the 1.55 percent increase calculated by Emmons and Wilkinson (2011) in a similar study that controlled for race/ethnicity and financial aid. This study is different, in that it includes other factors that contribute to graduation including measures of academic performance, academic integration, institutional commitment, and intent to persist.</w:t>
      </w:r>
    </w:p>
    <w:p w:rsidR="009B6662" w:rsidRPr="00127044" w:rsidRDefault="00FA6711" w:rsidP="00613250">
      <w:pPr>
        <w:spacing w:line="480" w:lineRule="auto"/>
        <w:ind w:firstLine="720"/>
        <w:rPr>
          <w:rFonts w:ascii="Times New Roman" w:hAnsi="Times New Roman"/>
          <w:color w:val="000000"/>
          <w:szCs w:val="24"/>
        </w:rPr>
      </w:pPr>
      <w:r w:rsidRPr="00127044">
        <w:rPr>
          <w:rFonts w:ascii="Times New Roman" w:hAnsi="Times New Roman"/>
          <w:color w:val="000000"/>
          <w:szCs w:val="24"/>
        </w:rPr>
        <w:t>Using the same formula for expenditures, Inserting β</w:t>
      </w:r>
      <w:r w:rsidR="002F7238" w:rsidRPr="00127044">
        <w:rPr>
          <w:rFonts w:ascii="Times New Roman" w:hAnsi="Times New Roman"/>
          <w:color w:val="000000"/>
          <w:szCs w:val="24"/>
          <w:vertAlign w:val="subscript"/>
        </w:rPr>
        <w:t>2</w:t>
      </w:r>
      <w:r w:rsidRPr="00127044">
        <w:rPr>
          <w:rFonts w:ascii="Times New Roman" w:hAnsi="Times New Roman"/>
          <w:color w:val="000000"/>
          <w:szCs w:val="24"/>
        </w:rPr>
        <w:t xml:space="preserve"> and a 10 percent increase into the equation </w:t>
      </w:r>
      <w:r w:rsidR="00D47763" w:rsidRPr="00127044">
        <w:rPr>
          <w:rFonts w:ascii="Times New Roman" w:hAnsi="Times New Roman"/>
          <w:color w:val="000000"/>
          <w:szCs w:val="24"/>
        </w:rPr>
        <w:t xml:space="preserve">generates </w:t>
      </w:r>
      <w:r w:rsidRPr="00127044">
        <w:rPr>
          <w:rFonts w:ascii="Times New Roman" w:hAnsi="Times New Roman"/>
          <w:color w:val="000000"/>
          <w:szCs w:val="24"/>
        </w:rPr>
        <w:t xml:space="preserve">Expenditures = </w:t>
      </w:r>
      <w:r w:rsidR="004302BF" w:rsidRPr="00127044">
        <w:rPr>
          <w:rFonts w:ascii="Times New Roman" w:hAnsi="Times New Roman"/>
          <w:color w:val="000000"/>
          <w:szCs w:val="24"/>
        </w:rPr>
        <w:t>5</w:t>
      </w:r>
      <w:r w:rsidRPr="00127044">
        <w:rPr>
          <w:rFonts w:ascii="Times New Roman" w:hAnsi="Times New Roman"/>
          <w:color w:val="000000"/>
          <w:szCs w:val="24"/>
        </w:rPr>
        <w:t>.</w:t>
      </w:r>
      <w:r w:rsidR="004302BF" w:rsidRPr="00127044">
        <w:rPr>
          <w:rFonts w:ascii="Times New Roman" w:hAnsi="Times New Roman"/>
          <w:color w:val="000000"/>
          <w:szCs w:val="24"/>
        </w:rPr>
        <w:t>149</w:t>
      </w:r>
      <w:r w:rsidRPr="00127044">
        <w:rPr>
          <w:rFonts w:ascii="Times New Roman" w:hAnsi="Times New Roman"/>
          <w:color w:val="000000"/>
          <w:szCs w:val="24"/>
        </w:rPr>
        <w:t xml:space="preserve"> * log10 (1.1) = </w:t>
      </w:r>
      <w:r w:rsidR="009B6662" w:rsidRPr="00127044">
        <w:rPr>
          <w:rFonts w:ascii="Times New Roman" w:hAnsi="Times New Roman"/>
          <w:color w:val="000000"/>
          <w:szCs w:val="24"/>
        </w:rPr>
        <w:t>0.408</w:t>
      </w:r>
      <w:r w:rsidRPr="00127044">
        <w:rPr>
          <w:rFonts w:ascii="Times New Roman" w:hAnsi="Times New Roman"/>
          <w:color w:val="000000"/>
          <w:szCs w:val="24"/>
        </w:rPr>
        <w:t xml:space="preserve">%. In other words, in the population from which the sample was drawn, </w:t>
      </w:r>
      <w:r w:rsidR="001E03F9" w:rsidRPr="00127044">
        <w:rPr>
          <w:rFonts w:ascii="Times New Roman" w:hAnsi="Times New Roman"/>
          <w:color w:val="000000"/>
          <w:szCs w:val="24"/>
        </w:rPr>
        <w:t xml:space="preserve">and controlling for measures of student engagement related to academic performance, academic integration, institutional commitment, and intent to persist, </w:t>
      </w:r>
      <w:r w:rsidRPr="00127044">
        <w:rPr>
          <w:rFonts w:ascii="Times New Roman" w:hAnsi="Times New Roman"/>
          <w:color w:val="000000"/>
          <w:szCs w:val="24"/>
        </w:rPr>
        <w:t xml:space="preserve">a 10 percent increase in </w:t>
      </w:r>
      <w:r w:rsidR="00DD31D4" w:rsidRPr="00127044">
        <w:rPr>
          <w:rFonts w:ascii="Times New Roman" w:hAnsi="Times New Roman"/>
          <w:color w:val="000000"/>
          <w:szCs w:val="24"/>
        </w:rPr>
        <w:t xml:space="preserve">the ratio of library </w:t>
      </w:r>
      <w:r w:rsidR="00872A52" w:rsidRPr="00127044">
        <w:rPr>
          <w:rFonts w:ascii="Times New Roman" w:hAnsi="Times New Roman"/>
          <w:color w:val="000000"/>
          <w:szCs w:val="24"/>
        </w:rPr>
        <w:t>expenditures per student</w:t>
      </w:r>
      <w:r w:rsidRPr="00127044">
        <w:rPr>
          <w:rFonts w:ascii="Times New Roman" w:hAnsi="Times New Roman"/>
          <w:color w:val="000000"/>
          <w:szCs w:val="24"/>
        </w:rPr>
        <w:t xml:space="preserve"> predicts</w:t>
      </w:r>
      <w:r w:rsidR="009B6662" w:rsidRPr="00127044">
        <w:rPr>
          <w:rFonts w:ascii="Times New Roman" w:hAnsi="Times New Roman"/>
          <w:color w:val="000000"/>
          <w:szCs w:val="24"/>
        </w:rPr>
        <w:t xml:space="preserve"> a 0.408</w:t>
      </w:r>
      <w:r w:rsidRPr="00127044">
        <w:rPr>
          <w:rFonts w:ascii="Times New Roman" w:hAnsi="Times New Roman"/>
          <w:color w:val="000000"/>
          <w:szCs w:val="24"/>
        </w:rPr>
        <w:t xml:space="preserve"> percent increase in graduation rates.</w:t>
      </w:r>
      <w:r w:rsidR="00503807" w:rsidRPr="00127044">
        <w:rPr>
          <w:rFonts w:ascii="Times New Roman" w:hAnsi="Times New Roman"/>
          <w:color w:val="000000"/>
          <w:szCs w:val="24"/>
        </w:rPr>
        <w:t xml:space="preserve"> </w:t>
      </w:r>
    </w:p>
    <w:p w:rsidR="00613250" w:rsidRPr="00127044" w:rsidRDefault="00503807" w:rsidP="00613250">
      <w:pPr>
        <w:spacing w:line="480" w:lineRule="auto"/>
        <w:ind w:firstLine="720"/>
        <w:rPr>
          <w:rFonts w:ascii="Times New Roman" w:hAnsi="Times New Roman"/>
          <w:color w:val="000000"/>
          <w:szCs w:val="24"/>
        </w:rPr>
      </w:pPr>
      <w:r w:rsidRPr="00127044">
        <w:rPr>
          <w:rFonts w:ascii="Times New Roman" w:hAnsi="Times New Roman"/>
          <w:color w:val="000000"/>
          <w:szCs w:val="24"/>
        </w:rPr>
        <w:t>F</w:t>
      </w:r>
      <w:r w:rsidR="00791B6E" w:rsidRPr="00127044">
        <w:rPr>
          <w:rFonts w:ascii="Times New Roman" w:hAnsi="Times New Roman"/>
          <w:color w:val="000000"/>
          <w:szCs w:val="24"/>
        </w:rPr>
        <w:t xml:space="preserve">or both librarians and </w:t>
      </w:r>
      <w:r w:rsidR="00DD31D4" w:rsidRPr="00127044">
        <w:rPr>
          <w:rFonts w:ascii="Times New Roman" w:hAnsi="Times New Roman"/>
          <w:color w:val="000000"/>
          <w:szCs w:val="24"/>
        </w:rPr>
        <w:t xml:space="preserve">library </w:t>
      </w:r>
      <w:r w:rsidR="00791B6E" w:rsidRPr="00127044">
        <w:rPr>
          <w:rFonts w:ascii="Times New Roman" w:hAnsi="Times New Roman"/>
          <w:color w:val="000000"/>
          <w:szCs w:val="24"/>
        </w:rPr>
        <w:t xml:space="preserve">expenditures, the relationship is curvilinear. </w:t>
      </w:r>
      <w:r w:rsidR="00C47321" w:rsidRPr="00127044">
        <w:rPr>
          <w:rFonts w:ascii="Times New Roman" w:hAnsi="Times New Roman"/>
          <w:color w:val="000000"/>
          <w:szCs w:val="24"/>
        </w:rPr>
        <w:t xml:space="preserve">For example, while the first 10 percent increase in the ratio of professional staff </w:t>
      </w:r>
      <w:r w:rsidR="004302BF" w:rsidRPr="00127044">
        <w:rPr>
          <w:rFonts w:ascii="Times New Roman" w:hAnsi="Times New Roman"/>
          <w:color w:val="000000"/>
          <w:szCs w:val="24"/>
        </w:rPr>
        <w:t>to students predicts a .405</w:t>
      </w:r>
      <w:r w:rsidR="00C47321" w:rsidRPr="00127044">
        <w:rPr>
          <w:rFonts w:ascii="Times New Roman" w:hAnsi="Times New Roman"/>
          <w:color w:val="000000"/>
          <w:szCs w:val="24"/>
        </w:rPr>
        <w:t xml:space="preserve"> percent increase in graduation, an additional 10 percent increase </w:t>
      </w:r>
      <w:r w:rsidR="004302BF" w:rsidRPr="00127044">
        <w:rPr>
          <w:rFonts w:ascii="Times New Roman" w:hAnsi="Times New Roman"/>
          <w:color w:val="000000"/>
          <w:szCs w:val="24"/>
        </w:rPr>
        <w:t>only predicts an additional .178</w:t>
      </w:r>
      <w:r w:rsidR="00C47321" w:rsidRPr="00127044">
        <w:rPr>
          <w:rFonts w:ascii="Times New Roman" w:hAnsi="Times New Roman"/>
          <w:color w:val="000000"/>
          <w:szCs w:val="24"/>
        </w:rPr>
        <w:t xml:space="preserve"> percent increase</w:t>
      </w:r>
      <w:r w:rsidR="00791B6E" w:rsidRPr="00127044">
        <w:rPr>
          <w:rFonts w:ascii="Times New Roman" w:hAnsi="Times New Roman"/>
          <w:color w:val="000000"/>
          <w:szCs w:val="24"/>
        </w:rPr>
        <w:t xml:space="preserve"> </w:t>
      </w:r>
      <w:r w:rsidRPr="00127044">
        <w:rPr>
          <w:rFonts w:ascii="Times New Roman" w:hAnsi="Times New Roman"/>
          <w:color w:val="000000"/>
          <w:szCs w:val="24"/>
        </w:rPr>
        <w:t>in</w:t>
      </w:r>
      <w:r w:rsidR="00613250" w:rsidRPr="00127044">
        <w:rPr>
          <w:rFonts w:ascii="Times New Roman" w:hAnsi="Times New Roman"/>
          <w:color w:val="000000"/>
          <w:szCs w:val="24"/>
        </w:rPr>
        <w:t xml:space="preserve"> graduation rates. The predicted impact from changes in the ratio of librarians and </w:t>
      </w:r>
      <w:r w:rsidR="00DD31D4" w:rsidRPr="00127044">
        <w:rPr>
          <w:rFonts w:ascii="Times New Roman" w:hAnsi="Times New Roman"/>
          <w:color w:val="000000"/>
          <w:szCs w:val="24"/>
        </w:rPr>
        <w:t xml:space="preserve">library </w:t>
      </w:r>
      <w:r w:rsidR="00613250" w:rsidRPr="00127044">
        <w:rPr>
          <w:rFonts w:ascii="Times New Roman" w:hAnsi="Times New Roman"/>
          <w:color w:val="000000"/>
          <w:szCs w:val="24"/>
        </w:rPr>
        <w:t xml:space="preserve">expenditures per student are virtually identical as illustrated </w:t>
      </w:r>
      <w:r w:rsidR="009B6662" w:rsidRPr="00127044">
        <w:rPr>
          <w:rFonts w:ascii="Times New Roman" w:hAnsi="Times New Roman"/>
          <w:color w:val="000000"/>
          <w:szCs w:val="24"/>
        </w:rPr>
        <w:t xml:space="preserve">by the overlapping curves </w:t>
      </w:r>
      <w:r w:rsidR="00613250" w:rsidRPr="00127044">
        <w:rPr>
          <w:rFonts w:ascii="Times New Roman" w:hAnsi="Times New Roman"/>
          <w:color w:val="000000"/>
          <w:szCs w:val="24"/>
        </w:rPr>
        <w:t xml:space="preserve">in </w:t>
      </w:r>
      <w:r w:rsidR="00642C82" w:rsidRPr="00127044">
        <w:rPr>
          <w:rFonts w:ascii="Times New Roman" w:hAnsi="Times New Roman"/>
          <w:color w:val="000000"/>
          <w:szCs w:val="24"/>
        </w:rPr>
        <w:t>figure 21</w:t>
      </w:r>
      <w:r w:rsidRPr="00127044">
        <w:rPr>
          <w:rFonts w:ascii="Times New Roman" w:hAnsi="Times New Roman"/>
          <w:color w:val="000000"/>
          <w:szCs w:val="24"/>
        </w:rPr>
        <w:t>.</w:t>
      </w:r>
    </w:p>
    <w:p w:rsidR="00DE42A6" w:rsidRPr="00127044" w:rsidRDefault="004302BF" w:rsidP="00613250">
      <w:pPr>
        <w:spacing w:line="480" w:lineRule="auto"/>
        <w:rPr>
          <w:rFonts w:ascii="Times New Roman" w:hAnsi="Times New Roman"/>
          <w:color w:val="000000"/>
          <w:szCs w:val="24"/>
        </w:rPr>
      </w:pPr>
      <w:r w:rsidRPr="00127044">
        <w:rPr>
          <w:rFonts w:ascii="Times New Roman" w:hAnsi="Times New Roman"/>
          <w:noProof/>
          <w:szCs w:val="24"/>
        </w:rPr>
        <w:lastRenderedPageBreak/>
        <w:drawing>
          <wp:inline distT="0" distB="0" distL="0" distR="0" wp14:anchorId="21AE4AC3" wp14:editId="3676E2FF">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950E6" w:rsidRPr="00127044" w:rsidRDefault="00642C82" w:rsidP="00CB622E">
      <w:pPr>
        <w:pStyle w:val="FigureCaption"/>
        <w:rPr>
          <w:szCs w:val="24"/>
        </w:rPr>
      </w:pPr>
      <w:bookmarkStart w:id="287" w:name="_Toc321814787"/>
      <w:r w:rsidRPr="00127044">
        <w:rPr>
          <w:i/>
          <w:szCs w:val="24"/>
        </w:rPr>
        <w:t>Figure 21</w:t>
      </w:r>
      <w:r w:rsidR="00613250" w:rsidRPr="00127044">
        <w:rPr>
          <w:i/>
          <w:szCs w:val="24"/>
        </w:rPr>
        <w:t>:</w:t>
      </w:r>
      <w:r w:rsidR="00613250" w:rsidRPr="00127044">
        <w:rPr>
          <w:szCs w:val="24"/>
        </w:rPr>
        <w:t xml:space="preserve"> Predicted </w:t>
      </w:r>
      <w:r w:rsidR="00B535ED" w:rsidRPr="00127044">
        <w:rPr>
          <w:szCs w:val="24"/>
        </w:rPr>
        <w:t>Impact of a Change in the Ratios of Librarians and Expenditures to Students on Graduation Rates</w:t>
      </w:r>
      <w:bookmarkEnd w:id="287"/>
    </w:p>
    <w:p w:rsidR="00613250" w:rsidRPr="00127044" w:rsidRDefault="00613250" w:rsidP="00613250">
      <w:pPr>
        <w:pStyle w:val="Heading2fordissertation"/>
        <w:rPr>
          <w:szCs w:val="24"/>
        </w:rPr>
      </w:pPr>
      <w:bookmarkStart w:id="288" w:name="_Toc357082424"/>
      <w:r w:rsidRPr="00127044">
        <w:rPr>
          <w:szCs w:val="24"/>
        </w:rPr>
        <w:t>Discussion</w:t>
      </w:r>
      <w:bookmarkEnd w:id="288"/>
    </w:p>
    <w:p w:rsidR="00613250" w:rsidRPr="00127044" w:rsidRDefault="00DD31D4" w:rsidP="0061325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w:t>
      </w:r>
      <w:r w:rsidR="00B03A9C" w:rsidRPr="00127044">
        <w:rPr>
          <w:rFonts w:ascii="Times New Roman" w:hAnsi="Times New Roman"/>
          <w:color w:val="000000"/>
          <w:szCs w:val="24"/>
        </w:rPr>
        <w:t>fit</w:t>
      </w:r>
      <w:r w:rsidR="00CC260E" w:rsidRPr="00127044">
        <w:rPr>
          <w:rFonts w:ascii="Times New Roman" w:hAnsi="Times New Roman"/>
          <w:color w:val="000000"/>
          <w:szCs w:val="24"/>
        </w:rPr>
        <w:t>ted</w:t>
      </w:r>
      <w:r w:rsidRPr="00127044">
        <w:rPr>
          <w:rFonts w:ascii="Times New Roman" w:hAnsi="Times New Roman"/>
          <w:color w:val="000000"/>
          <w:szCs w:val="24"/>
        </w:rPr>
        <w:t xml:space="preserve"> model from a </w:t>
      </w:r>
      <w:r w:rsidR="00613250" w:rsidRPr="00127044">
        <w:rPr>
          <w:rFonts w:ascii="Times New Roman" w:hAnsi="Times New Roman"/>
          <w:color w:val="000000"/>
          <w:szCs w:val="24"/>
        </w:rPr>
        <w:t>multiple linear regression</w:t>
      </w:r>
      <w:r w:rsidRPr="00127044">
        <w:rPr>
          <w:rFonts w:ascii="Times New Roman" w:hAnsi="Times New Roman"/>
          <w:color w:val="000000"/>
          <w:szCs w:val="24"/>
        </w:rPr>
        <w:t xml:space="preserve"> analysis</w:t>
      </w:r>
      <w:r w:rsidR="00613250" w:rsidRPr="00127044">
        <w:rPr>
          <w:rFonts w:ascii="Times New Roman" w:hAnsi="Times New Roman"/>
          <w:color w:val="000000"/>
          <w:szCs w:val="24"/>
        </w:rPr>
        <w:t xml:space="preserve"> predicts that</w:t>
      </w:r>
      <w:r w:rsidRPr="00127044">
        <w:rPr>
          <w:rFonts w:ascii="Times New Roman" w:hAnsi="Times New Roman"/>
          <w:color w:val="000000"/>
          <w:szCs w:val="24"/>
        </w:rPr>
        <w:t>, controlling for all other variables in the model,</w:t>
      </w:r>
      <w:r w:rsidR="00613250" w:rsidRPr="00127044">
        <w:rPr>
          <w:rFonts w:ascii="Times New Roman" w:hAnsi="Times New Roman"/>
          <w:color w:val="000000"/>
          <w:szCs w:val="24"/>
        </w:rPr>
        <w:t xml:space="preserve"> an increase in the ratio of librarians to students predicts a</w:t>
      </w:r>
      <w:r w:rsidRPr="00127044">
        <w:rPr>
          <w:rFonts w:ascii="Times New Roman" w:hAnsi="Times New Roman"/>
          <w:color w:val="000000"/>
          <w:szCs w:val="24"/>
        </w:rPr>
        <w:t xml:space="preserve"> modest</w:t>
      </w:r>
      <w:r w:rsidR="00613250" w:rsidRPr="00127044">
        <w:rPr>
          <w:rFonts w:ascii="Times New Roman" w:hAnsi="Times New Roman"/>
          <w:color w:val="000000"/>
          <w:szCs w:val="24"/>
        </w:rPr>
        <w:t xml:space="preserve"> increase in graduation rates. Though the numbers are not as large, </w:t>
      </w:r>
      <w:r w:rsidRPr="00127044">
        <w:rPr>
          <w:rFonts w:ascii="Times New Roman" w:hAnsi="Times New Roman"/>
          <w:color w:val="000000"/>
          <w:szCs w:val="24"/>
        </w:rPr>
        <w:t xml:space="preserve">these results echo </w:t>
      </w:r>
      <w:r w:rsidR="00613250" w:rsidRPr="00127044">
        <w:rPr>
          <w:rFonts w:ascii="Times New Roman" w:hAnsi="Times New Roman"/>
          <w:color w:val="000000"/>
          <w:szCs w:val="24"/>
        </w:rPr>
        <w:t xml:space="preserve">the findings </w:t>
      </w:r>
      <w:r w:rsidRPr="00127044">
        <w:rPr>
          <w:rFonts w:ascii="Times New Roman" w:hAnsi="Times New Roman"/>
          <w:color w:val="000000"/>
          <w:szCs w:val="24"/>
        </w:rPr>
        <w:t>from</w:t>
      </w:r>
      <w:r w:rsidR="00613250" w:rsidRPr="00127044">
        <w:rPr>
          <w:rFonts w:ascii="Times New Roman" w:hAnsi="Times New Roman"/>
          <w:color w:val="000000"/>
          <w:szCs w:val="24"/>
        </w:rPr>
        <w:t xml:space="preserve"> a previous study I conducted</w:t>
      </w:r>
      <w:r w:rsidR="00046DFF" w:rsidRPr="00127044">
        <w:rPr>
          <w:rFonts w:ascii="Times New Roman" w:hAnsi="Times New Roman"/>
          <w:color w:val="000000"/>
          <w:szCs w:val="24"/>
        </w:rPr>
        <w:t xml:space="preserve"> with Wilkinson </w:t>
      </w:r>
      <w:r w:rsidR="00E6099C" w:rsidRPr="00127044">
        <w:rPr>
          <w:rFonts w:ascii="Times New Roman" w:hAnsi="Times New Roman"/>
          <w:color w:val="000000"/>
          <w:szCs w:val="24"/>
        </w:rPr>
        <w:fldChar w:fldCharType="begin"/>
      </w:r>
      <w:r w:rsidR="00046DFF" w:rsidRPr="00127044">
        <w:rPr>
          <w:rFonts w:ascii="Times New Roman" w:hAnsi="Times New Roman"/>
          <w:color w:val="000000"/>
          <w:szCs w:val="24"/>
        </w:rPr>
        <w:instrText xml:space="preserve"> ADDIN EN.CITE &lt;EndNote&gt;&lt;Cite&gt;&lt;Author&gt;Emmons&lt;/Author&gt;&lt;Year&gt;2011&lt;/Year&gt;&lt;RecNum&gt;463&lt;/RecNum&gt;&lt;DisplayText&gt;(Emmons &amp;amp; Wilkinson, 2011)&lt;/DisplayText&gt;&lt;record&gt;&lt;rec-number&gt;463&lt;/rec-number&gt;&lt;foreign-keys&gt;&lt;key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color w:val="000000"/>
          <w:szCs w:val="24"/>
        </w:rPr>
        <w:fldChar w:fldCharType="separate"/>
      </w:r>
      <w:r w:rsidR="00046DFF" w:rsidRPr="00127044">
        <w:rPr>
          <w:rFonts w:ascii="Times New Roman" w:hAnsi="Times New Roman"/>
          <w:noProof/>
          <w:color w:val="000000"/>
          <w:szCs w:val="24"/>
        </w:rPr>
        <w:t>(</w:t>
      </w:r>
      <w:hyperlink w:anchor="_ENREF_40" w:tooltip="Emmons, 2011 #463" w:history="1">
        <w:r w:rsidR="00886D37" w:rsidRPr="00127044">
          <w:rPr>
            <w:rFonts w:ascii="Times New Roman" w:hAnsi="Times New Roman"/>
            <w:noProof/>
            <w:color w:val="000000"/>
            <w:szCs w:val="24"/>
          </w:rPr>
          <w:t>Emmons &amp; Wilkinson, 2011</w:t>
        </w:r>
      </w:hyperlink>
      <w:r w:rsidR="00046DFF"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00613250" w:rsidRPr="00127044">
        <w:rPr>
          <w:rFonts w:ascii="Times New Roman" w:hAnsi="Times New Roman"/>
          <w:color w:val="000000"/>
          <w:szCs w:val="24"/>
        </w:rPr>
        <w:t xml:space="preserve">. New </w:t>
      </w:r>
      <w:r w:rsidR="0044362E" w:rsidRPr="00127044">
        <w:rPr>
          <w:rFonts w:ascii="Times New Roman" w:hAnsi="Times New Roman"/>
          <w:color w:val="000000"/>
          <w:szCs w:val="24"/>
        </w:rPr>
        <w:t xml:space="preserve">to </w:t>
      </w:r>
      <w:r w:rsidR="00C81983" w:rsidRPr="00127044">
        <w:rPr>
          <w:rFonts w:ascii="Times New Roman" w:hAnsi="Times New Roman"/>
          <w:color w:val="000000"/>
          <w:szCs w:val="24"/>
        </w:rPr>
        <w:t xml:space="preserve">the findings from </w:t>
      </w:r>
      <w:r w:rsidR="0044362E" w:rsidRPr="00127044">
        <w:rPr>
          <w:rFonts w:ascii="Times New Roman" w:hAnsi="Times New Roman"/>
          <w:color w:val="000000"/>
          <w:szCs w:val="24"/>
        </w:rPr>
        <w:t>our original study</w:t>
      </w:r>
      <w:r w:rsidR="00613250" w:rsidRPr="00127044">
        <w:rPr>
          <w:rFonts w:ascii="Times New Roman" w:hAnsi="Times New Roman"/>
          <w:color w:val="000000"/>
          <w:szCs w:val="24"/>
        </w:rPr>
        <w:t xml:space="preserve"> is that the same holds true for expenditures per student</w:t>
      </w:r>
      <w:r w:rsidR="00C81983" w:rsidRPr="00127044">
        <w:rPr>
          <w:rFonts w:ascii="Times New Roman" w:hAnsi="Times New Roman"/>
          <w:color w:val="000000"/>
          <w:szCs w:val="24"/>
        </w:rPr>
        <w:t xml:space="preserve"> ratio</w:t>
      </w:r>
      <w:r w:rsidR="00613250" w:rsidRPr="00127044">
        <w:rPr>
          <w:rFonts w:ascii="Times New Roman" w:hAnsi="Times New Roman"/>
          <w:color w:val="000000"/>
          <w:szCs w:val="24"/>
        </w:rPr>
        <w:t xml:space="preserve">. </w:t>
      </w:r>
    </w:p>
    <w:p w:rsidR="00613250" w:rsidRPr="00127044" w:rsidRDefault="00613250" w:rsidP="0061325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My interest in pursuing structural equation modeling grew out of that study. In the conclusion, we </w:t>
      </w:r>
      <w:r w:rsidR="00081B9C" w:rsidRPr="00127044">
        <w:rPr>
          <w:rFonts w:ascii="Times New Roman" w:hAnsi="Times New Roman"/>
          <w:color w:val="000000"/>
          <w:szCs w:val="24"/>
        </w:rPr>
        <w:t xml:space="preserve">speculated </w:t>
      </w:r>
      <w:r w:rsidRPr="00127044">
        <w:rPr>
          <w:rFonts w:ascii="Times New Roman" w:hAnsi="Times New Roman"/>
          <w:color w:val="000000"/>
          <w:szCs w:val="24"/>
        </w:rPr>
        <w:t>that</w:t>
      </w:r>
      <w:r w:rsidR="00081B9C" w:rsidRPr="00127044">
        <w:rPr>
          <w:rFonts w:ascii="Times New Roman" w:hAnsi="Times New Roman"/>
          <w:color w:val="000000"/>
          <w:szCs w:val="24"/>
        </w:rPr>
        <w:t xml:space="preserve"> a likely reason that an increase in the ratio of librarians to students predicted an increase in retention and graduation rates was likely due to the fact that the ratio was collinear with other factors. Though I did</w:t>
      </w:r>
      <w:r w:rsidR="00C81983" w:rsidRPr="00127044">
        <w:rPr>
          <w:rFonts w:ascii="Times New Roman" w:hAnsi="Times New Roman"/>
          <w:color w:val="000000"/>
          <w:szCs w:val="24"/>
        </w:rPr>
        <w:t xml:space="preserve"> not</w:t>
      </w:r>
      <w:r w:rsidR="00081B9C" w:rsidRPr="00127044">
        <w:rPr>
          <w:rFonts w:ascii="Times New Roman" w:hAnsi="Times New Roman"/>
          <w:color w:val="000000"/>
          <w:szCs w:val="24"/>
        </w:rPr>
        <w:t xml:space="preserve"> control for all possible factors, this study did control for factors that have been shown to impact persistence such </w:t>
      </w:r>
      <w:r w:rsidR="00081B9C" w:rsidRPr="00127044">
        <w:rPr>
          <w:rFonts w:ascii="Times New Roman" w:hAnsi="Times New Roman"/>
          <w:color w:val="000000"/>
          <w:szCs w:val="24"/>
        </w:rPr>
        <w:lastRenderedPageBreak/>
        <w:t>as academic performance, academic integration, institutional commitment, and intent to persist. The result was a smaller impact</w:t>
      </w:r>
      <w:r w:rsidR="00C81983" w:rsidRPr="00127044">
        <w:rPr>
          <w:rFonts w:ascii="Times New Roman" w:hAnsi="Times New Roman"/>
          <w:color w:val="000000"/>
          <w:szCs w:val="24"/>
        </w:rPr>
        <w:t xml:space="preserve"> </w:t>
      </w:r>
      <w:r w:rsidR="00383BCD" w:rsidRPr="00127044">
        <w:rPr>
          <w:rFonts w:ascii="Times New Roman" w:hAnsi="Times New Roman"/>
          <w:color w:val="000000"/>
          <w:szCs w:val="24"/>
        </w:rPr>
        <w:t>by</w:t>
      </w:r>
      <w:r w:rsidR="00C81983" w:rsidRPr="00127044">
        <w:rPr>
          <w:rFonts w:ascii="Times New Roman" w:hAnsi="Times New Roman"/>
          <w:color w:val="000000"/>
          <w:szCs w:val="24"/>
        </w:rPr>
        <w:t xml:space="preserve"> the library</w:t>
      </w:r>
      <w:r w:rsidR="002F2B35" w:rsidRPr="00127044">
        <w:rPr>
          <w:rFonts w:ascii="Times New Roman" w:hAnsi="Times New Roman"/>
          <w:color w:val="000000"/>
          <w:szCs w:val="24"/>
        </w:rPr>
        <w:t>, but an impact nonethe</w:t>
      </w:r>
      <w:r w:rsidR="00081B9C" w:rsidRPr="00127044">
        <w:rPr>
          <w:rFonts w:ascii="Times New Roman" w:hAnsi="Times New Roman"/>
          <w:color w:val="000000"/>
          <w:szCs w:val="24"/>
        </w:rPr>
        <w:t>less.</w:t>
      </w:r>
    </w:p>
    <w:p w:rsidR="00081B9C" w:rsidRPr="00127044" w:rsidRDefault="00081B9C" w:rsidP="0061325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We also conjectured that the library did not have a direct impact, but that it was instead indirect and mediated by other factors. The </w:t>
      </w:r>
      <w:r w:rsidR="00161A3E" w:rsidRPr="00127044">
        <w:rPr>
          <w:rFonts w:ascii="Times New Roman" w:hAnsi="Times New Roman"/>
          <w:color w:val="000000"/>
          <w:szCs w:val="24"/>
        </w:rPr>
        <w:t xml:space="preserve">structural </w:t>
      </w:r>
      <w:r w:rsidRPr="00127044">
        <w:rPr>
          <w:rFonts w:ascii="Times New Roman" w:hAnsi="Times New Roman"/>
          <w:color w:val="000000"/>
          <w:szCs w:val="24"/>
        </w:rPr>
        <w:t xml:space="preserve">models I hypothesized were designed to test potential mediating factors. Unfortunately, despite a strong theoretical foundation and </w:t>
      </w:r>
      <w:r w:rsidR="00C81983" w:rsidRPr="00127044">
        <w:rPr>
          <w:rFonts w:ascii="Times New Roman" w:hAnsi="Times New Roman"/>
          <w:color w:val="000000"/>
          <w:szCs w:val="24"/>
        </w:rPr>
        <w:t>the results</w:t>
      </w:r>
      <w:r w:rsidR="00D5407D" w:rsidRPr="00127044">
        <w:rPr>
          <w:rFonts w:ascii="Times New Roman" w:hAnsi="Times New Roman"/>
          <w:color w:val="000000"/>
          <w:szCs w:val="24"/>
        </w:rPr>
        <w:t xml:space="preserve"> from</w:t>
      </w:r>
      <w:r w:rsidR="00C81983" w:rsidRPr="00127044">
        <w:rPr>
          <w:rFonts w:ascii="Times New Roman" w:hAnsi="Times New Roman"/>
          <w:color w:val="000000"/>
          <w:szCs w:val="24"/>
        </w:rPr>
        <w:t xml:space="preserve"> </w:t>
      </w:r>
      <w:r w:rsidR="00CF24C8" w:rsidRPr="00127044">
        <w:rPr>
          <w:rFonts w:ascii="Times New Roman" w:hAnsi="Times New Roman"/>
          <w:color w:val="000000"/>
          <w:szCs w:val="24"/>
        </w:rPr>
        <w:t xml:space="preserve">a taxonomy </w:t>
      </w:r>
      <w:r w:rsidR="00C81983" w:rsidRPr="00127044">
        <w:rPr>
          <w:rFonts w:ascii="Times New Roman" w:hAnsi="Times New Roman"/>
          <w:color w:val="000000"/>
          <w:szCs w:val="24"/>
        </w:rPr>
        <w:t xml:space="preserve">of multiple </w:t>
      </w:r>
      <w:r w:rsidRPr="00127044">
        <w:rPr>
          <w:rFonts w:ascii="Times New Roman" w:hAnsi="Times New Roman"/>
          <w:color w:val="000000"/>
          <w:szCs w:val="24"/>
        </w:rPr>
        <w:t>linear regression</w:t>
      </w:r>
      <w:r w:rsidR="00C81983" w:rsidRPr="00127044">
        <w:rPr>
          <w:rFonts w:ascii="Times New Roman" w:hAnsi="Times New Roman"/>
          <w:color w:val="000000"/>
          <w:szCs w:val="24"/>
        </w:rPr>
        <w:t xml:space="preserve"> models </w:t>
      </w:r>
      <w:r w:rsidR="00161A3E" w:rsidRPr="00127044">
        <w:rPr>
          <w:rFonts w:ascii="Times New Roman" w:hAnsi="Times New Roman"/>
          <w:color w:val="000000"/>
          <w:szCs w:val="24"/>
        </w:rPr>
        <w:t>suggest</w:t>
      </w:r>
      <w:r w:rsidR="00F77380" w:rsidRPr="00127044">
        <w:rPr>
          <w:rFonts w:ascii="Times New Roman" w:hAnsi="Times New Roman"/>
          <w:color w:val="000000"/>
          <w:szCs w:val="24"/>
        </w:rPr>
        <w:t>ing</w:t>
      </w:r>
      <w:r w:rsidR="00161A3E" w:rsidRPr="00127044">
        <w:rPr>
          <w:rFonts w:ascii="Times New Roman" w:hAnsi="Times New Roman"/>
          <w:color w:val="000000"/>
          <w:szCs w:val="24"/>
        </w:rPr>
        <w:t xml:space="preserve"> that the library measures </w:t>
      </w:r>
      <w:r w:rsidR="00C81983" w:rsidRPr="00127044">
        <w:rPr>
          <w:rFonts w:ascii="Times New Roman" w:hAnsi="Times New Roman"/>
          <w:color w:val="000000"/>
          <w:szCs w:val="24"/>
        </w:rPr>
        <w:t>have predictive power,</w:t>
      </w:r>
      <w:r w:rsidRPr="00127044">
        <w:rPr>
          <w:rFonts w:ascii="Times New Roman" w:hAnsi="Times New Roman"/>
          <w:color w:val="000000"/>
          <w:szCs w:val="24"/>
        </w:rPr>
        <w:t xml:space="preserve"> none of the </w:t>
      </w:r>
      <w:r w:rsidR="00C81983" w:rsidRPr="00127044">
        <w:rPr>
          <w:rFonts w:ascii="Times New Roman" w:hAnsi="Times New Roman"/>
          <w:color w:val="000000"/>
          <w:szCs w:val="24"/>
        </w:rPr>
        <w:t xml:space="preserve">structural equation </w:t>
      </w:r>
      <w:r w:rsidRPr="00127044">
        <w:rPr>
          <w:rFonts w:ascii="Times New Roman" w:hAnsi="Times New Roman"/>
          <w:color w:val="000000"/>
          <w:szCs w:val="24"/>
        </w:rPr>
        <w:t xml:space="preserve">models fit, and so I </w:t>
      </w:r>
      <w:r w:rsidR="009F0C60" w:rsidRPr="00127044">
        <w:rPr>
          <w:rFonts w:ascii="Times New Roman" w:hAnsi="Times New Roman"/>
          <w:color w:val="000000"/>
          <w:szCs w:val="24"/>
        </w:rPr>
        <w:t>was</w:t>
      </w:r>
      <w:r w:rsidRPr="00127044">
        <w:rPr>
          <w:rFonts w:ascii="Times New Roman" w:hAnsi="Times New Roman"/>
          <w:color w:val="000000"/>
          <w:szCs w:val="24"/>
        </w:rPr>
        <w:t xml:space="preserve"> left to explore the reasons why.</w:t>
      </w:r>
    </w:p>
    <w:p w:rsidR="00DA6C92" w:rsidRDefault="00DA6C92">
      <w:pPr>
        <w:rPr>
          <w:rFonts w:ascii="Times New Roman" w:hAnsi="Times New Roman"/>
          <w:b/>
          <w:szCs w:val="24"/>
        </w:rPr>
      </w:pPr>
      <w:r>
        <w:rPr>
          <w:szCs w:val="24"/>
        </w:rPr>
        <w:br w:type="page"/>
      </w:r>
    </w:p>
    <w:p w:rsidR="000E3F45" w:rsidRDefault="000E3F45">
      <w:pPr>
        <w:rPr>
          <w:rFonts w:ascii="Times New Roman" w:hAnsi="Times New Roman"/>
          <w:b/>
          <w:szCs w:val="24"/>
        </w:rPr>
      </w:pPr>
      <w:bookmarkStart w:id="289" w:name="_Toc357082425"/>
      <w:r>
        <w:rPr>
          <w:szCs w:val="24"/>
        </w:rPr>
        <w:lastRenderedPageBreak/>
        <w:br w:type="page"/>
      </w:r>
    </w:p>
    <w:p w:rsidR="009068C4" w:rsidRPr="00127044" w:rsidRDefault="007A23B0" w:rsidP="007A23B0">
      <w:pPr>
        <w:pStyle w:val="Heading1fordissertation"/>
        <w:rPr>
          <w:szCs w:val="24"/>
        </w:rPr>
      </w:pPr>
      <w:r w:rsidRPr="00127044">
        <w:rPr>
          <w:szCs w:val="24"/>
        </w:rPr>
        <w:lastRenderedPageBreak/>
        <w:t>CHAPTER 5:</w:t>
      </w:r>
      <w:bookmarkEnd w:id="289"/>
      <w:r w:rsidRPr="00127044">
        <w:rPr>
          <w:szCs w:val="24"/>
        </w:rPr>
        <w:t xml:space="preserve"> </w:t>
      </w:r>
    </w:p>
    <w:p w:rsidR="007A23B0" w:rsidRPr="00127044" w:rsidRDefault="007A23B0" w:rsidP="007A23B0">
      <w:pPr>
        <w:pStyle w:val="Heading1fordissertation"/>
        <w:rPr>
          <w:szCs w:val="24"/>
        </w:rPr>
      </w:pPr>
      <w:bookmarkStart w:id="290" w:name="_Toc321814900"/>
      <w:bookmarkStart w:id="291" w:name="_Toc322177206"/>
      <w:bookmarkStart w:id="292" w:name="_Toc357082426"/>
      <w:r w:rsidRPr="00127044">
        <w:rPr>
          <w:szCs w:val="24"/>
        </w:rPr>
        <w:t>CONCLUSIONS</w:t>
      </w:r>
      <w:bookmarkEnd w:id="290"/>
      <w:bookmarkEnd w:id="291"/>
      <w:bookmarkEnd w:id="292"/>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What impact does the academic library have on student persistence?</w:t>
      </w:r>
    </w:p>
    <w:p w:rsidR="007A23B0" w:rsidRPr="00127044" w:rsidRDefault="00F7738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Based on </w:t>
      </w:r>
      <w:r w:rsidR="007A23B0" w:rsidRPr="00127044">
        <w:rPr>
          <w:rFonts w:ascii="Times New Roman" w:hAnsi="Times New Roman"/>
          <w:color w:val="000000"/>
          <w:szCs w:val="24"/>
        </w:rPr>
        <w:t>fitting a taxonomy of</w:t>
      </w:r>
      <w:r w:rsidR="00C91C6C" w:rsidRPr="00127044">
        <w:rPr>
          <w:rFonts w:ascii="Times New Roman" w:hAnsi="Times New Roman"/>
          <w:color w:val="000000"/>
          <w:szCs w:val="24"/>
        </w:rPr>
        <w:t xml:space="preserve"> </w:t>
      </w:r>
      <w:r w:rsidR="007A23B0" w:rsidRPr="00127044">
        <w:rPr>
          <w:rFonts w:ascii="Times New Roman" w:hAnsi="Times New Roman"/>
          <w:color w:val="000000"/>
          <w:szCs w:val="24"/>
        </w:rPr>
        <w:t xml:space="preserve">multiple linear regression models, I found that, holding a vector of institutional variables constant, a change in the ratio of librarians to students predicts a change in graduation rates. My finding reinforces the findings of a previous study I conducted with Wilkinson </w:t>
      </w:r>
      <w:r w:rsidR="00E6099C" w:rsidRPr="00127044">
        <w:rPr>
          <w:rFonts w:ascii="Times New Roman" w:hAnsi="Times New Roman"/>
          <w:color w:val="000000"/>
          <w:szCs w:val="24"/>
        </w:rPr>
        <w:fldChar w:fldCharType="begin"/>
      </w:r>
      <w:r w:rsidR="007A23B0" w:rsidRPr="00127044">
        <w:rPr>
          <w:rFonts w:ascii="Times New Roman" w:hAnsi="Times New Roman"/>
          <w:color w:val="000000"/>
          <w:szCs w:val="24"/>
        </w:rPr>
        <w:instrText xml:space="preserve"> ADDIN EN.CITE &lt;EndNote&gt;&lt;Cite&gt;&lt;Author&gt;Emmons&lt;/Author&gt;&lt;Year&gt;2011&lt;/Year&gt;&lt;RecNum&gt;463&lt;/RecNum&gt;&lt;DisplayText&gt;(Emmons &amp;amp; Wilkinson, 2011)&lt;/DisplayText&gt;&lt;record&gt;&lt;rec-number&gt;463&lt;/rec-number&gt;&lt;foreign-keys&gt;&lt;key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color w:val="000000"/>
          <w:szCs w:val="24"/>
        </w:rPr>
        <w:fldChar w:fldCharType="separate"/>
      </w:r>
      <w:r w:rsidR="007A23B0" w:rsidRPr="00127044">
        <w:rPr>
          <w:rFonts w:ascii="Times New Roman" w:hAnsi="Times New Roman"/>
          <w:noProof/>
          <w:color w:val="000000"/>
          <w:szCs w:val="24"/>
        </w:rPr>
        <w:t>(</w:t>
      </w:r>
      <w:hyperlink w:anchor="_ENREF_40" w:tooltip="Emmons, 2011 #463" w:history="1">
        <w:r w:rsidR="00886D37" w:rsidRPr="00127044">
          <w:rPr>
            <w:rFonts w:ascii="Times New Roman" w:hAnsi="Times New Roman"/>
            <w:noProof/>
            <w:color w:val="000000"/>
            <w:szCs w:val="24"/>
          </w:rPr>
          <w:t>Emmons &amp; Wilkinson, 2011</w:t>
        </w:r>
      </w:hyperlink>
      <w:r w:rsidR="007A23B0"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007A23B0" w:rsidRPr="00127044">
        <w:rPr>
          <w:rFonts w:ascii="Times New Roman" w:hAnsi="Times New Roman"/>
          <w:color w:val="000000"/>
          <w:szCs w:val="24"/>
        </w:rPr>
        <w:t xml:space="preserve"> and adds the conclusion that a change in l</w:t>
      </w:r>
      <w:r w:rsidR="007C33DB" w:rsidRPr="00127044">
        <w:rPr>
          <w:rFonts w:ascii="Times New Roman" w:hAnsi="Times New Roman"/>
          <w:color w:val="000000"/>
          <w:szCs w:val="24"/>
        </w:rPr>
        <w:t>ibrary expenditures per student</w:t>
      </w:r>
      <w:r w:rsidR="007A23B0" w:rsidRPr="00127044">
        <w:rPr>
          <w:rFonts w:ascii="Times New Roman" w:hAnsi="Times New Roman"/>
          <w:color w:val="000000"/>
          <w:szCs w:val="24"/>
        </w:rPr>
        <w:t xml:space="preserve"> also predict</w:t>
      </w:r>
      <w:r w:rsidR="007C33DB" w:rsidRPr="00127044">
        <w:rPr>
          <w:rFonts w:ascii="Times New Roman" w:hAnsi="Times New Roman"/>
          <w:color w:val="000000"/>
          <w:szCs w:val="24"/>
        </w:rPr>
        <w:t>s</w:t>
      </w:r>
      <w:r w:rsidR="007A23B0" w:rsidRPr="00127044">
        <w:rPr>
          <w:rFonts w:ascii="Times New Roman" w:hAnsi="Times New Roman"/>
          <w:color w:val="000000"/>
          <w:szCs w:val="24"/>
        </w:rPr>
        <w:t xml:space="preserve"> a change in graduation rates. </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These findings </w:t>
      </w:r>
      <w:r w:rsidR="009D7718" w:rsidRPr="00127044">
        <w:rPr>
          <w:rFonts w:ascii="Times New Roman" w:hAnsi="Times New Roman"/>
          <w:color w:val="000000"/>
          <w:szCs w:val="24"/>
        </w:rPr>
        <w:t>brought</w:t>
      </w:r>
      <w:r w:rsidRPr="00127044">
        <w:rPr>
          <w:rFonts w:ascii="Times New Roman" w:hAnsi="Times New Roman"/>
          <w:color w:val="000000"/>
          <w:szCs w:val="24"/>
        </w:rPr>
        <w:t xml:space="preserve"> me </w:t>
      </w:r>
      <w:r w:rsidR="00572646" w:rsidRPr="00127044">
        <w:rPr>
          <w:rFonts w:ascii="Times New Roman" w:hAnsi="Times New Roman"/>
          <w:color w:val="000000"/>
          <w:szCs w:val="24"/>
        </w:rPr>
        <w:t>full</w:t>
      </w:r>
      <w:r w:rsidRPr="00127044">
        <w:rPr>
          <w:rFonts w:ascii="Times New Roman" w:hAnsi="Times New Roman"/>
          <w:color w:val="000000"/>
          <w:szCs w:val="24"/>
        </w:rPr>
        <w:t xml:space="preserve"> circle, as my original interest in developing a model of the library impact on student persistence that I could test with structural equation modeling grew out of that study. In that first study, we were also interested in the impact that the academic library had upon student success. When we found that librarians did make a difference, we were excited. But, we were left to speculate as to the causes. We reasoned that one likely explanation that an increase in the ratio of librarians to students predicted an increase in retention and graduation rates was due to the fact that the library input and output measures </w:t>
      </w:r>
      <w:r w:rsidR="00F232D8" w:rsidRPr="00127044">
        <w:rPr>
          <w:rFonts w:ascii="Times New Roman" w:hAnsi="Times New Roman"/>
          <w:color w:val="000000"/>
          <w:szCs w:val="24"/>
        </w:rPr>
        <w:t>correlated</w:t>
      </w:r>
      <w:r w:rsidRPr="00127044">
        <w:rPr>
          <w:rFonts w:ascii="Times New Roman" w:hAnsi="Times New Roman"/>
          <w:color w:val="000000"/>
          <w:szCs w:val="24"/>
        </w:rPr>
        <w:t xml:space="preserve"> with other factors.</w:t>
      </w:r>
      <w:r w:rsidR="00C91C6C" w:rsidRPr="00127044">
        <w:rPr>
          <w:rFonts w:ascii="Times New Roman" w:hAnsi="Times New Roman"/>
          <w:color w:val="000000"/>
          <w:szCs w:val="24"/>
        </w:rPr>
        <w:t xml:space="preserve"> </w:t>
      </w:r>
      <w:r w:rsidRPr="00127044">
        <w:rPr>
          <w:rFonts w:ascii="Times New Roman" w:hAnsi="Times New Roman"/>
          <w:color w:val="000000"/>
          <w:szCs w:val="24"/>
        </w:rPr>
        <w:t>We concluded that the library did not have a direct impact, but that it did have an indirect impact mediated by other factors. I was interested in what those factors might be and began my investigation.</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made a thorough search of the literature and discovered that several models of student persistence had emerged from Astin </w:t>
      </w:r>
      <w:r w:rsidR="00E6099C" w:rsidRPr="00127044">
        <w:rPr>
          <w:rFonts w:ascii="Times New Roman" w:hAnsi="Times New Roman"/>
          <w:color w:val="000000"/>
          <w:szCs w:val="24"/>
        </w:rPr>
        <w:fldChar w:fldCharType="begin">
          <w:fldData xml:space="preserve">PEVuZE5vdGU+PENpdGUgRXhjbHVkZUF1dGg9IjEiPjxBdXRob3I+QXN0aW48L0F1dGhvcj48WWVh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biBzZXJpZXMuPC9zZWNvbmRhcnktdGl0bGU+PC90aXRsZXM+PHBhZ2VzPnh4aSwgNDgyIHAuPC9w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</w:fldData>
        </w:fldChar>
      </w:r>
      <w:r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PEVuZE5vdGU+PENpdGUgRXhjbHVkZUF1dGg9IjEiPjxBdXRob3I+QXN0aW48L0F1dGhvcj48WWVh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biBzZXJpZXMuPC9zZWNvbmRhcnktdGl0bGU+PC90aXRsZXM+PHBhZ2VzPnh4aSwgNDgyIHAuPC9w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</w:fldData>
        </w:fldChar>
      </w:r>
      <w:r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6" w:tooltip="Astin, 1977 #434" w:history="1">
        <w:r w:rsidR="00886D37" w:rsidRPr="00127044">
          <w:rPr>
            <w:rFonts w:ascii="Times New Roman" w:hAnsi="Times New Roman"/>
            <w:noProof/>
            <w:color w:val="000000"/>
            <w:szCs w:val="24"/>
          </w:rPr>
          <w:t>1977</w:t>
        </w:r>
      </w:hyperlink>
      <w:r w:rsidRPr="00127044">
        <w:rPr>
          <w:rFonts w:ascii="Times New Roman" w:hAnsi="Times New Roman"/>
          <w:noProof/>
          <w:color w:val="000000"/>
          <w:szCs w:val="24"/>
        </w:rPr>
        <w:t xml:space="preserve">, </w:t>
      </w:r>
      <w:hyperlink w:anchor="_ENREF_17" w:tooltip="Astin, 1993 #2" w:history="1">
        <w:r w:rsidR="00886D37" w:rsidRPr="00127044">
          <w:rPr>
            <w:rFonts w:ascii="Times New Roman" w:hAnsi="Times New Roman"/>
            <w:noProof/>
            <w:color w:val="000000"/>
            <w:szCs w:val="24"/>
          </w:rPr>
          <w:t>1993</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Tinto </w:t>
      </w:r>
      <w:r w:rsidR="00E6099C" w:rsidRPr="00127044">
        <w:rPr>
          <w:rFonts w:ascii="Times New Roman" w:hAnsi="Times New Roman"/>
          <w:color w:val="000000"/>
          <w:szCs w:val="24"/>
        </w:rPr>
        <w:fldChar w:fldCharType="begin">
          <w:fldData xml:space="preserve">PEVuZE5vdGU+PENpdGUgRXhjbHVkZUF1dGg9IjEiPjxBdXRob3I+VGludG88L0F1dGhvcj48WWVh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</w:fldData>
        </w:fldChar>
      </w:r>
      <w:r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PEVuZE5vdGU+PENpdGUgRXhjbHVkZUF1dGg9IjEiPjxBdXRob3I+VGludG88L0F1dGhvcj48WWVh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</w:fldData>
        </w:fldChar>
      </w:r>
      <w:r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16" w:tooltip="Tinto, 1987 #14" w:history="1">
        <w:r w:rsidR="00886D37" w:rsidRPr="00127044">
          <w:rPr>
            <w:rFonts w:ascii="Times New Roman" w:hAnsi="Times New Roman"/>
            <w:noProof/>
            <w:color w:val="000000"/>
            <w:szCs w:val="24"/>
          </w:rPr>
          <w:t>1987</w:t>
        </w:r>
      </w:hyperlink>
      <w:r w:rsidRPr="00127044">
        <w:rPr>
          <w:rFonts w:ascii="Times New Roman" w:hAnsi="Times New Roman"/>
          <w:noProof/>
          <w:color w:val="000000"/>
          <w:szCs w:val="24"/>
        </w:rPr>
        <w:t xml:space="preserve">, </w:t>
      </w:r>
      <w:hyperlink w:anchor="_ENREF_117" w:tooltip="Tinto, 1993 #13" w:history="1">
        <w:r w:rsidR="00886D37" w:rsidRPr="00127044">
          <w:rPr>
            <w:rFonts w:ascii="Times New Roman" w:hAnsi="Times New Roman"/>
            <w:noProof/>
            <w:color w:val="000000"/>
            <w:szCs w:val="24"/>
          </w:rPr>
          <w:t>1993</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and Bean and Metzner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 ExcludeAuth="1"&gt;&lt;Author&gt;Bean&lt;/Author&gt;&lt;Year&gt;1985&lt;/Year&gt;&lt;RecNum&gt;98&lt;/RecNum&gt;&lt;DisplayText&gt;(1985)&lt;/DisplayText&gt;&lt;record&gt;&lt;rec-number&gt;98&lt;/rec-number&gt;&lt;foreign-keys&gt;&lt;key app="EN" db-id="trdvwvf9m00zd4es0eavtr0g5zf90pzwzsw5"&gt;98&lt;/key&gt;&lt;/foreign-keys&gt;&lt;ref-type name="Journal Article"&gt;17&lt;/ref-type&gt;&lt;contributors&gt;&lt;authors&gt;&lt;author&gt;Bean, John P.&lt;/author&gt;&lt;author&gt;Metzner, BS&lt;/author&gt;&lt;/authors&gt;&lt;/contributors&gt;&lt;titles&gt;&lt;title&gt;A conceptual model of nontraditional undergraduate student attrition&lt;/title&gt;&lt;secondary-title&gt;Review of Educational Research&lt;/secondary-title&gt;&lt;/titles&gt;&lt;periodical&gt;&lt;full-title&gt;Review of educational Research&lt;/full-title&gt;&lt;/periodical&gt;&lt;pages&gt;485-540&lt;/pages&gt;&lt;volume&gt;55&lt;/volume&gt;&lt;number&gt;4&lt;/number&gt;&lt;dates&gt;&lt;year&gt;1985&lt;/year&gt;&lt;/dates&gt;&lt;urls&gt;&lt;/urls&gt;&lt;electronic-resource-num&gt;10.3102/00346543055004485&lt;/electronic-resource-num&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21" w:tooltip="Bean, 1985 #98" w:history="1">
        <w:r w:rsidR="00886D37" w:rsidRPr="00127044">
          <w:rPr>
            <w:rFonts w:ascii="Times New Roman" w:hAnsi="Times New Roman"/>
            <w:noProof/>
            <w:color w:val="000000"/>
            <w:szCs w:val="24"/>
          </w:rPr>
          <w:t>1985</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and that these last two models had been merged and tested by </w:t>
      </w:r>
      <w:r w:rsidRPr="00127044">
        <w:rPr>
          <w:rFonts w:ascii="Times New Roman" w:hAnsi="Times New Roman"/>
          <w:szCs w:val="24"/>
        </w:rPr>
        <w:t xml:space="preserve">Cabrera, Nora, and Castañeda </w:t>
      </w:r>
      <w:r w:rsidR="00E6099C" w:rsidRPr="00127044">
        <w:rPr>
          <w:rFonts w:ascii="Times New Roman" w:hAnsi="Times New Roman"/>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Pr="00127044">
        <w:rPr>
          <w:rFonts w:ascii="Times New Roman" w:hAnsi="Times New Roman"/>
          <w:szCs w:val="24"/>
        </w:rPr>
        <w:instrText xml:space="preserve"> ADDIN EN.CITE </w:instrText>
      </w:r>
      <w:r w:rsidR="00E6099C" w:rsidRPr="00127044">
        <w:rPr>
          <w:rFonts w:ascii="Times New Roman" w:hAnsi="Times New Roman"/>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Pr="00127044">
        <w:rPr>
          <w:rFonts w:ascii="Times New Roman" w:hAnsi="Times New Roman"/>
          <w:szCs w:val="24"/>
        </w:rPr>
        <w:instrText xml:space="preserve"> ADDIN EN.CITE.DATA </w:instrText>
      </w:r>
      <w:r w:rsidR="00E6099C" w:rsidRPr="00127044">
        <w:rPr>
          <w:rFonts w:ascii="Times New Roman" w:hAnsi="Times New Roman"/>
          <w:szCs w:val="24"/>
        </w:rPr>
      </w:r>
      <w:r w:rsidR="00E6099C"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Pr="00127044">
        <w:rPr>
          <w:rFonts w:ascii="Times New Roman" w:hAnsi="Times New Roman"/>
          <w:noProof/>
          <w:szCs w:val="24"/>
        </w:rPr>
        <w:t>(</w:t>
      </w:r>
      <w:hyperlink w:anchor="_ENREF_29" w:tooltip="Cabrera, 1993 #43" w:history="1">
        <w:r w:rsidR="00886D37" w:rsidRPr="00127044">
          <w:rPr>
            <w:rFonts w:ascii="Times New Roman" w:hAnsi="Times New Roman"/>
            <w:noProof/>
            <w:szCs w:val="24"/>
          </w:rPr>
          <w:t>1993</w:t>
        </w:r>
      </w:hyperlink>
      <w:r w:rsidRPr="00127044">
        <w:rPr>
          <w:rFonts w:ascii="Times New Roman" w:hAnsi="Times New Roman"/>
          <w:noProof/>
          <w:szCs w:val="24"/>
        </w:rPr>
        <w:t>)</w:t>
      </w:r>
      <w:r w:rsidR="00E6099C" w:rsidRPr="00127044">
        <w:rPr>
          <w:rFonts w:ascii="Times New Roman" w:hAnsi="Times New Roman"/>
          <w:szCs w:val="24"/>
        </w:rPr>
        <w:fldChar w:fldCharType="end"/>
      </w:r>
      <w:r w:rsidRPr="00127044">
        <w:rPr>
          <w:rFonts w:ascii="Times New Roman" w:hAnsi="Times New Roman"/>
          <w:szCs w:val="24"/>
        </w:rPr>
        <w:t xml:space="preserve"> </w:t>
      </w:r>
      <w:r w:rsidRPr="00127044">
        <w:rPr>
          <w:rFonts w:ascii="Times New Roman" w:hAnsi="Times New Roman"/>
          <w:color w:val="000000"/>
          <w:szCs w:val="24"/>
        </w:rPr>
        <w:t xml:space="preserve">using structural equation modeling. Their model </w:t>
      </w:r>
      <w:r w:rsidRPr="00127044">
        <w:rPr>
          <w:rFonts w:ascii="Times New Roman" w:hAnsi="Times New Roman"/>
          <w:color w:val="000000"/>
          <w:szCs w:val="24"/>
        </w:rPr>
        <w:lastRenderedPageBreak/>
        <w:t>included three factors that the literature had shown to be correlated with library measures: academic performance, academic integration, which is a concept similar to academic engagement, and persistence. As a result, I felt comfortable hypothesizing a model that added the library. Because the library related only to those three factors, I decided to t</w:t>
      </w:r>
      <w:r w:rsidR="00642C82" w:rsidRPr="00127044">
        <w:rPr>
          <w:rFonts w:ascii="Times New Roman" w:hAnsi="Times New Roman"/>
          <w:color w:val="000000"/>
          <w:szCs w:val="24"/>
        </w:rPr>
        <w:t>est only a subset (see figure 22</w:t>
      </w:r>
      <w:r w:rsidRPr="00127044">
        <w:rPr>
          <w:rFonts w:ascii="Times New Roman" w:hAnsi="Times New Roman"/>
          <w:color w:val="000000"/>
          <w:szCs w:val="24"/>
        </w:rPr>
        <w:t>) of the entire Cabrera, Nora, and Castañeda model</w:t>
      </w:r>
      <w:r w:rsidR="006B6F6E" w:rsidRPr="00127044">
        <w:rPr>
          <w:rFonts w:ascii="Times New Roman" w:hAnsi="Times New Roman"/>
          <w:color w:val="000000"/>
          <w:szCs w:val="24"/>
        </w:rPr>
        <w:t xml:space="preserve">. I have presented Model 2 before, but I present it again in </w:t>
      </w:r>
      <w:r w:rsidRPr="00127044">
        <w:rPr>
          <w:rFonts w:ascii="Times New Roman" w:hAnsi="Times New Roman"/>
          <w:color w:val="000000"/>
          <w:szCs w:val="24"/>
        </w:rPr>
        <w:t xml:space="preserve">figure </w:t>
      </w:r>
      <w:r w:rsidR="00642C82" w:rsidRPr="00127044">
        <w:rPr>
          <w:rFonts w:ascii="Times New Roman" w:hAnsi="Times New Roman"/>
          <w:color w:val="000000"/>
          <w:szCs w:val="24"/>
        </w:rPr>
        <w:t>22</w:t>
      </w:r>
      <w:r w:rsidRPr="00127044">
        <w:rPr>
          <w:rFonts w:ascii="Times New Roman" w:hAnsi="Times New Roman"/>
          <w:color w:val="000000"/>
          <w:szCs w:val="24"/>
        </w:rPr>
        <w:t>.</w:t>
      </w:r>
    </w:p>
    <w:p w:rsidR="007A23B0" w:rsidRPr="00127044" w:rsidRDefault="007A23B0" w:rsidP="007A23B0">
      <w:pPr>
        <w:spacing w:line="480" w:lineRule="auto"/>
        <w:rPr>
          <w:rFonts w:ascii="Times New Roman" w:hAnsi="Times New Roman"/>
          <w:color w:val="000000"/>
          <w:szCs w:val="24"/>
        </w:rPr>
      </w:pPr>
      <w:r w:rsidRPr="00127044">
        <w:rPr>
          <w:rFonts w:ascii="Times New Roman" w:hAnsi="Times New Roman"/>
          <w:noProof/>
          <w:szCs w:val="24"/>
        </w:rPr>
        <w:drawing>
          <wp:inline distT="0" distB="0" distL="0" distR="0" wp14:anchorId="09EF2768" wp14:editId="36C7814C">
            <wp:extent cx="5937250" cy="1206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5916" b="30615"/>
                    <a:stretch/>
                  </pic:blipFill>
                  <pic:spPr bwMode="auto">
                    <a:xfrm>
                      <a:off x="0" y="0"/>
                      <a:ext cx="5943600" cy="1207790"/>
                    </a:xfrm>
                    <a:prstGeom prst="rect">
                      <a:avLst/>
                    </a:prstGeom>
                    <a:ln>
                      <a:noFill/>
                    </a:ln>
                    <a:extLst>
                      <a:ext uri="{53640926-AAD7-44D8-BBD7-CCE9431645EC}">
                        <a14:shadowObscured xmlns:a14="http://schemas.microsoft.com/office/drawing/2010/main"/>
                      </a:ext>
                    </a:extLst>
                  </pic:spPr>
                </pic:pic>
              </a:graphicData>
            </a:graphic>
          </wp:inline>
        </w:drawing>
      </w:r>
    </w:p>
    <w:p w:rsidR="007A23B0" w:rsidRPr="00127044" w:rsidRDefault="007A23B0" w:rsidP="00CB622E">
      <w:pPr>
        <w:pStyle w:val="FigureCaption"/>
        <w:rPr>
          <w:szCs w:val="24"/>
        </w:rPr>
      </w:pPr>
      <w:bookmarkStart w:id="293" w:name="_Toc321814788"/>
      <w:r w:rsidRPr="00127044">
        <w:rPr>
          <w:i/>
          <w:szCs w:val="24"/>
        </w:rPr>
        <w:t>Figure 2</w:t>
      </w:r>
      <w:r w:rsidR="00642C82" w:rsidRPr="00127044">
        <w:rPr>
          <w:i/>
          <w:szCs w:val="24"/>
        </w:rPr>
        <w:t>2</w:t>
      </w:r>
      <w:r w:rsidRPr="00127044">
        <w:rPr>
          <w:szCs w:val="24"/>
        </w:rPr>
        <w:t>: Model 2</w:t>
      </w:r>
      <w:bookmarkEnd w:id="293"/>
    </w:p>
    <w:p w:rsidR="009D7718" w:rsidRPr="00127044" w:rsidRDefault="007A23B0" w:rsidP="009D7718">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chose indicators that differed from those used by </w:t>
      </w:r>
      <w:r w:rsidR="00061076" w:rsidRPr="00127044">
        <w:rPr>
          <w:rFonts w:ascii="Times New Roman" w:hAnsi="Times New Roman"/>
          <w:szCs w:val="24"/>
        </w:rPr>
        <w:t xml:space="preserve">Cabrera, Nora, and Castañeda </w:t>
      </w:r>
      <w:r w:rsidR="00E6099C" w:rsidRPr="00127044">
        <w:rPr>
          <w:rFonts w:ascii="Times New Roman" w:hAnsi="Times New Roman"/>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061076" w:rsidRPr="00127044">
        <w:rPr>
          <w:rFonts w:ascii="Times New Roman" w:hAnsi="Times New Roman"/>
          <w:szCs w:val="24"/>
        </w:rPr>
        <w:instrText xml:space="preserve"> ADDIN EN.CITE </w:instrText>
      </w:r>
      <w:r w:rsidR="00E6099C" w:rsidRPr="00127044">
        <w:rPr>
          <w:rFonts w:ascii="Times New Roman" w:hAnsi="Times New Roman"/>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061076" w:rsidRPr="00127044">
        <w:rPr>
          <w:rFonts w:ascii="Times New Roman" w:hAnsi="Times New Roman"/>
          <w:szCs w:val="24"/>
        </w:rPr>
        <w:instrText xml:space="preserve"> ADDIN EN.CITE.DATA </w:instrText>
      </w:r>
      <w:r w:rsidR="00E6099C" w:rsidRPr="00127044">
        <w:rPr>
          <w:rFonts w:ascii="Times New Roman" w:hAnsi="Times New Roman"/>
          <w:szCs w:val="24"/>
        </w:rPr>
      </w:r>
      <w:r w:rsidR="00E6099C" w:rsidRPr="00127044">
        <w:rPr>
          <w:rFonts w:ascii="Times New Roman" w:hAnsi="Times New Roman"/>
          <w:szCs w:val="24"/>
        </w:rPr>
        <w:fldChar w:fldCharType="end"/>
      </w:r>
      <w:r w:rsidR="00E6099C" w:rsidRPr="00127044">
        <w:rPr>
          <w:rFonts w:ascii="Times New Roman" w:hAnsi="Times New Roman"/>
          <w:szCs w:val="24"/>
        </w:rPr>
      </w:r>
      <w:r w:rsidR="00E6099C" w:rsidRPr="00127044">
        <w:rPr>
          <w:rFonts w:ascii="Times New Roman" w:hAnsi="Times New Roman"/>
          <w:szCs w:val="24"/>
        </w:rPr>
        <w:fldChar w:fldCharType="separate"/>
      </w:r>
      <w:r w:rsidR="00061076" w:rsidRPr="00127044">
        <w:rPr>
          <w:rFonts w:ascii="Times New Roman" w:hAnsi="Times New Roman"/>
          <w:noProof/>
          <w:szCs w:val="24"/>
        </w:rPr>
        <w:t>(</w:t>
      </w:r>
      <w:hyperlink w:anchor="_ENREF_29" w:tooltip="Cabrera, 1993 #43" w:history="1">
        <w:r w:rsidR="00886D37" w:rsidRPr="00127044">
          <w:rPr>
            <w:rFonts w:ascii="Times New Roman" w:hAnsi="Times New Roman"/>
            <w:noProof/>
            <w:szCs w:val="24"/>
          </w:rPr>
          <w:t>1993</w:t>
        </w:r>
      </w:hyperlink>
      <w:r w:rsidR="00061076" w:rsidRPr="00127044">
        <w:rPr>
          <w:rFonts w:ascii="Times New Roman" w:hAnsi="Times New Roman"/>
          <w:noProof/>
          <w:szCs w:val="24"/>
        </w:rPr>
        <w:t>)</w:t>
      </w:r>
      <w:r w:rsidR="00E6099C" w:rsidRPr="00127044">
        <w:rPr>
          <w:rFonts w:ascii="Times New Roman" w:hAnsi="Times New Roman"/>
          <w:szCs w:val="24"/>
        </w:rPr>
        <w:fldChar w:fldCharType="end"/>
      </w:r>
      <w:r w:rsidR="00061076" w:rsidRPr="00127044">
        <w:rPr>
          <w:rFonts w:ascii="Times New Roman" w:hAnsi="Times New Roman"/>
          <w:szCs w:val="24"/>
        </w:rPr>
        <w:t xml:space="preserve"> </w:t>
      </w:r>
      <w:r w:rsidRPr="00127044">
        <w:rPr>
          <w:rFonts w:ascii="Times New Roman" w:hAnsi="Times New Roman"/>
          <w:color w:val="000000"/>
          <w:szCs w:val="24"/>
        </w:rPr>
        <w:t>because my study was multi-institutional and I needed to use existing data. I chose to conduct the analyses at the institutional level rather than the individual level. Unfortunately, despite a strong theoretical foundation and a taxonomy of linear regression models that include multiple, statistically significant predictors of graduation rate, none of the structural equation models fit. I was left to explore the reasons why my structural equation models did not describe the nature of the relationshi</w:t>
      </w:r>
      <w:r w:rsidR="00642C82" w:rsidRPr="00127044">
        <w:rPr>
          <w:rFonts w:ascii="Times New Roman" w:hAnsi="Times New Roman"/>
          <w:color w:val="000000"/>
          <w:szCs w:val="24"/>
        </w:rPr>
        <w:t>p of the library to persistence.</w:t>
      </w:r>
    </w:p>
    <w:p w:rsidR="007A23B0" w:rsidRPr="00127044" w:rsidRDefault="007A23B0" w:rsidP="009D7718">
      <w:pPr>
        <w:pStyle w:val="Heading2fordissertation"/>
        <w:rPr>
          <w:color w:val="000000"/>
          <w:szCs w:val="24"/>
        </w:rPr>
      </w:pPr>
      <w:bookmarkStart w:id="294" w:name="_Toc357082427"/>
      <w:r w:rsidRPr="00127044">
        <w:rPr>
          <w:szCs w:val="24"/>
        </w:rPr>
        <w:t>Measurement</w:t>
      </w:r>
      <w:bookmarkEnd w:id="294"/>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There is a distinct possibility that I used measures that were imperfect. The indicators for the library construct, in particular, were debatable. What do the number of librarians, the amount spent on the budget, the number of items circulated, and the </w:t>
      </w:r>
      <w:r w:rsidRPr="00127044">
        <w:rPr>
          <w:rFonts w:ascii="Times New Roman" w:hAnsi="Times New Roman"/>
          <w:color w:val="000000"/>
          <w:szCs w:val="24"/>
        </w:rPr>
        <w:lastRenderedPageBreak/>
        <w:t>number of classes taught by librarians truly tell us about the library? First, these variables tell us about a library’s resources. A large library on a large campus is likely to hire more librarians who teach more classes and buy books that will get checked out by a larger number of students. I adjusted for this possibility b</w:t>
      </w:r>
      <w:r w:rsidR="008A452E" w:rsidRPr="00127044">
        <w:rPr>
          <w:rFonts w:ascii="Times New Roman" w:hAnsi="Times New Roman"/>
          <w:color w:val="000000"/>
          <w:szCs w:val="24"/>
        </w:rPr>
        <w:t>y developing ratios per student</w:t>
      </w:r>
      <w:r w:rsidRPr="00127044">
        <w:rPr>
          <w:rFonts w:ascii="Times New Roman" w:hAnsi="Times New Roman"/>
          <w:color w:val="000000"/>
          <w:szCs w:val="24"/>
        </w:rPr>
        <w:t xml:space="preserve"> for each variable, but this did not change the fact that the observed measure relied on a factor related more to size than to quality. Second, if the campuses were not large or did not serve more students, but still had large ratios, it is likely that the variables tell us about the library’s resources in a different way. In these circumstances, it is likely that the library is wealthy </w:t>
      </w:r>
      <w:r w:rsidR="00AF1C54" w:rsidRPr="00127044">
        <w:rPr>
          <w:rFonts w:ascii="Times New Roman" w:hAnsi="Times New Roman"/>
          <w:color w:val="000000"/>
          <w:szCs w:val="24"/>
        </w:rPr>
        <w:t>and</w:t>
      </w:r>
      <w:r w:rsidRPr="00127044">
        <w:rPr>
          <w:rFonts w:ascii="Times New Roman" w:hAnsi="Times New Roman"/>
          <w:color w:val="000000"/>
          <w:szCs w:val="24"/>
        </w:rPr>
        <w:t xml:space="preserve"> the institution is prestigious. Prestigious institutions matriculate higher achieving students who tend to graduate at higher levels. Third, the variables tell us just a bit about use. Circulation tells us how often our materials are checked out. Instruction tells us how often students come to the library to learn research. </w:t>
      </w:r>
      <w:r w:rsidR="00EC0323" w:rsidRPr="00127044">
        <w:rPr>
          <w:rFonts w:ascii="Times New Roman" w:hAnsi="Times New Roman"/>
          <w:color w:val="000000"/>
          <w:szCs w:val="24"/>
        </w:rPr>
        <w:t xml:space="preserve">As detailed in Chapter </w:t>
      </w:r>
      <w:r w:rsidR="003828F7" w:rsidRPr="00127044">
        <w:rPr>
          <w:rFonts w:ascii="Times New Roman" w:hAnsi="Times New Roman"/>
          <w:color w:val="000000"/>
          <w:szCs w:val="24"/>
        </w:rPr>
        <w:t>1</w:t>
      </w:r>
      <w:r w:rsidR="00EC0323" w:rsidRPr="00127044">
        <w:rPr>
          <w:rFonts w:ascii="Times New Roman" w:hAnsi="Times New Roman"/>
          <w:color w:val="000000"/>
          <w:szCs w:val="24"/>
        </w:rPr>
        <w:t>, l</w:t>
      </w:r>
      <w:r w:rsidRPr="00127044">
        <w:rPr>
          <w:rFonts w:ascii="Times New Roman" w:hAnsi="Times New Roman"/>
          <w:color w:val="000000"/>
          <w:szCs w:val="24"/>
        </w:rPr>
        <w:t>ibrary use has long been used as an indirect indicator of engagement with the library, but</w:t>
      </w:r>
      <w:r w:rsidR="00EC0323" w:rsidRPr="00127044">
        <w:rPr>
          <w:rFonts w:ascii="Times New Roman" w:hAnsi="Times New Roman"/>
          <w:color w:val="000000"/>
          <w:szCs w:val="24"/>
        </w:rPr>
        <w:t xml:space="preserve"> the use statistics </w:t>
      </w:r>
      <w:r w:rsidRPr="00127044">
        <w:rPr>
          <w:rFonts w:ascii="Times New Roman" w:hAnsi="Times New Roman"/>
          <w:color w:val="000000"/>
          <w:szCs w:val="24"/>
        </w:rPr>
        <w:t>do not describe the nature of the use.</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What do these variables not tell us about the library? They do not reveal anything about the quality of the library. The number of librarians does not say a thing about the worthiness of their interactions with students. The library budget says nothing about how well that money is spent. The number of items circulated does not disclose how students made use of those materials. The number of classes taught cannot communicate what and if students learned and whether or not that instruction was useful to their studies. </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It is interesting to note that librarians per student (or conversely students per librarian) is likely the strongest of the traditional input and output measures. This was confirmed </w:t>
      </w:r>
      <w:r w:rsidR="00AE6DD7" w:rsidRPr="00127044">
        <w:rPr>
          <w:rFonts w:ascii="Times New Roman" w:hAnsi="Times New Roman"/>
          <w:color w:val="000000"/>
          <w:szCs w:val="24"/>
        </w:rPr>
        <w:t>by the linear regression analysi</w:t>
      </w:r>
      <w:r w:rsidRPr="00127044">
        <w:rPr>
          <w:rFonts w:ascii="Times New Roman" w:hAnsi="Times New Roman"/>
          <w:color w:val="000000"/>
          <w:szCs w:val="24"/>
        </w:rPr>
        <w:t xml:space="preserve">s as well as the modification indices in the </w:t>
      </w:r>
      <w:r w:rsidRPr="00127044">
        <w:rPr>
          <w:rFonts w:ascii="Times New Roman" w:hAnsi="Times New Roman"/>
          <w:color w:val="000000"/>
          <w:szCs w:val="24"/>
        </w:rPr>
        <w:lastRenderedPageBreak/>
        <w:t xml:space="preserve">structural equation model. As we cautiously suggested in our earlier research with similar findings, “it is not the individual input measures such as collections and output measures such as use and services that make a difference. Instead, it is the complex interrelationships between these factors and the professional library staff and the students and faculty that make a difference in student persistence”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&lt;EndNote&gt;&lt;Cite&gt;&lt;Author&gt;Emmons&lt;/Author&gt;&lt;Year&gt;2011&lt;/Year&gt;&lt;RecNum&gt;463&lt;/RecNum&gt;&lt;Pages&gt;19&lt;/Pages&gt;&lt;DisplayText&gt;(Emmons &amp;amp; Wilkinson, 2011, p. 19)&lt;/DisplayText&gt;&lt;record&gt;&lt;rec-number&gt;463&lt;/rec-number&gt;&lt;foreign-keys&gt;&lt;key app="EN" db-id="trdvwvf9m00zd4es0eavtr0g5zf90pzwzsw5"&gt;463&lt;/key&gt;&lt;/foreign-keys&gt;&lt;ref-type name="Journal Article"&gt;17&lt;/ref-type&gt;&lt;contributors&gt;&lt;authors&gt;&lt;author&gt;Emmons, Mark&lt;/author&gt;&lt;author&gt;Wilkinson, Frances C.&lt;/author&gt;&lt;/authors&gt;&lt;/contributors&gt;&lt;titles&gt;&lt;title&gt;The Academic Library Impact on Student Persistence&lt;/title&gt;&lt;secondary-title&gt;College &amp;amp; Research Libraries&lt;/secondary-title&gt;&lt;/titles&gt;&lt;periodical&gt;&lt;full-title&gt;College &amp;amp; Research Libraries&lt;/full-title&gt;&lt;/periodical&gt;&lt;pages&gt;1-23&lt;/pages&gt;&lt;volume&gt;72&lt;/volume&gt;&lt;number&gt;1&lt;/number&gt;&lt;dates&gt;&lt;year&gt;2011&lt;/year&gt;&lt;pub-dates&gt;&lt;date&gt;January 2011&lt;/date&gt;&lt;/pub-dates&gt;&lt;/dates&gt;&lt;urls&gt;&lt;/urls&gt;&lt;/record&gt;&lt;/Cite&gt;&lt;/EndNote&gt;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40" w:tooltip="Emmons, 2011 #463" w:history="1">
        <w:r w:rsidR="00886D37" w:rsidRPr="00127044">
          <w:rPr>
            <w:rFonts w:ascii="Times New Roman" w:hAnsi="Times New Roman"/>
            <w:noProof/>
            <w:color w:val="000000"/>
            <w:szCs w:val="24"/>
          </w:rPr>
          <w:t>Emmons &amp; Wilkinson, 2011, p. 19</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I used these variables for the same reasons that so ma</w:t>
      </w:r>
      <w:r w:rsidR="003A4DCA" w:rsidRPr="00127044">
        <w:rPr>
          <w:rFonts w:ascii="Times New Roman" w:hAnsi="Times New Roman"/>
          <w:color w:val="000000"/>
          <w:szCs w:val="24"/>
        </w:rPr>
        <w:t xml:space="preserve">ny other researchers use them: </w:t>
      </w:r>
      <w:r w:rsidRPr="00127044">
        <w:rPr>
          <w:rFonts w:ascii="Times New Roman" w:hAnsi="Times New Roman"/>
          <w:color w:val="000000"/>
          <w:szCs w:val="24"/>
        </w:rPr>
        <w:t>because they are so easily available</w:t>
      </w:r>
      <w:r w:rsidR="0041704A" w:rsidRPr="00127044">
        <w:rPr>
          <w:rFonts w:ascii="Times New Roman" w:hAnsi="Times New Roman"/>
          <w:color w:val="000000"/>
          <w:szCs w:val="24"/>
        </w:rPr>
        <w:t xml:space="preserve"> </w:t>
      </w:r>
      <w:r w:rsidR="003A4DCA" w:rsidRPr="00127044">
        <w:rPr>
          <w:rFonts w:ascii="Times New Roman" w:hAnsi="Times New Roman"/>
          <w:color w:val="000000"/>
          <w:szCs w:val="24"/>
        </w:rPr>
        <w:t xml:space="preserve">– </w:t>
      </w:r>
      <w:r w:rsidR="0041704A" w:rsidRPr="00127044">
        <w:rPr>
          <w:rFonts w:ascii="Times New Roman" w:hAnsi="Times New Roman"/>
          <w:color w:val="000000"/>
          <w:szCs w:val="24"/>
        </w:rPr>
        <w:t>and because they matter to decision-makers</w:t>
      </w:r>
      <w:r w:rsidRPr="00127044">
        <w:rPr>
          <w:rFonts w:ascii="Times New Roman" w:hAnsi="Times New Roman"/>
          <w:color w:val="000000"/>
          <w:szCs w:val="24"/>
        </w:rPr>
        <w:t xml:space="preserve">. Libraries report input and output measures on an annual or biannual basis to the ARL or ACRL </w:t>
      </w:r>
      <w:r w:rsidR="00F027AF" w:rsidRPr="00127044">
        <w:rPr>
          <w:rFonts w:ascii="Times New Roman" w:hAnsi="Times New Roman"/>
          <w:color w:val="000000"/>
          <w:szCs w:val="24"/>
        </w:rPr>
        <w:t>and</w:t>
      </w:r>
      <w:r w:rsidRPr="00127044">
        <w:rPr>
          <w:rFonts w:ascii="Times New Roman" w:hAnsi="Times New Roman"/>
          <w:color w:val="000000"/>
          <w:szCs w:val="24"/>
        </w:rPr>
        <w:t xml:space="preserve"> NCES su</w:t>
      </w:r>
      <w:r w:rsidR="003828F7" w:rsidRPr="00127044">
        <w:rPr>
          <w:rFonts w:ascii="Times New Roman" w:hAnsi="Times New Roman"/>
          <w:color w:val="000000"/>
          <w:szCs w:val="24"/>
        </w:rPr>
        <w:t>rveys I described in Chapter 1</w:t>
      </w:r>
      <w:r w:rsidRPr="00127044">
        <w:rPr>
          <w:rFonts w:ascii="Times New Roman" w:hAnsi="Times New Roman"/>
          <w:color w:val="000000"/>
          <w:szCs w:val="24"/>
        </w:rPr>
        <w:t xml:space="preserve">. These input and output measures have been collected for decades and a type of inertia has developed. Though some libraries have heeded the call made by so many librarians and library associations in the past several years to devise new outcome and impact measures, they tend to do so at the local level. This makes sense, as outcome and impact measures are by their nature designed to measure success against student and institutional needs and performance. </w:t>
      </w:r>
    </w:p>
    <w:p w:rsidR="00EE4436" w:rsidRPr="00127044" w:rsidRDefault="007A23B0" w:rsidP="00C3643A">
      <w:pPr>
        <w:spacing w:line="480" w:lineRule="auto"/>
        <w:ind w:firstLine="720"/>
        <w:rPr>
          <w:rFonts w:ascii="Times New Roman" w:hAnsi="Times New Roman"/>
          <w:szCs w:val="24"/>
        </w:rPr>
      </w:pPr>
      <w:r w:rsidRPr="00127044">
        <w:rPr>
          <w:rFonts w:ascii="Times New Roman" w:hAnsi="Times New Roman"/>
          <w:color w:val="000000"/>
          <w:szCs w:val="24"/>
        </w:rPr>
        <w:t xml:space="preserve">The Association of College &amp; Research Libraries (ACRL) realized that this was the case and decided to once again revise its </w:t>
      </w:r>
      <w:r w:rsidRPr="00127044">
        <w:rPr>
          <w:rFonts w:ascii="Times New Roman" w:hAnsi="Times New Roman"/>
          <w:i/>
          <w:color w:val="000000"/>
          <w:szCs w:val="24"/>
        </w:rPr>
        <w:t>Standards for Libraries in Higher Education</w:t>
      </w:r>
      <w:r w:rsidRPr="00127044">
        <w:rPr>
          <w:rFonts w:ascii="Times New Roman" w:hAnsi="Times New Roman"/>
          <w:color w:val="000000"/>
          <w:szCs w:val="24"/>
        </w:rPr>
        <w:t xml:space="preserve">. Those standards, released in 2004, called for focusing on “documenting the library’s contribution to institutional effectiveness and student learning outcomes”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&lt;EndNote&gt;&lt;Cite&gt;&lt;Author&gt;Association of College &amp;amp; Research Libraries&lt;/Author&gt;&lt;Year&gt;2004&lt;/Year&gt;&lt;RecNum&gt;368&lt;/RecNum&gt;&lt;Pages&gt;1&lt;/Pages&gt;&lt;DisplayText&gt;(Association of College &amp;amp; Research Libraries, 2004, p. 1)&lt;/DisplayText&gt;&lt;record&gt;&lt;rec-number&gt;368&lt;/rec-number&gt;&lt;foreign-keys&gt;&lt;key app="EN" db-id="trdvwvf9m00zd4es0eavtr0g5zf90pzwzsw5"&gt;368&lt;/key&gt;&lt;/foreign-keys&gt;&lt;ref-type name="Web Page"&gt;12&lt;/ref-type&gt;&lt;contributors&gt;&lt;authors&gt;&lt;author&gt;Association of College &amp;amp; Research Libraries,&lt;/author&gt;&lt;/authors&gt;&lt;/contributors&gt;&lt;titles&gt;&lt;title&gt;Standards for Libraries in Higher Education&lt;/title&gt;&lt;/titles&gt;&lt;volume&gt;2010&lt;/volume&gt;&lt;dates&gt;&lt;year&gt;2004&lt;/year&gt;&lt;/dates&gt;&lt;urls&gt;&lt;related-urls&gt;&lt;url&gt;http://www.ala.org/ala/mgrps/divs/acrl/standards/standardslibraries.cfm&lt;/url&gt;&lt;/related-urls&gt;&lt;/urls&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7" w:tooltip="Association of College &amp; Research Libraries, 2004 #368" w:history="1">
        <w:r w:rsidR="00886D37" w:rsidRPr="00127044">
          <w:rPr>
            <w:rFonts w:ascii="Times New Roman" w:hAnsi="Times New Roman"/>
            <w:noProof/>
            <w:color w:val="000000"/>
            <w:szCs w:val="24"/>
          </w:rPr>
          <w:t>Association of College &amp; Research Libraries, 2004, p. 1</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The newly revised </w:t>
      </w:r>
      <w:r w:rsidRPr="00127044">
        <w:rPr>
          <w:rFonts w:ascii="Times New Roman" w:hAnsi="Times New Roman"/>
          <w:i/>
          <w:color w:val="000000"/>
          <w:szCs w:val="24"/>
        </w:rPr>
        <w:t>Standards for Libraries in Higher Education</w:t>
      </w:r>
      <w:r w:rsidRPr="00127044">
        <w:rPr>
          <w:rFonts w:ascii="Times New Roman" w:hAnsi="Times New Roman"/>
          <w:color w:val="000000"/>
          <w:szCs w:val="24"/>
        </w:rPr>
        <w:t xml:space="preserve">, approved in October of 2011, focus on impact measures and “are designed to guide academic libraries in advancing and sustaining their role as partners in educating students, achieving their institutions’ missions, and </w:t>
      </w:r>
      <w:r w:rsidRPr="00127044">
        <w:rPr>
          <w:rFonts w:ascii="Times New Roman" w:hAnsi="Times New Roman"/>
          <w:color w:val="000000"/>
          <w:szCs w:val="24"/>
        </w:rPr>
        <w:lastRenderedPageBreak/>
        <w:t xml:space="preserve">positioning libraries as leaders in assessment and continuous improvement on their campuses”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&lt;EndNote&gt;&lt;Cite&gt;&lt;Author&gt;Association of College &amp;amp; Research Libraries&lt;/Author&gt;&lt;Year&gt;2011&lt;/Year&gt;&lt;RecNum&gt;510&lt;/RecNum&gt;&lt;Pages&gt;1&lt;/Pages&gt;&lt;DisplayText&gt;(Association of College &amp;amp; Research Libraries, 2011, p. 1)&lt;/DisplayText&gt;&lt;record&gt;&lt;rec-number&gt;510&lt;/rec-number&gt;&lt;foreign-keys&gt;&lt;key app="EN" db-id="trdvwvf9m00zd4es0eavtr0g5zf90pzwzsw5"&gt;510&lt;/key&gt;&lt;/foreign-keys&gt;&lt;ref-type name="Web Page"&gt;12&lt;/ref-type&gt;&lt;contributors&gt;&lt;authors&gt;&lt;author&gt;Association of College &amp;amp; Research Libraries,&lt;/author&gt;&lt;/authors&gt;&lt;/contributors&gt;&lt;titles&gt;&lt;title&gt;Standards for Libraries in Higher Education&lt;/title&gt;&lt;/titles&gt;&lt;volume&gt;2012&lt;/volume&gt;&lt;dates&gt;&lt;year&gt;2011&lt;/year&gt;&lt;/dates&gt;&lt;urls&gt;&lt;related-urls&gt;&lt;url&gt;http://www.ala.org/acrl/standards/standardslibraries&lt;/url&gt;&lt;/related-urls&gt;&lt;/urls&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2" w:tooltip="Association of College &amp; Research Libraries, 2011 #510" w:history="1">
        <w:r w:rsidR="00886D37" w:rsidRPr="00127044">
          <w:rPr>
            <w:rFonts w:ascii="Times New Roman" w:hAnsi="Times New Roman"/>
            <w:noProof/>
            <w:color w:val="000000"/>
            <w:szCs w:val="24"/>
          </w:rPr>
          <w:t>Association of College &amp; Research Libraries, 2011, p. 1</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The revised standards continue to take an outcomes-based approach, but do so explicitly in the context of local institutional effectiveness</w:t>
      </w:r>
      <w:r w:rsidR="00AA7B56" w:rsidRPr="00127044">
        <w:rPr>
          <w:rFonts w:ascii="Times New Roman" w:hAnsi="Times New Roman"/>
          <w:color w:val="000000"/>
          <w:szCs w:val="24"/>
        </w:rPr>
        <w:t xml:space="preserve"> and impact</w:t>
      </w:r>
      <w:r w:rsidRPr="00127044">
        <w:rPr>
          <w:rFonts w:ascii="Times New Roman" w:hAnsi="Times New Roman"/>
          <w:color w:val="000000"/>
          <w:szCs w:val="24"/>
        </w:rPr>
        <w:t xml:space="preserve">. The </w:t>
      </w:r>
      <w:r w:rsidRPr="00127044">
        <w:rPr>
          <w:rFonts w:ascii="Times New Roman" w:hAnsi="Times New Roman"/>
          <w:i/>
          <w:color w:val="000000"/>
          <w:szCs w:val="24"/>
        </w:rPr>
        <w:t>Standards</w:t>
      </w:r>
      <w:r w:rsidRPr="00127044">
        <w:rPr>
          <w:rFonts w:ascii="Times New Roman" w:hAnsi="Times New Roman"/>
          <w:color w:val="000000"/>
          <w:szCs w:val="24"/>
        </w:rPr>
        <w:t xml:space="preserve"> are a good tool for individual academic libraries as they assess their impact upon their students and their institutions. They are not, however, useful in making comparisons across multiple institutions and as a result they do not serve the needs of researchers conducting comparative research across multiple institutions. Consequently, researchers continue to rely on input and output measures that rev</w:t>
      </w:r>
      <w:r w:rsidR="00E66435" w:rsidRPr="00127044">
        <w:rPr>
          <w:rFonts w:ascii="Times New Roman" w:hAnsi="Times New Roman"/>
          <w:color w:val="000000"/>
          <w:szCs w:val="24"/>
        </w:rPr>
        <w:t>eal little about the outcomes or</w:t>
      </w:r>
      <w:r w:rsidRPr="00127044">
        <w:rPr>
          <w:rFonts w:ascii="Times New Roman" w:hAnsi="Times New Roman"/>
          <w:color w:val="000000"/>
          <w:szCs w:val="24"/>
        </w:rPr>
        <w:t xml:space="preserve"> the impact of the academic library. Is there an alternative?</w:t>
      </w:r>
    </w:p>
    <w:p w:rsidR="007A23B0" w:rsidRPr="00127044" w:rsidRDefault="007A23B0" w:rsidP="007A23B0">
      <w:pPr>
        <w:pStyle w:val="Heading3fordissertation"/>
        <w:rPr>
          <w:szCs w:val="24"/>
        </w:rPr>
      </w:pPr>
      <w:bookmarkStart w:id="295" w:name="_Toc357082428"/>
      <w:r w:rsidRPr="00127044">
        <w:rPr>
          <w:szCs w:val="24"/>
        </w:rPr>
        <w:t>Library Engagement Measures</w:t>
      </w:r>
      <w:bookmarkEnd w:id="295"/>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When I embarked upon this study, I had hoped to use the experimental library engagement measures administered as part of the 2006 National Survey of Student Engagement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 ExcludeAuth="1"&gt;&lt;Author&gt;National Survey of Student Engagement&lt;/Author&gt;&lt;Year&gt;2006&lt;/Year&gt;&lt;RecNum&gt;440&lt;/RecNum&gt;&lt;DisplayText&gt;(2006)&lt;/DisplayText&gt;&lt;record&gt;&lt;rec-number&gt;440&lt;/rec-number&gt;&lt;foreign-keys&gt;&lt;key app="EN" db-id="trdvwvf9m00zd4es0eavtr0g5zf90pzwzsw5"&gt;440&lt;/key&gt;&lt;/foreign-keys&gt;&lt;ref-type name="Web Page"&gt;12&lt;/ref-type&gt;&lt;contributors&gt;&lt;authors&gt;&lt;author&gt;National Survey of Student Engagement,&lt;/author&gt;&lt;/authors&gt;&lt;/contributors&gt;&lt;titles&gt;&lt;title&gt;The College Student Report&lt;/title&gt;&lt;/titles&gt;&lt;dates&gt;&lt;year&gt;2006&lt;/year&gt;&lt;/dates&gt;&lt;pub-location&gt;Bloomington, IN&lt;/pub-location&gt;&lt;publisher&gt;Indiana University Center for Postsecondary Research&lt;/publisher&gt;&lt;urls&gt;&lt;related-urls&gt;&lt;url&gt;http://nsse.iub.edu/&lt;/url&gt;&lt;/related-urls&gt;&lt;/urls&gt;&lt;/record&gt;&lt;/Cite&gt;&lt;/EndNote&gt;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84" w:tooltip="National Survey of Student Engagement, 2006 #440" w:history="1">
        <w:r w:rsidR="00886D37" w:rsidRPr="00127044">
          <w:rPr>
            <w:rFonts w:ascii="Times New Roman" w:hAnsi="Times New Roman"/>
            <w:noProof/>
            <w:color w:val="000000"/>
            <w:szCs w:val="24"/>
          </w:rPr>
          <w:t>2006</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In fact, their existence was the reason I targeted that year for data gathering. Unfortunately, only 33 institutions availed themselves of the opportunity to take part in the pilot study</w:t>
      </w:r>
      <w:r w:rsidR="00EC0323" w:rsidRPr="00127044">
        <w:rPr>
          <w:rFonts w:ascii="Times New Roman" w:hAnsi="Times New Roman"/>
          <w:color w:val="000000"/>
          <w:szCs w:val="24"/>
        </w:rPr>
        <w:t xml:space="preserve">. </w:t>
      </w:r>
      <w:r w:rsidRPr="00127044">
        <w:rPr>
          <w:rFonts w:ascii="Times New Roman" w:hAnsi="Times New Roman"/>
          <w:color w:val="000000"/>
          <w:szCs w:val="24"/>
        </w:rPr>
        <w:t>Since the analyses I present</w:t>
      </w:r>
      <w:r w:rsidR="005F4C2B" w:rsidRPr="00127044">
        <w:rPr>
          <w:rFonts w:ascii="Times New Roman" w:hAnsi="Times New Roman"/>
          <w:color w:val="000000"/>
          <w:szCs w:val="24"/>
        </w:rPr>
        <w:t>ed</w:t>
      </w:r>
      <w:r w:rsidRPr="00127044">
        <w:rPr>
          <w:rFonts w:ascii="Times New Roman" w:hAnsi="Times New Roman"/>
          <w:color w:val="000000"/>
          <w:szCs w:val="24"/>
        </w:rPr>
        <w:t xml:space="preserve"> in this paper were conducted at the institutional level, I was left with a sample far too small for structural equation modelin</w:t>
      </w:r>
      <w:r w:rsidR="00EC0323" w:rsidRPr="00127044">
        <w:rPr>
          <w:rFonts w:ascii="Times New Roman" w:hAnsi="Times New Roman"/>
          <w:color w:val="000000"/>
          <w:szCs w:val="24"/>
        </w:rPr>
        <w:t xml:space="preserve">g or multiple linear regression. </w:t>
      </w:r>
      <w:r w:rsidR="002A50B9" w:rsidRPr="00127044">
        <w:rPr>
          <w:rFonts w:ascii="Times New Roman" w:hAnsi="Times New Roman"/>
          <w:color w:val="000000"/>
          <w:szCs w:val="24"/>
        </w:rPr>
        <w:t xml:space="preserve">However, I imagined that the data could still be informative, so </w:t>
      </w:r>
      <w:r w:rsidRPr="00127044">
        <w:rPr>
          <w:rFonts w:ascii="Times New Roman" w:hAnsi="Times New Roman"/>
          <w:color w:val="000000"/>
          <w:szCs w:val="24"/>
        </w:rPr>
        <w:t xml:space="preserve">I examined the descriptive statistics for those items and the estimated correlations from those items with other measures (see Appendix </w:t>
      </w:r>
      <w:r w:rsidR="009850BD" w:rsidRPr="00127044">
        <w:rPr>
          <w:rFonts w:ascii="Times New Roman" w:hAnsi="Times New Roman"/>
          <w:color w:val="000000"/>
          <w:szCs w:val="24"/>
        </w:rPr>
        <w:t>B</w:t>
      </w:r>
      <w:r w:rsidRPr="00127044">
        <w:rPr>
          <w:rFonts w:ascii="Times New Roman" w:hAnsi="Times New Roman"/>
          <w:color w:val="000000"/>
          <w:szCs w:val="24"/>
        </w:rPr>
        <w:t xml:space="preserve"> for </w:t>
      </w:r>
      <w:r w:rsidR="004C7AA1" w:rsidRPr="00127044">
        <w:rPr>
          <w:rFonts w:ascii="Times New Roman" w:hAnsi="Times New Roman"/>
          <w:color w:val="000000"/>
          <w:szCs w:val="24"/>
        </w:rPr>
        <w:t>a detailed</w:t>
      </w:r>
      <w:r w:rsidRPr="00127044">
        <w:rPr>
          <w:rFonts w:ascii="Times New Roman" w:hAnsi="Times New Roman"/>
          <w:color w:val="000000"/>
          <w:szCs w:val="24"/>
        </w:rPr>
        <w:t xml:space="preserve"> discussion). </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found that the magnitude of the estimated correlations between the library engagement measures and other measures to be much greater than estimated correlations </w:t>
      </w:r>
      <w:r w:rsidRPr="00127044">
        <w:rPr>
          <w:rFonts w:ascii="Times New Roman" w:hAnsi="Times New Roman"/>
          <w:color w:val="000000"/>
          <w:szCs w:val="24"/>
        </w:rPr>
        <w:lastRenderedPageBreak/>
        <w:t>between the more traditional library input and output measures and other variables in my hypothesized model. This was particularly true for all of the academic performance measures as well as with all of the academic integration measures except for collaborative learning, which was comparable. It is feasible that with stronger estimated correlations, it is more likely that the model I hypothesized and tested with structural equation modeling would have fit.</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stronger correlations between library engagement and academic performance and engagement measures mean that there is a possibility that a national measure of library engagement could be developed for comparison across libraries. To date, however, NSSE has only offered the experimental measure that one year in 2006. That may be about to change. A small group of librarians is working with NSSE and met at the June 2011 and January 2012 American Library Association meetings to begin drafting a new information literacy module that could be added to the regular NSSE survey. </w:t>
      </w:r>
      <w:r w:rsidR="00F63A67" w:rsidRPr="00127044">
        <w:rPr>
          <w:rFonts w:ascii="Times New Roman" w:hAnsi="Times New Roman"/>
          <w:color w:val="000000"/>
          <w:szCs w:val="24"/>
        </w:rPr>
        <w:t>I am a part of that group. We</w:t>
      </w:r>
      <w:r w:rsidRPr="00127044">
        <w:rPr>
          <w:rFonts w:ascii="Times New Roman" w:hAnsi="Times New Roman"/>
          <w:color w:val="000000"/>
          <w:szCs w:val="24"/>
        </w:rPr>
        <w:t xml:space="preserve"> are hoping to complete </w:t>
      </w:r>
      <w:r w:rsidR="00F63A67" w:rsidRPr="00127044">
        <w:rPr>
          <w:rFonts w:ascii="Times New Roman" w:hAnsi="Times New Roman"/>
          <w:color w:val="000000"/>
          <w:szCs w:val="24"/>
        </w:rPr>
        <w:t>our</w:t>
      </w:r>
      <w:r w:rsidRPr="00127044">
        <w:rPr>
          <w:rFonts w:ascii="Times New Roman" w:hAnsi="Times New Roman"/>
          <w:color w:val="000000"/>
          <w:szCs w:val="24"/>
        </w:rPr>
        <w:t xml:space="preserve"> initial work by the June 2012 American Library Association meeting. If the outcome is successful, researchers and librarians will have a tool that might offer a more authentic means of assessment and the ability to compare across institutions. </w:t>
      </w:r>
    </w:p>
    <w:p w:rsidR="007A23B0" w:rsidRPr="00127044" w:rsidRDefault="007A23B0" w:rsidP="007A23B0">
      <w:pPr>
        <w:pStyle w:val="Heading3fordissertation"/>
        <w:rPr>
          <w:szCs w:val="24"/>
        </w:rPr>
      </w:pPr>
      <w:bookmarkStart w:id="296" w:name="_Toc357082429"/>
      <w:r w:rsidRPr="00127044">
        <w:rPr>
          <w:szCs w:val="24"/>
        </w:rPr>
        <w:t>NSSE measures</w:t>
      </w:r>
      <w:bookmarkEnd w:id="296"/>
    </w:p>
    <w:p w:rsidR="009D7718" w:rsidRPr="00127044" w:rsidRDefault="007A23B0" w:rsidP="009D7718">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NSSE measures seemed to serve well as indicators for the constructs in my model. </w:t>
      </w:r>
      <w:r w:rsidR="00B92FC9" w:rsidRPr="00127044">
        <w:rPr>
          <w:rFonts w:ascii="Times New Roman" w:hAnsi="Times New Roman"/>
          <w:color w:val="000000"/>
          <w:szCs w:val="24"/>
        </w:rPr>
        <w:t xml:space="preserve">The </w:t>
      </w:r>
      <w:r w:rsidR="0030306F" w:rsidRPr="00127044">
        <w:rPr>
          <w:rFonts w:ascii="Times New Roman" w:hAnsi="Times New Roman"/>
          <w:color w:val="000000"/>
          <w:szCs w:val="24"/>
        </w:rPr>
        <w:t xml:space="preserve">analysis of the </w:t>
      </w:r>
      <w:r w:rsidR="00D2746C" w:rsidRPr="00127044">
        <w:rPr>
          <w:rFonts w:ascii="Times New Roman" w:hAnsi="Times New Roman"/>
          <w:color w:val="000000"/>
          <w:szCs w:val="24"/>
        </w:rPr>
        <w:t xml:space="preserve">estimated </w:t>
      </w:r>
      <w:r w:rsidR="00B92FC9" w:rsidRPr="00127044">
        <w:rPr>
          <w:rFonts w:ascii="Times New Roman" w:hAnsi="Times New Roman"/>
          <w:color w:val="000000"/>
          <w:szCs w:val="24"/>
        </w:rPr>
        <w:t xml:space="preserve">correlation matrix showed moderate relationships </w:t>
      </w:r>
      <w:r w:rsidR="008B278D" w:rsidRPr="00127044">
        <w:rPr>
          <w:rFonts w:ascii="Times New Roman" w:hAnsi="Times New Roman"/>
          <w:color w:val="000000"/>
          <w:szCs w:val="24"/>
        </w:rPr>
        <w:t>with</w:t>
      </w:r>
      <w:r w:rsidR="00B92FC9" w:rsidRPr="00127044">
        <w:rPr>
          <w:rFonts w:ascii="Times New Roman" w:hAnsi="Times New Roman"/>
          <w:color w:val="000000"/>
          <w:szCs w:val="24"/>
        </w:rPr>
        <w:t xml:space="preserve"> each other and with other non-library constructs. </w:t>
      </w:r>
      <w:r w:rsidRPr="00127044">
        <w:rPr>
          <w:rFonts w:ascii="Times New Roman" w:hAnsi="Times New Roman"/>
          <w:color w:val="000000"/>
          <w:szCs w:val="24"/>
        </w:rPr>
        <w:t xml:space="preserve">Based upon the magnitude of the unstandardized estimated regression coefficient when controlling for all other variables in the multiple regression model and the modification index number in the structural </w:t>
      </w:r>
      <w:r w:rsidRPr="00127044">
        <w:rPr>
          <w:rFonts w:ascii="Times New Roman" w:hAnsi="Times New Roman"/>
          <w:color w:val="000000"/>
          <w:szCs w:val="24"/>
        </w:rPr>
        <w:lastRenderedPageBreak/>
        <w:t>equation</w:t>
      </w:r>
      <w:r w:rsidR="000D7ACF" w:rsidRPr="00127044">
        <w:rPr>
          <w:rFonts w:ascii="Times New Roman" w:hAnsi="Times New Roman"/>
          <w:color w:val="000000"/>
          <w:szCs w:val="24"/>
        </w:rPr>
        <w:t xml:space="preserve"> model, Bloom’s Taxonomy appeared</w:t>
      </w:r>
      <w:r w:rsidRPr="00127044">
        <w:rPr>
          <w:rFonts w:ascii="Times New Roman" w:hAnsi="Times New Roman"/>
          <w:color w:val="000000"/>
          <w:szCs w:val="24"/>
        </w:rPr>
        <w:t xml:space="preserve"> to be a good indicator for academic performance. Critical thinking, which is a related concept, also served as a moderately strong indicator. It is a little more difficult to determine which measures serve as the best indicators for academic integration. Correlation matrices indicate that the different indicators correlate</w:t>
      </w:r>
      <w:r w:rsidR="0090028C" w:rsidRPr="00127044">
        <w:rPr>
          <w:rFonts w:ascii="Times New Roman" w:hAnsi="Times New Roman"/>
          <w:color w:val="000000"/>
          <w:szCs w:val="24"/>
        </w:rPr>
        <w:t>d</w:t>
      </w:r>
      <w:r w:rsidRPr="00127044">
        <w:rPr>
          <w:rFonts w:ascii="Times New Roman" w:hAnsi="Times New Roman"/>
          <w:color w:val="000000"/>
          <w:szCs w:val="24"/>
        </w:rPr>
        <w:t xml:space="preserve"> well across most measu</w:t>
      </w:r>
      <w:r w:rsidR="00623A5B" w:rsidRPr="00127044">
        <w:rPr>
          <w:rFonts w:ascii="Times New Roman" w:hAnsi="Times New Roman"/>
          <w:color w:val="000000"/>
          <w:szCs w:val="24"/>
        </w:rPr>
        <w:t>res, but that they varied</w:t>
      </w:r>
      <w:r w:rsidRPr="00127044">
        <w:rPr>
          <w:rFonts w:ascii="Times New Roman" w:hAnsi="Times New Roman"/>
          <w:color w:val="000000"/>
          <w:szCs w:val="24"/>
        </w:rPr>
        <w:t xml:space="preserve"> according to measure. Estimated unstandardized coefficients from the multiple regression model on graduation show</w:t>
      </w:r>
      <w:r w:rsidR="00623A5B" w:rsidRPr="00127044">
        <w:rPr>
          <w:rFonts w:ascii="Times New Roman" w:hAnsi="Times New Roman"/>
          <w:color w:val="000000"/>
          <w:szCs w:val="24"/>
        </w:rPr>
        <w:t>ed</w:t>
      </w:r>
      <w:r w:rsidRPr="00127044">
        <w:rPr>
          <w:rFonts w:ascii="Times New Roman" w:hAnsi="Times New Roman"/>
          <w:color w:val="000000"/>
          <w:szCs w:val="24"/>
        </w:rPr>
        <w:t xml:space="preserve"> only collaborative learning, holding t</w:t>
      </w:r>
      <w:r w:rsidR="00623A5B" w:rsidRPr="00127044">
        <w:rPr>
          <w:rFonts w:ascii="Times New Roman" w:hAnsi="Times New Roman"/>
          <w:color w:val="000000"/>
          <w:szCs w:val="24"/>
        </w:rPr>
        <w:t>he other variables constant, had</w:t>
      </w:r>
      <w:r w:rsidRPr="00127044">
        <w:rPr>
          <w:rFonts w:ascii="Times New Roman" w:hAnsi="Times New Roman"/>
          <w:color w:val="000000"/>
          <w:szCs w:val="24"/>
        </w:rPr>
        <w:t xml:space="preserve"> a large, positive effect. Relationships with faculty and with other students show</w:t>
      </w:r>
      <w:r w:rsidR="00623A5B" w:rsidRPr="00127044">
        <w:rPr>
          <w:rFonts w:ascii="Times New Roman" w:hAnsi="Times New Roman"/>
          <w:color w:val="000000"/>
          <w:szCs w:val="24"/>
        </w:rPr>
        <w:t>ed</w:t>
      </w:r>
      <w:r w:rsidRPr="00127044">
        <w:rPr>
          <w:rFonts w:ascii="Times New Roman" w:hAnsi="Times New Roman"/>
          <w:color w:val="000000"/>
          <w:szCs w:val="24"/>
        </w:rPr>
        <w:t xml:space="preserve"> a good relationship with institutional commitment. And though I was worried that I would not find a good measure for intent to persist when I first began investigating data for use in my project, overall experience correlated very well (too well</w:t>
      </w:r>
      <w:r w:rsidR="00623A5B" w:rsidRPr="00127044">
        <w:rPr>
          <w:rFonts w:ascii="Times New Roman" w:hAnsi="Times New Roman"/>
          <w:color w:val="000000"/>
          <w:szCs w:val="24"/>
        </w:rPr>
        <w:t>, in fact</w:t>
      </w:r>
      <w:r w:rsidRPr="00127044">
        <w:rPr>
          <w:rFonts w:ascii="Times New Roman" w:hAnsi="Times New Roman"/>
          <w:color w:val="000000"/>
          <w:szCs w:val="24"/>
        </w:rPr>
        <w:t>) with the idea that students would return to the same institution if they could do it all over again.</w:t>
      </w:r>
    </w:p>
    <w:p w:rsidR="007A23B0" w:rsidRPr="00127044" w:rsidRDefault="007A23B0" w:rsidP="009D7718">
      <w:pPr>
        <w:pStyle w:val="Heading3fordissertation"/>
        <w:rPr>
          <w:color w:val="000000"/>
          <w:szCs w:val="24"/>
        </w:rPr>
      </w:pPr>
      <w:bookmarkStart w:id="297" w:name="_Toc357082430"/>
      <w:r w:rsidRPr="00127044">
        <w:rPr>
          <w:szCs w:val="24"/>
        </w:rPr>
        <w:t>Pike’s Scalelets</w:t>
      </w:r>
      <w:bookmarkEnd w:id="297"/>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used five of Pike’s twelve scalelets in my model. Pike </w:t>
      </w:r>
      <w:r w:rsidR="00E6099C" w:rsidRPr="00127044">
        <w:rPr>
          <w:rFonts w:ascii="Times New Roman" w:hAnsi="Times New Roman"/>
          <w:color w:val="000000"/>
          <w:szCs w:val="24"/>
        </w:rPr>
        <w:fldChar w:fldCharType="begin">
          <w:fldData xml:space="preserve">PEVuZE5vdGU+PENpdGUgRXhjbHVkZUF1dGg9IjEiPjxBdXRob3I+UGlrZTwvQXV0aG9yPjxZZWFy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</w:fldData>
        </w:fldChar>
      </w:r>
      <w:r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PEVuZE5vdGU+PENpdGUgRXhjbHVkZUF1dGg9IjEiPjxBdXRob3I+UGlrZTwvQXV0aG9yPjxZZWFy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</w:fldData>
        </w:fldChar>
      </w:r>
      <w:r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94" w:tooltip="Pike, 2006 #452" w:history="1">
        <w:r w:rsidR="00886D37" w:rsidRPr="00127044">
          <w:rPr>
            <w:rFonts w:ascii="Times New Roman" w:hAnsi="Times New Roman"/>
            <w:noProof/>
            <w:color w:val="000000"/>
            <w:szCs w:val="24"/>
          </w:rPr>
          <w:t>2006a</w:t>
        </w:r>
      </w:hyperlink>
      <w:r w:rsidRPr="00127044">
        <w:rPr>
          <w:rFonts w:ascii="Times New Roman" w:hAnsi="Times New Roman"/>
          <w:noProof/>
          <w:color w:val="000000"/>
          <w:szCs w:val="24"/>
        </w:rPr>
        <w:t xml:space="preserve">, </w:t>
      </w:r>
      <w:hyperlink w:anchor="_ENREF_95" w:tooltip="Pike, 2006 #453" w:history="1">
        <w:r w:rsidR="00886D37" w:rsidRPr="00127044">
          <w:rPr>
            <w:rFonts w:ascii="Times New Roman" w:hAnsi="Times New Roman"/>
            <w:noProof/>
            <w:color w:val="000000"/>
            <w:szCs w:val="24"/>
          </w:rPr>
          <w:t>2006b</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developed his scalelets for use as a more granular measure of student engagement factors. He deemed that all twelve of his scalelets were reliable. However, in my sample, two of the scalelets as he had constructed them were not reliable. I added one question from NSSE </w:t>
      </w:r>
      <w:r w:rsidR="00F63A67" w:rsidRPr="00127044">
        <w:rPr>
          <w:rFonts w:ascii="Times New Roman" w:hAnsi="Times New Roman"/>
          <w:color w:val="000000"/>
          <w:szCs w:val="24"/>
        </w:rPr>
        <w:t xml:space="preserve">that Pike had used in a different scalelet </w:t>
      </w:r>
      <w:r w:rsidRPr="00127044">
        <w:rPr>
          <w:rFonts w:ascii="Times New Roman" w:hAnsi="Times New Roman"/>
          <w:color w:val="000000"/>
          <w:szCs w:val="24"/>
        </w:rPr>
        <w:t>and removed another to develop a more reliable Active Learning scalelet. I removed two questions from the Collaborative Learning scalelet to make i</w:t>
      </w:r>
      <w:r w:rsidR="00657623" w:rsidRPr="00127044">
        <w:rPr>
          <w:rFonts w:ascii="Times New Roman" w:hAnsi="Times New Roman"/>
          <w:color w:val="000000"/>
          <w:szCs w:val="24"/>
        </w:rPr>
        <w:t>t more reliable – though I worried</w:t>
      </w:r>
      <w:r w:rsidRPr="00127044">
        <w:rPr>
          <w:rFonts w:ascii="Times New Roman" w:hAnsi="Times New Roman"/>
          <w:color w:val="000000"/>
          <w:szCs w:val="24"/>
        </w:rPr>
        <w:t xml:space="preserve"> about the face validity of the two remaining questions. In my sample, Pike’s scalelets for Course Challenge, Interactive Learning, and Support for Student Success were all reliable as he originally fashioned them. While Pike devised his scalelets for use as a measurement tool on campuses, they </w:t>
      </w:r>
      <w:r w:rsidRPr="00127044">
        <w:rPr>
          <w:rFonts w:ascii="Times New Roman" w:hAnsi="Times New Roman"/>
          <w:color w:val="000000"/>
          <w:szCs w:val="24"/>
        </w:rPr>
        <w:lastRenderedPageBreak/>
        <w:t>served as solid indicators for academic performance, academic integration, and intent to persist constructs and will serve</w:t>
      </w:r>
      <w:r w:rsidR="000A68BE" w:rsidRPr="00127044">
        <w:rPr>
          <w:rFonts w:ascii="Times New Roman" w:hAnsi="Times New Roman"/>
          <w:color w:val="000000"/>
          <w:szCs w:val="24"/>
        </w:rPr>
        <w:t xml:space="preserve"> other</w:t>
      </w:r>
      <w:r w:rsidRPr="00127044">
        <w:rPr>
          <w:rFonts w:ascii="Times New Roman" w:hAnsi="Times New Roman"/>
          <w:color w:val="000000"/>
          <w:szCs w:val="24"/>
        </w:rPr>
        <w:t xml:space="preserve"> researchers interested in </w:t>
      </w:r>
      <w:r w:rsidR="000A68BE" w:rsidRPr="00127044">
        <w:rPr>
          <w:rFonts w:ascii="Times New Roman" w:hAnsi="Times New Roman"/>
          <w:color w:val="000000"/>
          <w:szCs w:val="24"/>
        </w:rPr>
        <w:t xml:space="preserve">utilizing indicators for student engagement. </w:t>
      </w:r>
    </w:p>
    <w:p w:rsidR="007A23B0" w:rsidRPr="00127044" w:rsidRDefault="007A23B0" w:rsidP="007A23B0">
      <w:pPr>
        <w:pStyle w:val="Heading2fordissertation"/>
        <w:rPr>
          <w:szCs w:val="24"/>
        </w:rPr>
      </w:pPr>
      <w:bookmarkStart w:id="298" w:name="_Toc357082431"/>
      <w:r w:rsidRPr="00127044">
        <w:rPr>
          <w:szCs w:val="24"/>
        </w:rPr>
        <w:t>Implications</w:t>
      </w:r>
      <w:bookmarkEnd w:id="298"/>
    </w:p>
    <w:p w:rsidR="008D63E0" w:rsidRPr="00127044" w:rsidRDefault="007A23B0" w:rsidP="00B81574">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implications for researchers interested in exploring the relationship between the library and student persistence are clear. At the local level, librarians must continue to assess the impact that their library has upon their college or university. They must collect quantitative and qualitative data and work with institutional researchers to see what difference their library </w:t>
      </w:r>
      <w:r w:rsidR="001459E0" w:rsidRPr="00127044">
        <w:rPr>
          <w:rFonts w:ascii="Times New Roman" w:hAnsi="Times New Roman"/>
          <w:color w:val="000000"/>
          <w:szCs w:val="24"/>
        </w:rPr>
        <w:t>and their librarians have</w:t>
      </w:r>
      <w:r w:rsidRPr="00127044">
        <w:rPr>
          <w:rFonts w:ascii="Times New Roman" w:hAnsi="Times New Roman"/>
          <w:color w:val="000000"/>
          <w:szCs w:val="24"/>
        </w:rPr>
        <w:t xml:space="preserve"> made upon student success. </w:t>
      </w:r>
    </w:p>
    <w:p w:rsidR="00B81574" w:rsidRPr="00127044" w:rsidRDefault="00790FC8" w:rsidP="00B81574">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plan to </w:t>
      </w:r>
      <w:r w:rsidR="008D63E0" w:rsidRPr="00127044">
        <w:rPr>
          <w:rFonts w:ascii="Times New Roman" w:hAnsi="Times New Roman"/>
          <w:color w:val="000000"/>
          <w:szCs w:val="24"/>
        </w:rPr>
        <w:t>conduct research at the local level by</w:t>
      </w:r>
      <w:r w:rsidRPr="00127044">
        <w:rPr>
          <w:rFonts w:ascii="Times New Roman" w:hAnsi="Times New Roman"/>
          <w:color w:val="000000"/>
          <w:szCs w:val="24"/>
        </w:rPr>
        <w:t xml:space="preserve"> exploring the relationship between the academic library and student success at the University of New Mexico where I work as the University Library’s Planning &amp; Assessment Officer. I </w:t>
      </w:r>
      <w:r w:rsidR="0040209D" w:rsidRPr="00127044">
        <w:rPr>
          <w:rFonts w:ascii="Times New Roman" w:hAnsi="Times New Roman"/>
          <w:color w:val="000000"/>
          <w:szCs w:val="24"/>
        </w:rPr>
        <w:t>anticipate finding</w:t>
      </w:r>
      <w:r w:rsidRPr="00127044">
        <w:rPr>
          <w:rFonts w:ascii="Times New Roman" w:hAnsi="Times New Roman"/>
          <w:color w:val="000000"/>
          <w:szCs w:val="24"/>
        </w:rPr>
        <w:t xml:space="preserve"> quantitative measures that I can use to conduct a logistic regression to see if engagement with the library leads to success in the university. At the same time, I will use qualitative critical incident methods to interview students and find out how engaging the library has helped them succeed.</w:t>
      </w:r>
      <w:r w:rsidR="00B81574" w:rsidRPr="00127044">
        <w:rPr>
          <w:rFonts w:ascii="Times New Roman" w:hAnsi="Times New Roman"/>
          <w:color w:val="000000"/>
          <w:szCs w:val="24"/>
        </w:rPr>
        <w:t xml:space="preserve"> </w:t>
      </w:r>
    </w:p>
    <w:p w:rsidR="008D63E0" w:rsidRPr="00127044" w:rsidRDefault="00B81574" w:rsidP="00B81574">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As I </w:t>
      </w:r>
      <w:r w:rsidR="00810046" w:rsidRPr="00127044">
        <w:rPr>
          <w:rFonts w:ascii="Times New Roman" w:hAnsi="Times New Roman"/>
          <w:color w:val="000000"/>
          <w:szCs w:val="24"/>
        </w:rPr>
        <w:t xml:space="preserve">initiate these and </w:t>
      </w:r>
      <w:r w:rsidRPr="00127044">
        <w:rPr>
          <w:rFonts w:ascii="Times New Roman" w:hAnsi="Times New Roman"/>
          <w:color w:val="000000"/>
          <w:szCs w:val="24"/>
        </w:rPr>
        <w:t xml:space="preserve">future studies, I am interested in student success in its broadest terms. In this study, I used persistence as a measure of student success, but my interest is in all types of success. </w:t>
      </w:r>
      <w:r w:rsidR="006C71EB" w:rsidRPr="00127044">
        <w:rPr>
          <w:rFonts w:ascii="Times New Roman" w:hAnsi="Times New Roman"/>
          <w:color w:val="000000"/>
          <w:szCs w:val="24"/>
        </w:rPr>
        <w:t xml:space="preserve">I hope to find out what aspects of library services and resources help students succeed in ways they define success. </w:t>
      </w:r>
      <w:r w:rsidR="00B1219C" w:rsidRPr="00127044">
        <w:rPr>
          <w:rFonts w:ascii="Times New Roman" w:hAnsi="Times New Roman"/>
          <w:color w:val="000000"/>
          <w:szCs w:val="24"/>
        </w:rPr>
        <w:t xml:space="preserve">I hope to find out why the librarian makes a difference. </w:t>
      </w:r>
      <w:r w:rsidR="006C71EB" w:rsidRPr="00127044">
        <w:rPr>
          <w:rFonts w:ascii="Times New Roman" w:hAnsi="Times New Roman"/>
          <w:color w:val="000000"/>
          <w:szCs w:val="24"/>
        </w:rPr>
        <w:t xml:space="preserve">I hope to corroborate existing studies that show the library impacts academic performance and integration and to move beyond to find out how the library impacts social engagement. I hope to find out if the library as a place matters to </w:t>
      </w:r>
      <w:r w:rsidR="006C71EB" w:rsidRPr="00127044">
        <w:rPr>
          <w:rFonts w:ascii="Times New Roman" w:hAnsi="Times New Roman"/>
          <w:color w:val="000000"/>
          <w:szCs w:val="24"/>
        </w:rPr>
        <w:lastRenderedPageBreak/>
        <w:t>students. A</w:t>
      </w:r>
      <w:r w:rsidRPr="00127044">
        <w:rPr>
          <w:rFonts w:ascii="Times New Roman" w:hAnsi="Times New Roman"/>
          <w:color w:val="000000"/>
          <w:szCs w:val="24"/>
        </w:rPr>
        <w:t xml:space="preserve">t the University of New Mexico, we regularly use an instrument called LibQual+ to measure customer satisfaction with the library </w:t>
      </w:r>
      <w:r w:rsidR="00B1219C" w:rsidRPr="00127044">
        <w:rPr>
          <w:rFonts w:ascii="Times New Roman" w:hAnsi="Times New Roman"/>
          <w:color w:val="000000"/>
          <w:szCs w:val="24"/>
        </w:rPr>
        <w:t>as a provider</w:t>
      </w:r>
      <w:r w:rsidRPr="00127044">
        <w:rPr>
          <w:rFonts w:ascii="Times New Roman" w:hAnsi="Times New Roman"/>
          <w:color w:val="000000"/>
          <w:szCs w:val="24"/>
        </w:rPr>
        <w:t xml:space="preserve"> of</w:t>
      </w:r>
      <w:r w:rsidR="006C71EB" w:rsidRPr="00127044">
        <w:rPr>
          <w:rFonts w:ascii="Times New Roman" w:hAnsi="Times New Roman"/>
          <w:color w:val="000000"/>
          <w:szCs w:val="24"/>
        </w:rPr>
        <w:t xml:space="preserve"> service</w:t>
      </w:r>
      <w:r w:rsidR="00B1219C" w:rsidRPr="00127044">
        <w:rPr>
          <w:rFonts w:ascii="Times New Roman" w:hAnsi="Times New Roman"/>
          <w:color w:val="000000"/>
          <w:szCs w:val="24"/>
        </w:rPr>
        <w:t>s</w:t>
      </w:r>
      <w:r w:rsidR="006C71EB" w:rsidRPr="00127044">
        <w:rPr>
          <w:rFonts w:ascii="Times New Roman" w:hAnsi="Times New Roman"/>
          <w:color w:val="000000"/>
          <w:szCs w:val="24"/>
        </w:rPr>
        <w:t xml:space="preserve">, </w:t>
      </w:r>
      <w:r w:rsidR="00B1219C" w:rsidRPr="00127044">
        <w:rPr>
          <w:rFonts w:ascii="Times New Roman" w:hAnsi="Times New Roman"/>
          <w:color w:val="000000"/>
          <w:szCs w:val="24"/>
        </w:rPr>
        <w:t xml:space="preserve">a supplier of </w:t>
      </w:r>
      <w:r w:rsidR="006C71EB" w:rsidRPr="00127044">
        <w:rPr>
          <w:rFonts w:ascii="Times New Roman" w:hAnsi="Times New Roman"/>
          <w:color w:val="000000"/>
          <w:szCs w:val="24"/>
        </w:rPr>
        <w:t xml:space="preserve">collections, and </w:t>
      </w:r>
      <w:r w:rsidR="00B1219C" w:rsidRPr="00127044">
        <w:rPr>
          <w:rFonts w:ascii="Times New Roman" w:hAnsi="Times New Roman"/>
          <w:color w:val="000000"/>
          <w:szCs w:val="24"/>
        </w:rPr>
        <w:t xml:space="preserve">a proprietor of a </w:t>
      </w:r>
      <w:r w:rsidR="006C71EB" w:rsidRPr="00127044">
        <w:rPr>
          <w:rFonts w:ascii="Times New Roman" w:hAnsi="Times New Roman"/>
          <w:color w:val="000000"/>
          <w:szCs w:val="24"/>
        </w:rPr>
        <w:t xml:space="preserve">place – in our most recent results, we found that undergraduates valued </w:t>
      </w:r>
      <w:r w:rsidR="00B1219C" w:rsidRPr="00127044">
        <w:rPr>
          <w:rFonts w:ascii="Times New Roman" w:hAnsi="Times New Roman"/>
          <w:color w:val="000000"/>
          <w:szCs w:val="24"/>
        </w:rPr>
        <w:t xml:space="preserve">the library as a </w:t>
      </w:r>
      <w:r w:rsidR="006C71EB" w:rsidRPr="00127044">
        <w:rPr>
          <w:rFonts w:ascii="Times New Roman" w:hAnsi="Times New Roman"/>
          <w:color w:val="000000"/>
          <w:szCs w:val="24"/>
        </w:rPr>
        <w:t>place</w:t>
      </w:r>
      <w:r w:rsidR="005B5013" w:rsidRPr="00127044">
        <w:rPr>
          <w:rFonts w:ascii="Times New Roman" w:hAnsi="Times New Roman"/>
          <w:color w:val="000000"/>
          <w:szCs w:val="24"/>
        </w:rPr>
        <w:t xml:space="preserve"> and I want to find out why</w:t>
      </w:r>
      <w:r w:rsidR="006C71EB" w:rsidRPr="00127044">
        <w:rPr>
          <w:rFonts w:ascii="Times New Roman" w:hAnsi="Times New Roman"/>
          <w:color w:val="000000"/>
          <w:szCs w:val="24"/>
        </w:rPr>
        <w:t>.</w:t>
      </w:r>
      <w:r w:rsidRPr="00127044">
        <w:rPr>
          <w:rFonts w:ascii="Times New Roman" w:hAnsi="Times New Roman"/>
          <w:color w:val="000000"/>
          <w:szCs w:val="24"/>
        </w:rPr>
        <w:t xml:space="preserve"> </w:t>
      </w:r>
      <w:r w:rsidR="008D63E0" w:rsidRPr="00127044">
        <w:rPr>
          <w:rFonts w:ascii="Times New Roman" w:hAnsi="Times New Roman"/>
          <w:color w:val="000000"/>
          <w:szCs w:val="24"/>
        </w:rPr>
        <w:t xml:space="preserve">I hope to investigate the role of place in both student academic and social engagement. I </w:t>
      </w:r>
      <w:r w:rsidR="005B5013" w:rsidRPr="00127044">
        <w:rPr>
          <w:rFonts w:ascii="Times New Roman" w:hAnsi="Times New Roman"/>
          <w:color w:val="000000"/>
          <w:szCs w:val="24"/>
        </w:rPr>
        <w:t xml:space="preserve">also </w:t>
      </w:r>
      <w:r w:rsidR="008D63E0" w:rsidRPr="00127044">
        <w:rPr>
          <w:rFonts w:ascii="Times New Roman" w:hAnsi="Times New Roman"/>
          <w:color w:val="000000"/>
          <w:szCs w:val="24"/>
        </w:rPr>
        <w:t xml:space="preserve">hope to find out the value that individual programs have upon student success. For example, our library offers the Indigenous Nations Library Program (INLP) to help foster success among Native American students </w:t>
      </w:r>
      <w:r w:rsidR="00E6099C" w:rsidRPr="00127044">
        <w:rPr>
          <w:rFonts w:ascii="Times New Roman" w:hAnsi="Times New Roman"/>
          <w:color w:val="000000"/>
          <w:szCs w:val="24"/>
        </w:rPr>
        <w:fldChar w:fldCharType="begin"/>
      </w:r>
      <w:r w:rsidR="002611E4" w:rsidRPr="00127044">
        <w:rPr>
          <w:rFonts w:ascii="Times New Roman" w:hAnsi="Times New Roman"/>
          <w:color w:val="000000"/>
          <w:szCs w:val="24"/>
        </w:rPr>
        <w:instrText xml:space="preserve"> ADDIN EN.CITE &lt;EndNote&gt;&lt;Cite&gt;&lt;Author&gt;Aguilar&lt;/Author&gt;&lt;Year&gt;2006&lt;/Year&gt;&lt;RecNum&gt;516&lt;/RecNum&gt;&lt;DisplayText&gt;(Aguilar, 2006)&lt;/DisplayText&gt;&lt;record&gt;&lt;rec-number&gt;516&lt;/rec-number&gt;&lt;foreign-keys&gt;&lt;key app="EN" db-id="trdvwvf9m00zd4es0eavtr0g5zf90pzwzsw5"&gt;516&lt;/key&gt;&lt;/foreign-keys&gt;&lt;ref-type name="Journal Article"&gt;17&lt;/ref-type&gt;&lt;contributors&gt;&lt;authors&gt;&lt;author&gt;Aguilar, Paulita L.&lt;/author&gt;&lt;/authors&gt;&lt;/contributors&gt;&lt;titles&gt;&lt;title&gt;University of New Mexico Libraries&amp;apos; Indigenous Nations Library Program (INLP): Reaching out and serving the UNM American Indian community and New Mexico American Indians&lt;/title&gt;&lt;secondary-title&gt;College &amp;amp; Research Libraries News&lt;/secondary-title&gt;&lt;/titles&gt;&lt;periodical&gt;&lt;full-title&gt;College &amp;amp; Research Libraries News&lt;/full-title&gt;&lt;/periodical&gt;&lt;pages&gt;158-160&lt;/pages&gt;&lt;volume&gt;67&lt;/volume&gt;&lt;number&gt;3&lt;/number&gt;&lt;keywords&gt;&lt;keyword&gt;Academic libraries&lt;/keyword&gt;&lt;keyword&gt;Libraries &amp;amp; Indians&lt;/keyword&gt;&lt;keyword&gt;University of New Mexico. General Library&lt;/keyword&gt;&lt;/keywords&gt;&lt;dates&gt;&lt;year&gt;2006&lt;/year&gt;&lt;/dates&gt;&lt;isbn&gt;00990086&lt;/isbn&gt;&lt;accession-num&gt;502978490&lt;/accession-num&gt;&lt;work-type&gt;Feature Article&lt;/work-type&gt;&lt;urls&gt;&lt;related-urls&gt;&lt;url&gt;http://libproxy.unm.edu/login?url=http://search.ebscohost.com/login.aspx?direct=true&amp;amp;db=aft&amp;amp;AN=502978490&amp;amp;site=eds-live&amp;amp;scope=site&lt;/url&gt;&lt;/related-urls&gt;&lt;/urls&gt;&lt;remote-database-name&gt;aft&lt;/remote-database-name&gt;&lt;remote-database-provider&gt;EBSCOhost&lt;/remote-database-provider&gt;&lt;/record&gt;&lt;/Cite&gt;&lt;/EndNote&gt;</w:instrText>
      </w:r>
      <w:r w:rsidR="00E6099C" w:rsidRPr="00127044">
        <w:rPr>
          <w:rFonts w:ascii="Times New Roman" w:hAnsi="Times New Roman"/>
          <w:color w:val="000000"/>
          <w:szCs w:val="24"/>
        </w:rPr>
        <w:fldChar w:fldCharType="separate"/>
      </w:r>
      <w:r w:rsidR="002611E4" w:rsidRPr="00127044">
        <w:rPr>
          <w:rFonts w:ascii="Times New Roman" w:hAnsi="Times New Roman"/>
          <w:noProof/>
          <w:color w:val="000000"/>
          <w:szCs w:val="24"/>
        </w:rPr>
        <w:t>(</w:t>
      </w:r>
      <w:hyperlink w:anchor="_ENREF_3" w:tooltip="Aguilar, 2006 #516" w:history="1">
        <w:r w:rsidR="00886D37" w:rsidRPr="00127044">
          <w:rPr>
            <w:rFonts w:ascii="Times New Roman" w:hAnsi="Times New Roman"/>
            <w:noProof/>
            <w:color w:val="000000"/>
            <w:szCs w:val="24"/>
          </w:rPr>
          <w:t>Aguilar, 2006</w:t>
        </w:r>
      </w:hyperlink>
      <w:r w:rsidR="002611E4"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002611E4" w:rsidRPr="00127044">
        <w:rPr>
          <w:rFonts w:ascii="Times New Roman" w:hAnsi="Times New Roman"/>
          <w:color w:val="000000"/>
          <w:szCs w:val="24"/>
        </w:rPr>
        <w:t xml:space="preserve"> </w:t>
      </w:r>
      <w:r w:rsidR="008D63E0" w:rsidRPr="00127044">
        <w:rPr>
          <w:rFonts w:ascii="Times New Roman" w:hAnsi="Times New Roman"/>
          <w:color w:val="000000"/>
          <w:szCs w:val="24"/>
        </w:rPr>
        <w:t xml:space="preserve">and I hope </w:t>
      </w:r>
      <w:r w:rsidR="00EB395A" w:rsidRPr="00127044">
        <w:rPr>
          <w:rFonts w:ascii="Times New Roman" w:hAnsi="Times New Roman"/>
          <w:color w:val="000000"/>
          <w:szCs w:val="24"/>
        </w:rPr>
        <w:t>to work with the program</w:t>
      </w:r>
      <w:r w:rsidR="00B1219C" w:rsidRPr="00127044">
        <w:rPr>
          <w:rFonts w:ascii="Times New Roman" w:hAnsi="Times New Roman"/>
          <w:color w:val="000000"/>
          <w:szCs w:val="24"/>
        </w:rPr>
        <w:t>’s</w:t>
      </w:r>
      <w:r w:rsidR="00EB395A" w:rsidRPr="00127044">
        <w:rPr>
          <w:rFonts w:ascii="Times New Roman" w:hAnsi="Times New Roman"/>
          <w:color w:val="000000"/>
          <w:szCs w:val="24"/>
        </w:rPr>
        <w:t xml:space="preserve"> director </w:t>
      </w:r>
      <w:r w:rsidR="008D63E0" w:rsidRPr="00127044">
        <w:rPr>
          <w:rFonts w:ascii="Times New Roman" w:hAnsi="Times New Roman"/>
          <w:color w:val="000000"/>
          <w:szCs w:val="24"/>
        </w:rPr>
        <w:t xml:space="preserve">to see what impact </w:t>
      </w:r>
      <w:r w:rsidR="00EB395A" w:rsidRPr="00127044">
        <w:rPr>
          <w:rFonts w:ascii="Times New Roman" w:hAnsi="Times New Roman"/>
          <w:color w:val="000000"/>
          <w:szCs w:val="24"/>
        </w:rPr>
        <w:t>it</w:t>
      </w:r>
      <w:r w:rsidR="008D63E0" w:rsidRPr="00127044">
        <w:rPr>
          <w:rFonts w:ascii="Times New Roman" w:hAnsi="Times New Roman"/>
          <w:color w:val="000000"/>
          <w:szCs w:val="24"/>
        </w:rPr>
        <w:t xml:space="preserve"> has upon their success. </w:t>
      </w:r>
      <w:r w:rsidR="00DC0E62" w:rsidRPr="00127044">
        <w:rPr>
          <w:rFonts w:ascii="Times New Roman" w:hAnsi="Times New Roman"/>
          <w:color w:val="000000"/>
          <w:szCs w:val="24"/>
        </w:rPr>
        <w:t>In the long run</w:t>
      </w:r>
      <w:r w:rsidR="008D63E0" w:rsidRPr="00127044">
        <w:rPr>
          <w:rFonts w:ascii="Times New Roman" w:hAnsi="Times New Roman"/>
          <w:color w:val="000000"/>
          <w:szCs w:val="24"/>
        </w:rPr>
        <w:t>, I hope to demonstrate the value of my library</w:t>
      </w:r>
      <w:r w:rsidR="00DC0E62" w:rsidRPr="00127044">
        <w:rPr>
          <w:rFonts w:ascii="Times New Roman" w:hAnsi="Times New Roman"/>
          <w:color w:val="000000"/>
          <w:szCs w:val="24"/>
        </w:rPr>
        <w:t xml:space="preserve"> and its servic</w:t>
      </w:r>
      <w:r w:rsidR="009B3BF6" w:rsidRPr="00127044">
        <w:rPr>
          <w:rFonts w:ascii="Times New Roman" w:hAnsi="Times New Roman"/>
          <w:color w:val="000000"/>
          <w:szCs w:val="24"/>
        </w:rPr>
        <w:t>es</w:t>
      </w:r>
      <w:r w:rsidR="00DC0E62" w:rsidRPr="00127044">
        <w:rPr>
          <w:rFonts w:ascii="Times New Roman" w:hAnsi="Times New Roman"/>
          <w:color w:val="000000"/>
          <w:szCs w:val="24"/>
        </w:rPr>
        <w:t>, resources, and programs</w:t>
      </w:r>
      <w:r w:rsidR="008D63E0" w:rsidRPr="00127044">
        <w:rPr>
          <w:rFonts w:ascii="Times New Roman" w:hAnsi="Times New Roman"/>
          <w:color w:val="000000"/>
          <w:szCs w:val="24"/>
        </w:rPr>
        <w:t xml:space="preserve"> to student success.</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Association of College and Research Libraries has provided help </w:t>
      </w:r>
      <w:r w:rsidR="00CF4E5B" w:rsidRPr="00127044">
        <w:rPr>
          <w:rFonts w:ascii="Times New Roman" w:hAnsi="Times New Roman"/>
          <w:color w:val="000000"/>
          <w:szCs w:val="24"/>
        </w:rPr>
        <w:t>to academic librarians hoping to assess the</w:t>
      </w:r>
      <w:r w:rsidR="00C00E09" w:rsidRPr="00127044">
        <w:rPr>
          <w:rFonts w:ascii="Times New Roman" w:hAnsi="Times New Roman"/>
          <w:color w:val="000000"/>
          <w:szCs w:val="24"/>
        </w:rPr>
        <w:t>ir libraries</w:t>
      </w:r>
      <w:r w:rsidR="00CF4E5B" w:rsidRPr="00127044">
        <w:rPr>
          <w:rFonts w:ascii="Times New Roman" w:hAnsi="Times New Roman"/>
          <w:color w:val="000000"/>
          <w:szCs w:val="24"/>
        </w:rPr>
        <w:t xml:space="preserve">’ impact </w:t>
      </w:r>
      <w:r w:rsidRPr="00127044">
        <w:rPr>
          <w:rFonts w:ascii="Times New Roman" w:hAnsi="Times New Roman"/>
          <w:color w:val="000000"/>
          <w:szCs w:val="24"/>
        </w:rPr>
        <w:t xml:space="preserve">with its Value of Academic Libraries initiative and with the revised </w:t>
      </w:r>
      <w:r w:rsidRPr="00127044">
        <w:rPr>
          <w:rFonts w:ascii="Times New Roman" w:hAnsi="Times New Roman"/>
          <w:i/>
          <w:color w:val="000000"/>
          <w:szCs w:val="24"/>
        </w:rPr>
        <w:t xml:space="preserve">Standards for Libraries in Higher Education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&lt;EndNote&gt;&lt;Cite&gt;&lt;Author&gt;Association of College &amp;amp; Research Libraries&lt;/Author&gt;&lt;Year&gt;2011&lt;/Year&gt;&lt;RecNum&gt;510&lt;/RecNum&gt;&lt;DisplayText&gt;(Association of College &amp;amp; Research Libraries, 2011)&lt;/DisplayText&gt;&lt;record&gt;&lt;rec-number&gt;510&lt;/rec-number&gt;&lt;foreign-keys&gt;&lt;key app="EN" db-id="trdvwvf9m00zd4es0eavtr0g5zf90pzwzsw5"&gt;510&lt;/key&gt;&lt;/foreign-keys&gt;&lt;ref-type name="Web Page"&gt;12&lt;/ref-type&gt;&lt;contributors&gt;&lt;authors&gt;&lt;author&gt;Association of College &amp;amp; Research Libraries,&lt;/author&gt;&lt;/authors&gt;&lt;/contributors&gt;&lt;titles&gt;&lt;title&gt;Standards for Libraries in Higher Education&lt;/title&gt;&lt;/titles&gt;&lt;volume&gt;2012&lt;/volume&gt;&lt;dates&gt;&lt;year&gt;2011&lt;/year&gt;&lt;/dates&gt;&lt;urls&gt;&lt;related-urls&gt;&lt;url&gt;http://www.ala.org/acrl/standards/standardslibraries&lt;/url&gt;&lt;/related-urls&gt;&lt;/urls&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2" w:tooltip="Association of College &amp; Research Libraries, 2011 #510" w:history="1">
        <w:r w:rsidR="00886D37" w:rsidRPr="00127044">
          <w:rPr>
            <w:rFonts w:ascii="Times New Roman" w:hAnsi="Times New Roman"/>
            <w:noProof/>
            <w:color w:val="000000"/>
            <w:szCs w:val="24"/>
          </w:rPr>
          <w:t>Association of College &amp; Research Libraries, 2011</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w:t>
      </w:r>
      <w:r w:rsidR="00C00E09" w:rsidRPr="00127044">
        <w:rPr>
          <w:rFonts w:ascii="Times New Roman" w:hAnsi="Times New Roman"/>
          <w:color w:val="000000"/>
          <w:szCs w:val="24"/>
        </w:rPr>
        <w:t xml:space="preserve">The </w:t>
      </w:r>
      <w:r w:rsidR="00C00E09" w:rsidRPr="00127044">
        <w:rPr>
          <w:rFonts w:ascii="Times New Roman" w:hAnsi="Times New Roman"/>
          <w:i/>
          <w:color w:val="000000"/>
          <w:szCs w:val="24"/>
        </w:rPr>
        <w:t>Values</w:t>
      </w:r>
      <w:r w:rsidR="00C00E09" w:rsidRPr="00127044">
        <w:rPr>
          <w:rFonts w:ascii="Times New Roman" w:hAnsi="Times New Roman"/>
          <w:color w:val="000000"/>
          <w:szCs w:val="24"/>
        </w:rPr>
        <w:t xml:space="preserve"> report helps librarians identify means of assessing impact and the </w:t>
      </w:r>
      <w:r w:rsidR="0040209D" w:rsidRPr="00127044">
        <w:rPr>
          <w:rFonts w:ascii="Times New Roman" w:hAnsi="Times New Roman"/>
          <w:i/>
          <w:color w:val="000000"/>
          <w:szCs w:val="24"/>
        </w:rPr>
        <w:t>Standards</w:t>
      </w:r>
      <w:r w:rsidR="0040209D" w:rsidRPr="00127044">
        <w:rPr>
          <w:rFonts w:ascii="Times New Roman" w:hAnsi="Times New Roman"/>
          <w:color w:val="000000"/>
          <w:szCs w:val="24"/>
        </w:rPr>
        <w:t xml:space="preserve"> provide a framework that librarians can use at their institutions to demonstrate their value and their contributions to student success.</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At the national level, the goal is also clear, but the path is fraught with challenges. Saracevic and Kantor </w:t>
      </w:r>
      <w:r w:rsidR="00E6099C" w:rsidRPr="00127044">
        <w:rPr>
          <w:rFonts w:ascii="Times New Roman" w:hAnsi="Times New Roman"/>
          <w:color w:val="000000"/>
          <w:szCs w:val="24"/>
        </w:rPr>
        <w:fldChar w:fldCharType="begin">
          <w:fldData xml:space="preserve">PEVuZE5vdGU+PENpdGUgRXhjbHVkZUF1dGg9IjEiPjxBdXRob3I+U2FyYWNldmljPC9BdXRob3I+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</w:fldData>
        </w:fldChar>
      </w:r>
      <w:r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PEVuZE5vdGU+PENpdGUgRXhjbHVkZUF1dGg9IjEiPjxBdXRob3I+U2FyYWNldmljPC9BdXRob3I+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</w:fldData>
        </w:fldChar>
      </w:r>
      <w:r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05" w:tooltip="Saracevic, 1997 #128" w:history="1">
        <w:r w:rsidR="00886D37" w:rsidRPr="00127044">
          <w:rPr>
            <w:rFonts w:ascii="Times New Roman" w:hAnsi="Times New Roman"/>
            <w:noProof/>
            <w:color w:val="000000"/>
            <w:szCs w:val="24"/>
          </w:rPr>
          <w:t>1997a</w:t>
        </w:r>
      </w:hyperlink>
      <w:r w:rsidRPr="00127044">
        <w:rPr>
          <w:rFonts w:ascii="Times New Roman" w:hAnsi="Times New Roman"/>
          <w:noProof/>
          <w:color w:val="000000"/>
          <w:szCs w:val="24"/>
        </w:rPr>
        <w:t xml:space="preserve">, </w:t>
      </w:r>
      <w:hyperlink w:anchor="_ENREF_106" w:tooltip="Saracevic, 1997 #129" w:history="1">
        <w:r w:rsidR="00886D37" w:rsidRPr="00127044">
          <w:rPr>
            <w:rFonts w:ascii="Times New Roman" w:hAnsi="Times New Roman"/>
            <w:noProof/>
            <w:color w:val="000000"/>
            <w:szCs w:val="24"/>
          </w:rPr>
          <w:t>1997b</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claimed that it is nearly impossible to show the benefit of the academic library at the institutional level and argued that study should be left at the individual level in the context of the larger institution. I must respectfully disagree. It is difficult, but my own research has shown that it can be done. The goal is to develop and maintain a set of measures and techniques that can be used by researchers to </w:t>
      </w:r>
      <w:r w:rsidRPr="00127044">
        <w:rPr>
          <w:rFonts w:ascii="Times New Roman" w:hAnsi="Times New Roman"/>
          <w:color w:val="000000"/>
          <w:szCs w:val="24"/>
        </w:rPr>
        <w:lastRenderedPageBreak/>
        <w:t>demonstrate the academic library’s impact and by administrators to make decisions when allocating resources. The challenges on the path are many. First, despite calls to begin collecting more meaningful statistics, national library associations and the federal government continue to collect input and output statistics that tell us more about a library’s size than its quality. Researchers need to determine which of these input and output measures, if any, serve as indicators of qu</w:t>
      </w:r>
      <w:r w:rsidR="00200C3E" w:rsidRPr="00127044">
        <w:rPr>
          <w:rFonts w:ascii="Times New Roman" w:hAnsi="Times New Roman"/>
          <w:color w:val="000000"/>
          <w:szCs w:val="24"/>
        </w:rPr>
        <w:t>ality. The models described in C</w:t>
      </w:r>
      <w:r w:rsidRPr="00127044">
        <w:rPr>
          <w:rFonts w:ascii="Times New Roman" w:hAnsi="Times New Roman"/>
          <w:color w:val="000000"/>
          <w:szCs w:val="24"/>
        </w:rPr>
        <w:t xml:space="preserve">hapter 1 such as Urquhart’s Library Measurement Model (see figure </w:t>
      </w:r>
      <w:r w:rsidR="00CB622E" w:rsidRPr="00127044">
        <w:rPr>
          <w:rFonts w:ascii="Times New Roman" w:hAnsi="Times New Roman"/>
          <w:color w:val="000000"/>
          <w:szCs w:val="24"/>
        </w:rPr>
        <w:t>23</w:t>
      </w:r>
      <w:r w:rsidRPr="00127044">
        <w:rPr>
          <w:rFonts w:ascii="Times New Roman" w:hAnsi="Times New Roman"/>
          <w:color w:val="000000"/>
          <w:szCs w:val="24"/>
        </w:rPr>
        <w:t>) imply that input and output measures influence outcomes measure</w:t>
      </w:r>
      <w:r w:rsidR="003D064B" w:rsidRPr="00127044">
        <w:rPr>
          <w:rFonts w:ascii="Times New Roman" w:hAnsi="Times New Roman"/>
          <w:color w:val="000000"/>
          <w:szCs w:val="24"/>
        </w:rPr>
        <w:t>s</w:t>
      </w:r>
      <w:r w:rsidRPr="00127044">
        <w:rPr>
          <w:rFonts w:ascii="Times New Roman" w:hAnsi="Times New Roman"/>
          <w:color w:val="000000"/>
          <w:szCs w:val="24"/>
        </w:rPr>
        <w:t>, but that was not necessarily true for my study. Researchers need to find specific links.</w:t>
      </w:r>
    </w:p>
    <w:p w:rsidR="007A23B0" w:rsidRPr="00127044" w:rsidRDefault="007A23B0" w:rsidP="000B48F2">
      <w:pPr>
        <w:spacing w:line="480" w:lineRule="auto"/>
        <w:rPr>
          <w:rFonts w:ascii="Times New Roman" w:hAnsi="Times New Roman"/>
          <w:szCs w:val="24"/>
        </w:rPr>
      </w:pPr>
      <w:r w:rsidRPr="00127044">
        <w:rPr>
          <w:rFonts w:ascii="Times New Roman" w:hAnsi="Times New Roman"/>
          <w:noProof/>
          <w:szCs w:val="24"/>
        </w:rPr>
        <w:drawing>
          <wp:inline distT="0" distB="0" distL="0" distR="0" wp14:anchorId="1EB80326" wp14:editId="145D87AC">
            <wp:extent cx="5486400" cy="876300"/>
            <wp:effectExtent l="19050" t="0" r="38100" b="0"/>
            <wp:docPr id="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r w:rsidRPr="00127044">
        <w:rPr>
          <w:rFonts w:ascii="Times New Roman" w:hAnsi="Times New Roman"/>
          <w:i/>
          <w:szCs w:val="24"/>
        </w:rPr>
        <w:t xml:space="preserve">Figure </w:t>
      </w:r>
      <w:r w:rsidR="00CB622E" w:rsidRPr="00127044">
        <w:rPr>
          <w:rFonts w:ascii="Times New Roman" w:hAnsi="Times New Roman"/>
          <w:i/>
          <w:szCs w:val="24"/>
        </w:rPr>
        <w:t>23</w:t>
      </w:r>
      <w:r w:rsidRPr="00127044">
        <w:rPr>
          <w:rFonts w:ascii="Times New Roman" w:hAnsi="Times New Roman"/>
          <w:i/>
          <w:szCs w:val="24"/>
        </w:rPr>
        <w:t>:</w:t>
      </w:r>
      <w:r w:rsidRPr="00127044">
        <w:rPr>
          <w:rFonts w:ascii="Times New Roman" w:hAnsi="Times New Roman"/>
          <w:szCs w:val="24"/>
        </w:rPr>
        <w:t xml:space="preserve"> Urquhart’s </w:t>
      </w:r>
      <w:r w:rsidR="00E6099C" w:rsidRPr="00127044">
        <w:rPr>
          <w:rFonts w:ascii="Times New Roman" w:hAnsi="Times New Roman"/>
          <w:szCs w:val="24"/>
        </w:rPr>
        <w:fldChar w:fldCharType="begin"/>
      </w:r>
      <w:r w:rsidR="00371E2A" w:rsidRPr="00127044">
        <w:rPr>
          <w:rFonts w:ascii="Times New Roman" w:hAnsi="Times New Roman"/>
          <w:szCs w:val="24"/>
        </w:rPr>
        <w:instrText xml:space="preserve"> ADDIN EN.CITE &lt;EndNote&gt;&lt;Cite ExcludeAuth="1"&gt;&lt;Author&gt;Urquhart&lt;/Author&gt;&lt;Year&gt;2004&lt;/Year&gt;&lt;RecNum&gt;384&lt;/RecNum&gt;&lt;DisplayText&gt;(2004)&lt;/DisplayText&gt;&lt;record&gt;&lt;rec-number&gt;384&lt;/rec-number&gt;&lt;foreign-keys&gt;&lt;key app="EN" db-id="trdvwvf9m00zd4es0eavtr0g5zf90pzwzsw5"&gt;384&lt;/key&gt;&lt;/foreign-keys&gt;&lt;ref-type name="Book Section"&gt;5&lt;/ref-type&gt;&lt;contributors&gt;&lt;authors&gt;&lt;author&gt;Urquhart, Christine&lt;/author&gt;&lt;/authors&gt;&lt;secondary-authors&gt;&lt;author&gt;Booth, Andrew&lt;/author&gt;&lt;author&gt;Brice, Anne&lt;/author&gt;&lt;/secondary-authors&gt;&lt;/contributors&gt;&lt;titles&gt;&lt;title&gt;How do I measure the Impact of My Service?&lt;/title&gt;&lt;secondary-title&gt;Evidence-based practice for information professionals : a handbook&lt;/secondary-title&gt;&lt;/titles&gt;&lt;pages&gt;210-222&lt;/pages&gt;&lt;section&gt;Special Topic D&lt;/section&gt;&lt;keywords&gt;&lt;keyword&gt;Information science.&lt;/keyword&gt;&lt;keyword&gt;Informatieverzorging.&lt;/keyword&gt;&lt;keyword&gt;Evidence-based practice.&lt;/keyword&gt;&lt;keyword&gt;Sciences de l&amp;apos;information.&lt;/keyword&gt;&lt;keyword&gt;Information Science.&lt;/keyword&gt;&lt;/keywords&gt;&lt;dates&gt;&lt;year&gt;2004&lt;/year&gt;&lt;/dates&gt;&lt;pub-location&gt;London&lt;/pub-location&gt;&lt;publisher&gt;Facet&lt;/publisher&gt;&lt;isbn&gt;ISBN: 1856044718 (cased); 9781856044714 (cased); National Library: 007730900 LCCN: 2004-381872&lt;/isbn&gt;&lt;accession-num&gt;52396668&lt;/accession-num&gt;&lt;call-num&gt;LC: Z665; Dewey: 020; NLM: Z 665&lt;/call-num&gt;&lt;urls&gt;&lt;/urls&gt;&lt;remote-database-name&gt;WorldCat&lt;/remote-database-name&gt;&lt;remote-database-provider&gt;OCLC&lt;/remote-database-provider&gt;&lt;language&gt;English&lt;/language&gt;&lt;/record&gt;&lt;/Cite&gt;&lt;/EndNote&gt;</w:instrText>
      </w:r>
      <w:r w:rsidR="00E6099C" w:rsidRPr="00127044">
        <w:rPr>
          <w:rFonts w:ascii="Times New Roman" w:hAnsi="Times New Roman"/>
          <w:szCs w:val="24"/>
        </w:rPr>
        <w:fldChar w:fldCharType="separate"/>
      </w:r>
      <w:r w:rsidR="00371E2A" w:rsidRPr="00127044">
        <w:rPr>
          <w:rFonts w:ascii="Times New Roman" w:hAnsi="Times New Roman"/>
          <w:noProof/>
          <w:szCs w:val="24"/>
        </w:rPr>
        <w:t>(</w:t>
      </w:r>
      <w:hyperlink w:anchor="_ENREF_119" w:tooltip="Urquhart, 2004 #384" w:history="1">
        <w:r w:rsidR="00886D37" w:rsidRPr="00127044">
          <w:rPr>
            <w:rFonts w:ascii="Times New Roman" w:hAnsi="Times New Roman"/>
            <w:noProof/>
            <w:szCs w:val="24"/>
          </w:rPr>
          <w:t>2004</w:t>
        </w:r>
      </w:hyperlink>
      <w:r w:rsidR="00371E2A" w:rsidRPr="00127044">
        <w:rPr>
          <w:rFonts w:ascii="Times New Roman" w:hAnsi="Times New Roman"/>
          <w:noProof/>
          <w:szCs w:val="24"/>
        </w:rPr>
        <w:t>)</w:t>
      </w:r>
      <w:r w:rsidR="00E6099C" w:rsidRPr="00127044">
        <w:rPr>
          <w:rFonts w:ascii="Times New Roman" w:hAnsi="Times New Roman"/>
          <w:szCs w:val="24"/>
        </w:rPr>
        <w:fldChar w:fldCharType="end"/>
      </w:r>
      <w:r w:rsidR="00371E2A" w:rsidRPr="00127044">
        <w:rPr>
          <w:rFonts w:ascii="Times New Roman" w:hAnsi="Times New Roman"/>
          <w:szCs w:val="24"/>
        </w:rPr>
        <w:t xml:space="preserve"> </w:t>
      </w:r>
      <w:r w:rsidRPr="00127044">
        <w:rPr>
          <w:rFonts w:ascii="Times New Roman" w:hAnsi="Times New Roman"/>
          <w:szCs w:val="24"/>
        </w:rPr>
        <w:t>Library Measurement Model</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More importantly, researchers need to develop new measures of quality. The new measures need to be as simple and straightforward to collect as are input and output measures. The librarians working with NSSE to develop a new set of library engagement indicators are on the right path. </w:t>
      </w:r>
      <w:r w:rsidR="00D63F1E" w:rsidRPr="00127044">
        <w:rPr>
          <w:rFonts w:ascii="Times New Roman" w:hAnsi="Times New Roman"/>
          <w:color w:val="000000"/>
          <w:szCs w:val="24"/>
        </w:rPr>
        <w:t xml:space="preserve">At the very least, </w:t>
      </w:r>
      <w:r w:rsidR="00F42A2A" w:rsidRPr="00127044">
        <w:rPr>
          <w:rFonts w:ascii="Times New Roman" w:hAnsi="Times New Roman"/>
          <w:color w:val="000000"/>
          <w:szCs w:val="24"/>
        </w:rPr>
        <w:t>we</w:t>
      </w:r>
      <w:r w:rsidR="00D63F1E" w:rsidRPr="00127044">
        <w:rPr>
          <w:rFonts w:ascii="Times New Roman" w:hAnsi="Times New Roman"/>
          <w:color w:val="000000"/>
          <w:szCs w:val="24"/>
        </w:rPr>
        <w:t xml:space="preserve"> should ask that NSSE separate the library out as a service separate from the larger administrative support category so that statistical analysis can be conducted against their tried and true engagement measures. </w:t>
      </w:r>
      <w:r w:rsidR="00F42A2A" w:rsidRPr="00127044">
        <w:rPr>
          <w:rFonts w:ascii="Times New Roman" w:hAnsi="Times New Roman"/>
          <w:color w:val="000000"/>
          <w:szCs w:val="24"/>
        </w:rPr>
        <w:t xml:space="preserve">Ideally, we should ask that NSSE incorporate separate questions about library engagement into their survey. </w:t>
      </w:r>
      <w:r w:rsidRPr="00127044">
        <w:rPr>
          <w:rFonts w:ascii="Times New Roman" w:hAnsi="Times New Roman"/>
          <w:color w:val="000000"/>
          <w:szCs w:val="24"/>
        </w:rPr>
        <w:t xml:space="preserve">But, if history serves, it is </w:t>
      </w:r>
      <w:r w:rsidR="001D34D2" w:rsidRPr="00127044">
        <w:rPr>
          <w:rFonts w:ascii="Times New Roman" w:hAnsi="Times New Roman"/>
          <w:color w:val="000000"/>
          <w:szCs w:val="24"/>
        </w:rPr>
        <w:t>likely</w:t>
      </w:r>
      <w:r w:rsidRPr="00127044">
        <w:rPr>
          <w:rFonts w:ascii="Times New Roman" w:hAnsi="Times New Roman"/>
          <w:color w:val="000000"/>
          <w:szCs w:val="24"/>
        </w:rPr>
        <w:t xml:space="preserve"> that NSSE will pilot the indicators in a single study and </w:t>
      </w:r>
      <w:r w:rsidR="001D34D2" w:rsidRPr="00127044">
        <w:rPr>
          <w:rFonts w:ascii="Times New Roman" w:hAnsi="Times New Roman"/>
          <w:color w:val="000000"/>
          <w:szCs w:val="24"/>
        </w:rPr>
        <w:t>will adopt</w:t>
      </w:r>
      <w:r w:rsidRPr="00127044">
        <w:rPr>
          <w:rFonts w:ascii="Times New Roman" w:hAnsi="Times New Roman"/>
          <w:color w:val="000000"/>
          <w:szCs w:val="24"/>
        </w:rPr>
        <w:t xml:space="preserve"> few if any of the individual questions into their larger survey. And even if NSSE </w:t>
      </w:r>
      <w:r w:rsidR="00CF4E5B" w:rsidRPr="00127044">
        <w:rPr>
          <w:rFonts w:ascii="Times New Roman" w:hAnsi="Times New Roman"/>
          <w:color w:val="000000"/>
          <w:szCs w:val="24"/>
        </w:rPr>
        <w:t>administrators do</w:t>
      </w:r>
      <w:r w:rsidRPr="00127044">
        <w:rPr>
          <w:rFonts w:ascii="Times New Roman" w:hAnsi="Times New Roman"/>
          <w:color w:val="000000"/>
          <w:szCs w:val="24"/>
        </w:rPr>
        <w:t xml:space="preserve"> add individual library engagement </w:t>
      </w:r>
      <w:r w:rsidRPr="00127044">
        <w:rPr>
          <w:rFonts w:ascii="Times New Roman" w:hAnsi="Times New Roman"/>
          <w:color w:val="000000"/>
          <w:szCs w:val="24"/>
        </w:rPr>
        <w:lastRenderedPageBreak/>
        <w:t xml:space="preserve">questions to </w:t>
      </w:r>
      <w:r w:rsidR="00CF4E5B" w:rsidRPr="00127044">
        <w:rPr>
          <w:rFonts w:ascii="Times New Roman" w:hAnsi="Times New Roman"/>
          <w:color w:val="000000"/>
          <w:szCs w:val="24"/>
        </w:rPr>
        <w:t>their survey or decide</w:t>
      </w:r>
      <w:r w:rsidRPr="00127044">
        <w:rPr>
          <w:rFonts w:ascii="Times New Roman" w:hAnsi="Times New Roman"/>
          <w:color w:val="000000"/>
          <w:szCs w:val="24"/>
        </w:rPr>
        <w:t xml:space="preserve"> to adopt the information literacy module whole cloth, NSSE remains a proprietary instrument, thereby limiting its wider use in research. </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Academic librarians need valid and reliable measures that relate the library to student success. We need instruments that are simple to administer and analyze. We need questions that are routinely collected every year. And we need results that are widely disseminated. In order for this to happen, library associations or the federal government must take leadership.</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In the United States, the Association of Research Libraries (ARL) and the Association of College and Research Librarians (ACRL), along with the U.S. Department of Education, are the groups that currently gather statistics and are therefore the most likely organizations to foster change as to which statistics are gathered. Earlier attempts to make changes with new measures have met with limited success due to the challenges of finding and collecting measures that work. But also, in some cases, individual colleges and universities who fare well with the current input and output measures due to their size have resisted change. And also, possibly, bureaucratic inertia has kept the traditional measures in place – especially with no alternate measures readily available.</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The ongoing push for accountability in times of financial stress is an opportunity to push through this inertia. Government officials want to know how the monies they spend help bolster the workforce. Accrediting agencies want to know how institutions help their students learn. Campus administrators want to be sure that they are spending their budget wisely in the face of pressures for efficiency and accountability. Librarians and the associations that represent them can step in and help to answer these questions.</w:t>
      </w:r>
      <w:r w:rsidR="0040209D" w:rsidRPr="00127044">
        <w:rPr>
          <w:rFonts w:ascii="Times New Roman" w:hAnsi="Times New Roman"/>
          <w:color w:val="000000"/>
          <w:szCs w:val="24"/>
        </w:rPr>
        <w:t xml:space="preserve"> As a member of the ACRL Board who is actively involved with the Value of Academic </w:t>
      </w:r>
      <w:r w:rsidR="0040209D" w:rsidRPr="00127044">
        <w:rPr>
          <w:rFonts w:ascii="Times New Roman" w:hAnsi="Times New Roman"/>
          <w:color w:val="000000"/>
          <w:szCs w:val="24"/>
        </w:rPr>
        <w:lastRenderedPageBreak/>
        <w:t>Libraries initiative, I intend to use my position to influence the conversation and to push for measures of quality and impact that will answer questions of accountability.</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 will once again quote the SPEC Kit on impact measures: “despite the urgency the library community has felt in recent years to justify its value, the responding libraries reported shockingly little work that focuses on investigating whether use of library resources correlate with measures of success for library users” with only 34% of respondents having conducted research on their library’s impact </w:t>
      </w:r>
      <w:r w:rsidR="00E6099C" w:rsidRPr="00127044">
        <w:rPr>
          <w:rFonts w:ascii="Times New Roman" w:hAnsi="Times New Roman"/>
          <w:color w:val="000000"/>
          <w:szCs w:val="24"/>
        </w:rPr>
        <w:fldChar w:fldCharType="begin"/>
      </w:r>
      <w:r w:rsidRPr="00127044">
        <w:rPr>
          <w:rFonts w:ascii="Times New Roman" w:hAnsi="Times New Roman"/>
          <w:color w:val="000000"/>
          <w:szCs w:val="24"/>
        </w:rPr>
        <w:instrText xml:space="preserve"> ADDIN EN.CITE &lt;EndNote&gt;&lt;Cite&gt;&lt;Author&gt;Koltay&lt;/Author&gt;&lt;Year&gt;2010&lt;/Year&gt;&lt;RecNum&gt;470&lt;/RecNum&gt;&lt;Pages&gt;9&lt;/Pages&gt;&lt;DisplayText&gt;(Koltay &amp;amp; Li, 2010, p. 9)&lt;/DisplayText&gt;&lt;record&gt;&lt;rec-number&gt;470&lt;/rec-number&gt;&lt;foreign-keys&gt;&lt;key app="EN" db-id="trdvwvf9m00zd4es0eavtr0g5zf90pzwzsw5"&gt;470&lt;/key&gt;&lt;/foreign-keys&gt;&lt;ref-type name="Serial"&gt;57&lt;/ref-type&gt;&lt;contributors&gt;&lt;authors&gt;&lt;author&gt;Koltay, Zsuzsa &lt;/author&gt;&lt;author&gt;Li, Xin&lt;/author&gt;&lt;/authors&gt;&lt;/contributors&gt;&lt;titles&gt;&lt;title&gt;Impact measures in research libraries&lt;/title&gt;&lt;secondary-title&gt;SPEC Kit 318&lt;/secondary-title&gt;&lt;/titles&gt;&lt;number&gt;318&lt;/number&gt;&lt;keywords&gt;&lt;keyword&gt;Academic libraries -- United States -- Statistics.&lt;/keyword&gt;&lt;keyword&gt;Academic libraries -- United States -- Evaluation.&lt;/keyword&gt;&lt;keyword&gt;Libraries and education.&lt;/keyword&gt;&lt;keyword&gt;Research libraries -- United States -- Surveys.&lt;/keyword&gt;&lt;/keywords&gt;&lt;dates&gt;&lt;year&gt;2010&lt;/year&gt;&lt;/dates&gt;&lt;pub-location&gt;Washington, DC : Association of Research Libraries&lt;/pub-location&gt;&lt;publisher&gt;Association of Research Libraries.&lt;/publisher&gt;&lt;accession-num&gt;OCLC: 662603742&lt;/accession-num&gt;&lt;urls&gt;&lt;/urls&gt;&lt;remote-database-name&gt;WorldCat&lt;/remote-database-name&gt;&lt;remote-database-provider&gt;OCLC&lt;/remote-database-provider&gt;&lt;language&gt;English Series: SPEC kit,; 318; Variation: SPEC kit ;; 318. Contents: Survey results -- Representative documents -- Impact assessment goals -- Library value calculation -- User surveys.&lt;/language&gt;&lt;/record&gt;&lt;/Cite&gt;&lt;/EndNote&gt;</w:instrText>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64" w:tooltip="Koltay, 2010 #470" w:history="1">
        <w:r w:rsidR="00886D37" w:rsidRPr="00127044">
          <w:rPr>
            <w:rFonts w:ascii="Times New Roman" w:hAnsi="Times New Roman"/>
            <w:noProof/>
            <w:color w:val="000000"/>
            <w:szCs w:val="24"/>
          </w:rPr>
          <w:t>Koltay &amp; Li, 2010, p. 9</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While the survey that accompanied the SPEC Kit did not ask librarians why that might be the case, the obvious answer is that it is difficult to </w:t>
      </w:r>
      <w:r w:rsidR="001E503B" w:rsidRPr="00127044">
        <w:rPr>
          <w:rFonts w:ascii="Times New Roman" w:hAnsi="Times New Roman"/>
          <w:color w:val="000000"/>
          <w:szCs w:val="24"/>
        </w:rPr>
        <w:t>demonstrate value</w:t>
      </w:r>
      <w:r w:rsidRPr="00127044">
        <w:rPr>
          <w:rFonts w:ascii="Times New Roman" w:hAnsi="Times New Roman"/>
          <w:color w:val="000000"/>
          <w:szCs w:val="24"/>
        </w:rPr>
        <w:t>. Associations are perfectly primed to intercede and provide the help academic librarians need</w:t>
      </w:r>
      <w:r w:rsidR="00CF4E5B" w:rsidRPr="00127044">
        <w:rPr>
          <w:rFonts w:ascii="Times New Roman" w:hAnsi="Times New Roman"/>
          <w:color w:val="000000"/>
          <w:szCs w:val="24"/>
        </w:rPr>
        <w:t xml:space="preserve"> and I intend to use my position on the ACRL Board to encourage and facilitate the development of measures that will make it easier to </w:t>
      </w:r>
      <w:r w:rsidR="001E503B" w:rsidRPr="00127044">
        <w:rPr>
          <w:rFonts w:ascii="Times New Roman" w:hAnsi="Times New Roman"/>
          <w:color w:val="000000"/>
          <w:szCs w:val="24"/>
        </w:rPr>
        <w:t>demonstrate value</w:t>
      </w:r>
      <w:r w:rsidR="00CF4E5B" w:rsidRPr="00127044">
        <w:rPr>
          <w:rFonts w:ascii="Times New Roman" w:hAnsi="Times New Roman"/>
          <w:color w:val="000000"/>
          <w:szCs w:val="24"/>
        </w:rPr>
        <w:t xml:space="preserve">. </w:t>
      </w:r>
    </w:p>
    <w:p w:rsidR="007A23B0" w:rsidRPr="00127044" w:rsidRDefault="007A23B0" w:rsidP="007A23B0">
      <w:pPr>
        <w:spacing w:line="480" w:lineRule="auto"/>
        <w:rPr>
          <w:rFonts w:ascii="Times New Roman" w:hAnsi="Times New Roman"/>
          <w:b/>
          <w:color w:val="000000"/>
          <w:szCs w:val="24"/>
        </w:rPr>
      </w:pPr>
      <w:r w:rsidRPr="00127044">
        <w:rPr>
          <w:rFonts w:ascii="Times New Roman" w:hAnsi="Times New Roman"/>
          <w:b/>
          <w:color w:val="000000"/>
          <w:szCs w:val="24"/>
        </w:rPr>
        <w:t>Research Questions</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Unfortunately, my model did not bring me much closer to answering the question of why the academic library has an impact on student persistence. I was able to </w:t>
      </w:r>
      <w:r w:rsidR="004F340F" w:rsidRPr="00127044">
        <w:rPr>
          <w:rFonts w:ascii="Times New Roman" w:hAnsi="Times New Roman"/>
          <w:color w:val="000000"/>
          <w:szCs w:val="24"/>
        </w:rPr>
        <w:t xml:space="preserve">corroborate </w:t>
      </w:r>
      <w:r w:rsidRPr="00127044">
        <w:rPr>
          <w:rFonts w:ascii="Times New Roman" w:hAnsi="Times New Roman"/>
          <w:color w:val="000000"/>
          <w:szCs w:val="24"/>
        </w:rPr>
        <w:t xml:space="preserve">that the relationship demonstrated in other studies does exist. I was able to find some positive relationships between library indicators and measures of student academic performance and student engagement. I was able to confirm that librarians do make a difference. But I was not able to answer the </w:t>
      </w:r>
      <w:r w:rsidR="00021354" w:rsidRPr="00127044">
        <w:rPr>
          <w:rFonts w:ascii="Times New Roman" w:hAnsi="Times New Roman"/>
          <w:color w:val="000000"/>
          <w:szCs w:val="24"/>
        </w:rPr>
        <w:t>fundamental</w:t>
      </w:r>
      <w:r w:rsidRPr="00127044">
        <w:rPr>
          <w:rFonts w:ascii="Times New Roman" w:hAnsi="Times New Roman"/>
          <w:color w:val="000000"/>
          <w:szCs w:val="24"/>
        </w:rPr>
        <w:t xml:space="preserve"> question</w:t>
      </w:r>
      <w:r w:rsidR="00021354" w:rsidRPr="00127044">
        <w:rPr>
          <w:rFonts w:ascii="Times New Roman" w:hAnsi="Times New Roman"/>
          <w:color w:val="000000"/>
          <w:szCs w:val="24"/>
        </w:rPr>
        <w:t>s</w:t>
      </w:r>
      <w:r w:rsidRPr="00127044">
        <w:rPr>
          <w:rFonts w:ascii="Times New Roman" w:hAnsi="Times New Roman"/>
          <w:color w:val="000000"/>
          <w:szCs w:val="24"/>
        </w:rPr>
        <w:t xml:space="preserve"> of why</w:t>
      </w:r>
      <w:r w:rsidR="00021354" w:rsidRPr="00127044">
        <w:rPr>
          <w:rFonts w:ascii="Times New Roman" w:hAnsi="Times New Roman"/>
          <w:color w:val="000000"/>
          <w:szCs w:val="24"/>
        </w:rPr>
        <w:t xml:space="preserve"> and how</w:t>
      </w:r>
      <w:r w:rsidRPr="00127044">
        <w:rPr>
          <w:rFonts w:ascii="Times New Roman" w:hAnsi="Times New Roman"/>
          <w:color w:val="000000"/>
          <w:szCs w:val="24"/>
        </w:rPr>
        <w:t>.</w:t>
      </w:r>
    </w:p>
    <w:p w:rsidR="00432474"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In future research, I </w:t>
      </w:r>
      <w:r w:rsidR="008B499A" w:rsidRPr="00127044">
        <w:rPr>
          <w:rFonts w:ascii="Times New Roman" w:hAnsi="Times New Roman"/>
          <w:color w:val="000000"/>
          <w:szCs w:val="24"/>
        </w:rPr>
        <w:t>plan</w:t>
      </w:r>
      <w:r w:rsidRPr="00127044">
        <w:rPr>
          <w:rFonts w:ascii="Times New Roman" w:hAnsi="Times New Roman"/>
          <w:color w:val="000000"/>
          <w:szCs w:val="24"/>
        </w:rPr>
        <w:t xml:space="preserve"> to continue exploring the relationship between the academic library and student success. </w:t>
      </w:r>
      <w:r w:rsidR="008B499A" w:rsidRPr="00127044">
        <w:rPr>
          <w:rFonts w:ascii="Times New Roman" w:hAnsi="Times New Roman"/>
          <w:color w:val="000000"/>
          <w:szCs w:val="24"/>
        </w:rPr>
        <w:t xml:space="preserve">As I mentioned </w:t>
      </w:r>
      <w:r w:rsidR="00B81574" w:rsidRPr="00127044">
        <w:rPr>
          <w:rFonts w:ascii="Times New Roman" w:hAnsi="Times New Roman"/>
          <w:color w:val="000000"/>
          <w:szCs w:val="24"/>
        </w:rPr>
        <w:t>earlier</w:t>
      </w:r>
      <w:r w:rsidR="008B499A" w:rsidRPr="00127044">
        <w:rPr>
          <w:rFonts w:ascii="Times New Roman" w:hAnsi="Times New Roman"/>
          <w:color w:val="000000"/>
          <w:szCs w:val="24"/>
        </w:rPr>
        <w:t xml:space="preserve">, </w:t>
      </w:r>
      <w:r w:rsidRPr="00127044">
        <w:rPr>
          <w:rFonts w:ascii="Times New Roman" w:hAnsi="Times New Roman"/>
          <w:color w:val="000000"/>
          <w:szCs w:val="24"/>
        </w:rPr>
        <w:t xml:space="preserve">I will </w:t>
      </w:r>
      <w:r w:rsidR="008B499A" w:rsidRPr="00127044">
        <w:rPr>
          <w:rFonts w:ascii="Times New Roman" w:hAnsi="Times New Roman"/>
          <w:color w:val="000000"/>
          <w:szCs w:val="24"/>
        </w:rPr>
        <w:t>use both quantitative and qualitative methods to explore how my</w:t>
      </w:r>
      <w:r w:rsidR="00D42F7A" w:rsidRPr="00127044">
        <w:rPr>
          <w:rFonts w:ascii="Times New Roman" w:hAnsi="Times New Roman"/>
          <w:color w:val="000000"/>
          <w:szCs w:val="24"/>
        </w:rPr>
        <w:t xml:space="preserve"> </w:t>
      </w:r>
      <w:r w:rsidR="00EA4897" w:rsidRPr="00127044">
        <w:rPr>
          <w:rFonts w:ascii="Times New Roman" w:hAnsi="Times New Roman"/>
          <w:color w:val="000000"/>
          <w:szCs w:val="24"/>
        </w:rPr>
        <w:t>own</w:t>
      </w:r>
      <w:r w:rsidRPr="00127044">
        <w:rPr>
          <w:rFonts w:ascii="Times New Roman" w:hAnsi="Times New Roman"/>
          <w:color w:val="000000"/>
          <w:szCs w:val="24"/>
        </w:rPr>
        <w:t xml:space="preserve"> library has helped </w:t>
      </w:r>
      <w:r w:rsidR="008B499A" w:rsidRPr="00127044">
        <w:rPr>
          <w:rFonts w:ascii="Times New Roman" w:hAnsi="Times New Roman"/>
          <w:color w:val="000000"/>
          <w:szCs w:val="24"/>
        </w:rPr>
        <w:t>students</w:t>
      </w:r>
      <w:r w:rsidRPr="00127044">
        <w:rPr>
          <w:rFonts w:ascii="Times New Roman" w:hAnsi="Times New Roman"/>
          <w:color w:val="000000"/>
          <w:szCs w:val="24"/>
        </w:rPr>
        <w:t xml:space="preserve"> succeed. But </w:t>
      </w:r>
      <w:r w:rsidRPr="00127044">
        <w:rPr>
          <w:rFonts w:ascii="Times New Roman" w:hAnsi="Times New Roman"/>
          <w:color w:val="000000"/>
          <w:szCs w:val="24"/>
        </w:rPr>
        <w:lastRenderedPageBreak/>
        <w:t>I remain interested in asking the same questions at the national level.</w:t>
      </w:r>
      <w:r w:rsidR="0097513A" w:rsidRPr="00127044">
        <w:rPr>
          <w:rFonts w:ascii="Times New Roman" w:hAnsi="Times New Roman"/>
          <w:color w:val="000000"/>
          <w:szCs w:val="24"/>
        </w:rPr>
        <w:t xml:space="preserve"> </w:t>
      </w:r>
      <w:r w:rsidR="00432474" w:rsidRPr="00127044">
        <w:rPr>
          <w:rFonts w:ascii="Times New Roman" w:hAnsi="Times New Roman"/>
          <w:color w:val="000000"/>
          <w:szCs w:val="24"/>
        </w:rPr>
        <w:t xml:space="preserve">Fortunately, I am currently situated in a position where I can influence the </w:t>
      </w:r>
      <w:r w:rsidR="0097513A" w:rsidRPr="00127044">
        <w:rPr>
          <w:rFonts w:ascii="Times New Roman" w:hAnsi="Times New Roman"/>
          <w:color w:val="000000"/>
          <w:szCs w:val="24"/>
        </w:rPr>
        <w:t>national research agenda</w:t>
      </w:r>
      <w:r w:rsidR="00790FC8" w:rsidRPr="00127044">
        <w:rPr>
          <w:rFonts w:ascii="Times New Roman" w:hAnsi="Times New Roman"/>
          <w:color w:val="000000"/>
          <w:szCs w:val="24"/>
        </w:rPr>
        <w:t xml:space="preserve">. </w:t>
      </w:r>
      <w:r w:rsidR="00D42F7A" w:rsidRPr="00127044">
        <w:rPr>
          <w:rFonts w:ascii="Times New Roman" w:hAnsi="Times New Roman"/>
          <w:color w:val="000000"/>
          <w:szCs w:val="24"/>
        </w:rPr>
        <w:t>In addition to serving as an ACRL Board member</w:t>
      </w:r>
      <w:r w:rsidR="00B25E73" w:rsidRPr="00127044">
        <w:rPr>
          <w:rFonts w:ascii="Times New Roman" w:hAnsi="Times New Roman"/>
          <w:color w:val="000000"/>
          <w:szCs w:val="24"/>
        </w:rPr>
        <w:t xml:space="preserve"> and a member of the group formulating NSSE library engagement questions</w:t>
      </w:r>
      <w:r w:rsidR="00D42F7A" w:rsidRPr="00127044">
        <w:rPr>
          <w:rFonts w:ascii="Times New Roman" w:hAnsi="Times New Roman"/>
          <w:color w:val="000000"/>
          <w:szCs w:val="24"/>
        </w:rPr>
        <w:t>,</w:t>
      </w:r>
      <w:r w:rsidR="00432474" w:rsidRPr="00127044">
        <w:rPr>
          <w:rFonts w:ascii="Times New Roman" w:hAnsi="Times New Roman"/>
          <w:color w:val="000000"/>
          <w:szCs w:val="24"/>
        </w:rPr>
        <w:t xml:space="preserve"> </w:t>
      </w:r>
      <w:r w:rsidR="005D3440" w:rsidRPr="00127044">
        <w:rPr>
          <w:rFonts w:ascii="Times New Roman" w:hAnsi="Times New Roman"/>
          <w:color w:val="000000"/>
          <w:szCs w:val="24"/>
        </w:rPr>
        <w:t xml:space="preserve">I have been asked to join </w:t>
      </w:r>
      <w:r w:rsidR="00D42F7A" w:rsidRPr="00127044">
        <w:rPr>
          <w:rFonts w:ascii="Times New Roman" w:hAnsi="Times New Roman"/>
          <w:color w:val="000000"/>
          <w:szCs w:val="24"/>
        </w:rPr>
        <w:t xml:space="preserve">a </w:t>
      </w:r>
      <w:r w:rsidR="005D3440" w:rsidRPr="00127044">
        <w:rPr>
          <w:rFonts w:ascii="Times New Roman" w:hAnsi="Times New Roman"/>
          <w:color w:val="000000"/>
          <w:szCs w:val="24"/>
        </w:rPr>
        <w:t>formal</w:t>
      </w:r>
      <w:r w:rsidR="00432474" w:rsidRPr="00127044">
        <w:rPr>
          <w:rFonts w:ascii="Times New Roman" w:hAnsi="Times New Roman"/>
          <w:color w:val="000000"/>
          <w:szCs w:val="24"/>
        </w:rPr>
        <w:t xml:space="preserve"> </w:t>
      </w:r>
      <w:r w:rsidR="002D7858" w:rsidRPr="00127044">
        <w:rPr>
          <w:rFonts w:ascii="Times New Roman" w:hAnsi="Times New Roman"/>
          <w:color w:val="000000"/>
          <w:szCs w:val="24"/>
        </w:rPr>
        <w:t xml:space="preserve">national </w:t>
      </w:r>
      <w:r w:rsidR="00432474" w:rsidRPr="00127044">
        <w:rPr>
          <w:rFonts w:ascii="Times New Roman" w:hAnsi="Times New Roman"/>
          <w:color w:val="000000"/>
          <w:szCs w:val="24"/>
        </w:rPr>
        <w:t>conversation designed to shape the research agenda</w:t>
      </w:r>
      <w:r w:rsidR="002505DA" w:rsidRPr="00127044">
        <w:rPr>
          <w:rFonts w:ascii="Times New Roman" w:hAnsi="Times New Roman"/>
          <w:color w:val="000000"/>
          <w:szCs w:val="24"/>
        </w:rPr>
        <w:t xml:space="preserve"> around library values</w:t>
      </w:r>
      <w:r w:rsidR="00432474" w:rsidRPr="00127044">
        <w:rPr>
          <w:rFonts w:ascii="Times New Roman" w:hAnsi="Times New Roman"/>
          <w:color w:val="000000"/>
          <w:szCs w:val="24"/>
        </w:rPr>
        <w:t xml:space="preserve">. </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My study </w:t>
      </w:r>
      <w:r w:rsidR="00432474" w:rsidRPr="00127044">
        <w:rPr>
          <w:rFonts w:ascii="Times New Roman" w:hAnsi="Times New Roman"/>
          <w:color w:val="000000"/>
          <w:szCs w:val="24"/>
        </w:rPr>
        <w:t xml:space="preserve">can contribute to that research agenda, as it </w:t>
      </w:r>
      <w:r w:rsidRPr="00127044">
        <w:rPr>
          <w:rFonts w:ascii="Times New Roman" w:hAnsi="Times New Roman"/>
          <w:color w:val="000000"/>
          <w:szCs w:val="24"/>
        </w:rPr>
        <w:t>raised more questions than it answered. We know that the library has a positive impact on student persistence, but we do not know why or how. The literature on student persistence is vast. Pascarella and Terenzini</w:t>
      </w:r>
      <w:r w:rsidR="00636031" w:rsidRPr="00127044">
        <w:rPr>
          <w:rFonts w:ascii="Times New Roman" w:hAnsi="Times New Roman"/>
          <w:color w:val="000000"/>
          <w:szCs w:val="24"/>
        </w:rPr>
        <w:t xml:space="preserve"> </w:t>
      </w:r>
      <w:r w:rsidR="00E6099C" w:rsidRPr="00127044">
        <w:rPr>
          <w:rFonts w:ascii="Times New Roman" w:hAnsi="Times New Roman"/>
          <w:color w:val="000000"/>
          <w:szCs w:val="24"/>
        </w:rPr>
        <w:fldChar w:fldCharType="begin">
          <w:fldData xml:space="preserve">PEVuZE5vdGU+PENpdGUgRXhjbHVkZUF1dGg9IjEiPjxBdXRob3I+UGFzY2FyZWxsYTwvQXV0aG9y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</w:fldData>
        </w:fldChar>
      </w:r>
      <w:r w:rsidR="00636031"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PEVuZE5vdGU+PENpdGUgRXhjbHVkZUF1dGg9IjEiPjxBdXRob3I+UGFzY2FyZWxsYTwvQXV0aG9y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</w:fldData>
        </w:fldChar>
      </w:r>
      <w:r w:rsidR="00636031"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00636031" w:rsidRPr="00127044">
        <w:rPr>
          <w:rFonts w:ascii="Times New Roman" w:hAnsi="Times New Roman"/>
          <w:noProof/>
          <w:color w:val="000000"/>
          <w:szCs w:val="24"/>
        </w:rPr>
        <w:t>(</w:t>
      </w:r>
      <w:hyperlink w:anchor="_ENREF_91" w:tooltip="Pascarella, 1991 #430" w:history="1">
        <w:r w:rsidR="00886D37" w:rsidRPr="00127044">
          <w:rPr>
            <w:rFonts w:ascii="Times New Roman" w:hAnsi="Times New Roman"/>
            <w:noProof/>
            <w:color w:val="000000"/>
            <w:szCs w:val="24"/>
          </w:rPr>
          <w:t>1991</w:t>
        </w:r>
      </w:hyperlink>
      <w:r w:rsidR="00636031" w:rsidRPr="00127044">
        <w:rPr>
          <w:rFonts w:ascii="Times New Roman" w:hAnsi="Times New Roman"/>
          <w:noProof/>
          <w:color w:val="000000"/>
          <w:szCs w:val="24"/>
        </w:rPr>
        <w:t xml:space="preserve">, </w:t>
      </w:r>
      <w:hyperlink w:anchor="_ENREF_92" w:tooltip="Pascarella, 2005 #429" w:history="1">
        <w:r w:rsidR="00886D37" w:rsidRPr="00127044">
          <w:rPr>
            <w:rFonts w:ascii="Times New Roman" w:hAnsi="Times New Roman"/>
            <w:noProof/>
            <w:color w:val="000000"/>
            <w:szCs w:val="24"/>
          </w:rPr>
          <w:t>2005</w:t>
        </w:r>
      </w:hyperlink>
      <w:r w:rsidR="00636031"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w:t>
      </w:r>
      <w:r w:rsidR="00021354" w:rsidRPr="00127044">
        <w:rPr>
          <w:rFonts w:ascii="Times New Roman" w:hAnsi="Times New Roman"/>
          <w:color w:val="000000"/>
          <w:szCs w:val="24"/>
        </w:rPr>
        <w:t xml:space="preserve">compiled two book length literature reviews in which they </w:t>
      </w:r>
      <w:r w:rsidRPr="00127044">
        <w:rPr>
          <w:rFonts w:ascii="Times New Roman" w:hAnsi="Times New Roman"/>
          <w:color w:val="000000"/>
          <w:szCs w:val="24"/>
        </w:rPr>
        <w:t>cited thousands of items on the influence of college upon students</w:t>
      </w:r>
      <w:r w:rsidR="00021354" w:rsidRPr="00127044">
        <w:rPr>
          <w:rFonts w:ascii="Times New Roman" w:hAnsi="Times New Roman"/>
          <w:color w:val="000000"/>
          <w:szCs w:val="24"/>
        </w:rPr>
        <w:t>;</w:t>
      </w:r>
      <w:r w:rsidRPr="00127044">
        <w:rPr>
          <w:rFonts w:ascii="Times New Roman" w:hAnsi="Times New Roman"/>
          <w:color w:val="000000"/>
          <w:szCs w:val="24"/>
        </w:rPr>
        <w:t xml:space="preserve"> </w:t>
      </w:r>
      <w:r w:rsidR="00021354" w:rsidRPr="00127044">
        <w:rPr>
          <w:rFonts w:ascii="Times New Roman" w:hAnsi="Times New Roman"/>
          <w:color w:val="000000"/>
          <w:szCs w:val="24"/>
        </w:rPr>
        <w:t xml:space="preserve">in each book they devoted an entire chapter to educational attainment, a category that included hundreds of pieces of research on persistence. </w:t>
      </w:r>
      <w:r w:rsidR="004F2644" w:rsidRPr="00127044">
        <w:rPr>
          <w:rFonts w:ascii="Times New Roman" w:hAnsi="Times New Roman"/>
          <w:color w:val="000000"/>
          <w:szCs w:val="24"/>
        </w:rPr>
        <w:t xml:space="preserve">Astin </w:t>
      </w:r>
      <w:r w:rsidR="00E6099C" w:rsidRPr="00127044">
        <w:rPr>
          <w:rFonts w:ascii="Times New Roman" w:hAnsi="Times New Roman"/>
          <w:color w:val="000000"/>
          <w:szCs w:val="24"/>
        </w:rPr>
        <w:fldChar w:fldCharType="begin">
          <w:fldData xml:space="preserve">PEVuZE5vdGU+PENpdGUgRXhjbHVkZUF1dGg9IjEiPjxBdXRob3I+QXN0aW48L0F1dGhvcj48WWVh
cj4yMDAxPC9ZZWFyPjxSZWNOdW0+MTA8L1JlY051bT48RGlzcGxheVRleHQ+KDE5NzcsIDIwMDEp
PC9EaXNwbGF5VGV4dD48cmVjb3JkPjxyZWMtbnVtYmVyPjEwPC9yZWMtbnVtYmVyPjxmb3JlaWdu
LWtleXM+PGtleSBhcHA9IkVOIiBkYi1pZD0idHJkdnd2ZjltMDB6ZDRlczBlYXZ0cjBnNXpmOTBw
end6c3c1Ij4xMDwva2V5PjwvZm9yZWlnbi1rZXlzPjxyZWYtdHlwZSBuYW1lPSJCb29rIj42PC9y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biBzZXJpZXMuPC9zZWNvbmRhcnktdGl0bGU+PC90aXRsZXM+PHBhZ2VzPnh4aXgsIDQ4MiBwLjwv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</w:fldData>
        </w:fldChar>
      </w:r>
      <w:r w:rsidR="007B0A9A"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PEVuZE5vdGU+PENpdGUgRXhjbHVkZUF1dGg9IjEiPjxBdXRob3I+QXN0aW48L0F1dGhvcj48WWVh
cj4yMDAxPC9ZZWFyPjxSZWNOdW0+MTA8L1JlY051bT48RGlzcGxheVRleHQ+KDE5NzcsIDIwMDEp
PC9EaXNwbGF5VGV4dD48cmVjb3JkPjxyZWMtbnVtYmVyPjEwPC9yZWMtbnVtYmVyPjxmb3JlaWdu
LWtleXM+PGtleSBhcHA9IkVOIiBkYi1pZD0idHJkdnd2ZjltMDB6ZDRlczBlYXZ0cjBnNXpmOTBw
end6c3c1Ij4xMDwva2V5PjwvZm9yZWlnbi1rZXlzPjxyZWYtdHlwZSBuYW1lPSJCb29rIj42PC9y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biBzZXJpZXMuPC9zZWNvbmRhcnktdGl0bGU+PC90aXRsZXM+PHBhZ2VzPnh4aXgsIDQ4MiBwLjwv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</w:fldData>
        </w:fldChar>
      </w:r>
      <w:r w:rsidR="007B0A9A"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007B0A9A" w:rsidRPr="00127044">
        <w:rPr>
          <w:rFonts w:ascii="Times New Roman" w:hAnsi="Times New Roman"/>
          <w:noProof/>
          <w:color w:val="000000"/>
          <w:szCs w:val="24"/>
        </w:rPr>
        <w:t>(</w:t>
      </w:r>
      <w:hyperlink w:anchor="_ENREF_16" w:tooltip="Astin, 1977 #434" w:history="1">
        <w:r w:rsidR="00886D37" w:rsidRPr="00127044">
          <w:rPr>
            <w:rFonts w:ascii="Times New Roman" w:hAnsi="Times New Roman"/>
            <w:noProof/>
            <w:color w:val="000000"/>
            <w:szCs w:val="24"/>
          </w:rPr>
          <w:t>1977</w:t>
        </w:r>
      </w:hyperlink>
      <w:r w:rsidR="007B0A9A" w:rsidRPr="00127044">
        <w:rPr>
          <w:rFonts w:ascii="Times New Roman" w:hAnsi="Times New Roman"/>
          <w:noProof/>
          <w:color w:val="000000"/>
          <w:szCs w:val="24"/>
        </w:rPr>
        <w:t xml:space="preserve">, </w:t>
      </w:r>
      <w:hyperlink w:anchor="_ENREF_18" w:tooltip="Astin, 2001 #10" w:history="1">
        <w:r w:rsidR="00886D37" w:rsidRPr="00127044">
          <w:rPr>
            <w:rFonts w:ascii="Times New Roman" w:hAnsi="Times New Roman"/>
            <w:noProof/>
            <w:color w:val="000000"/>
            <w:szCs w:val="24"/>
          </w:rPr>
          <w:t>2001</w:t>
        </w:r>
      </w:hyperlink>
      <w:r w:rsidR="007B0A9A"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004F2644" w:rsidRPr="00127044">
        <w:rPr>
          <w:rFonts w:ascii="Times New Roman" w:hAnsi="Times New Roman"/>
          <w:color w:val="000000"/>
          <w:szCs w:val="24"/>
        </w:rPr>
        <w:t xml:space="preserve"> </w:t>
      </w:r>
      <w:r w:rsidRPr="00127044">
        <w:rPr>
          <w:rFonts w:ascii="Times New Roman" w:hAnsi="Times New Roman"/>
          <w:color w:val="000000"/>
          <w:szCs w:val="24"/>
        </w:rPr>
        <w:t>identified “135 college environmental measures and “57 student involvement” measures” (p. xii) that impact student success. Prime among these measures in both reviews is student involvement, which</w:t>
      </w:r>
      <w:r w:rsidR="00C91C6C" w:rsidRPr="00127044">
        <w:rPr>
          <w:rFonts w:ascii="Times New Roman" w:hAnsi="Times New Roman"/>
          <w:color w:val="000000"/>
          <w:szCs w:val="24"/>
        </w:rPr>
        <w:t xml:space="preserve"> </w:t>
      </w:r>
      <w:r w:rsidR="00061076" w:rsidRPr="00127044">
        <w:rPr>
          <w:rFonts w:ascii="Times New Roman" w:hAnsi="Times New Roman"/>
          <w:color w:val="000000"/>
          <w:szCs w:val="24"/>
        </w:rPr>
        <w:t xml:space="preserve">Cabrera, Nora, and Castañeda </w:t>
      </w:r>
      <w:r w:rsidR="00E6099C" w:rsidRPr="00127044">
        <w:rPr>
          <w:rFonts w:ascii="Times New Roman" w:hAnsi="Times New Roman"/>
          <w:color w:val="000000"/>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061076"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PEVuZE5vdGU+PENpdGUgRXhjbHVkZUF1dGg9IjEiPjxBdXRob3I+Q2FicmVyYTwvQXV0aG9yPjxZ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</w:fldData>
        </w:fldChar>
      </w:r>
      <w:r w:rsidR="00061076"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00061076" w:rsidRPr="00127044">
        <w:rPr>
          <w:rFonts w:ascii="Times New Roman" w:hAnsi="Times New Roman"/>
          <w:color w:val="000000"/>
          <w:szCs w:val="24"/>
        </w:rPr>
        <w:t>(</w:t>
      </w:r>
      <w:hyperlink w:anchor="_ENREF_29" w:tooltip="Cabrera, 1993 #43" w:history="1">
        <w:r w:rsidR="00886D37" w:rsidRPr="00127044">
          <w:rPr>
            <w:rFonts w:ascii="Times New Roman" w:hAnsi="Times New Roman"/>
            <w:color w:val="000000"/>
            <w:szCs w:val="24"/>
          </w:rPr>
          <w:t>1993</w:t>
        </w:r>
      </w:hyperlink>
      <w:r w:rsidR="00061076" w:rsidRPr="00127044">
        <w:rPr>
          <w:rFonts w:ascii="Times New Roman" w:hAnsi="Times New Roman"/>
          <w:color w:val="000000"/>
          <w:szCs w:val="24"/>
        </w:rPr>
        <w:t>)</w:t>
      </w:r>
      <w:r w:rsidR="00E6099C" w:rsidRPr="00127044">
        <w:rPr>
          <w:rFonts w:ascii="Times New Roman" w:hAnsi="Times New Roman"/>
          <w:color w:val="000000"/>
          <w:szCs w:val="24"/>
        </w:rPr>
        <w:fldChar w:fldCharType="end"/>
      </w:r>
      <w:r w:rsidR="00061076" w:rsidRPr="00127044">
        <w:rPr>
          <w:rFonts w:ascii="Times New Roman" w:hAnsi="Times New Roman"/>
          <w:color w:val="000000"/>
          <w:szCs w:val="24"/>
        </w:rPr>
        <w:t xml:space="preserve"> </w:t>
      </w:r>
      <w:r w:rsidRPr="00127044">
        <w:rPr>
          <w:rFonts w:ascii="Times New Roman" w:hAnsi="Times New Roman"/>
          <w:color w:val="000000"/>
          <w:szCs w:val="24"/>
        </w:rPr>
        <w:t>termed integration and has now widely become known as engagement. What role does the library play in student engagement? What little is written is more aspirational than empirical. What empirical evidence can we find for the library’s influence on student engagement?</w:t>
      </w:r>
    </w:p>
    <w:p w:rsidR="009E0E24" w:rsidRPr="00127044" w:rsidRDefault="007B0A9A" w:rsidP="009E0E24">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Astin </w:t>
      </w:r>
      <w:r w:rsidR="00E6099C" w:rsidRPr="00127044">
        <w:rPr>
          <w:rFonts w:ascii="Times New Roman" w:hAnsi="Times New Roman"/>
          <w:color w:val="000000"/>
          <w:szCs w:val="24"/>
        </w:rPr>
        <w:fldChar w:fldCharType="begin">
          <w:fldData xml:space="preserve">PEVuZE5vdGU+PENpdGUgRXhjbHVkZUF1dGg9IjEiPjxBdXRob3I+QXN0aW48L0F1dGhvcj48WWVh
cj4yMDAxPC9ZZWFyPjxSZWNOdW0+MTA8L1JlY051bT48RGlzcGxheVRleHQ+KDE5NzcsIDIwMDEp
PC9EaXNwbGF5VGV4dD48cmVjb3JkPjxyZWMtbnVtYmVyPjEwPC9yZWMtbnVtYmVyPjxmb3JlaWdu
LWtleXM+PGtleSBhcHA9IkVOIiBkYi1pZD0idHJkdnd2ZjltMDB6ZDRlczBlYXZ0cjBnNXpmOTBw
end6c3c1Ij4xMDwva2V5PjwvZm9yZWlnbi1rZXlzPjxyZWYtdHlwZSBuYW1lPSJCb29rIj42PC9y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biBzZXJpZXMuPC9zZWNvbmRhcnktdGl0bGU+PC90aXRsZXM+PHBhZ2VzPnh4aXgsIDQ4MiBwLjwv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</w:fldData>
        </w:fldChar>
      </w:r>
      <w:r w:rsidRPr="00127044">
        <w:rPr>
          <w:rFonts w:ascii="Times New Roman" w:hAnsi="Times New Roman"/>
          <w:color w:val="000000"/>
          <w:szCs w:val="24"/>
        </w:rPr>
        <w:instrText xml:space="preserve"> ADDIN EN.CITE </w:instrText>
      </w:r>
      <w:r w:rsidR="00E6099C" w:rsidRPr="00127044">
        <w:rPr>
          <w:rFonts w:ascii="Times New Roman" w:hAnsi="Times New Roman"/>
          <w:color w:val="000000"/>
          <w:szCs w:val="24"/>
        </w:rPr>
        <w:fldChar w:fldCharType="begin">
          <w:fldData xml:space="preserve">PEVuZE5vdGU+PENpdGUgRXhjbHVkZUF1dGg9IjEiPjxBdXRob3I+QXN0aW48L0F1dGhvcj48WWVh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</w:fldData>
        </w:fldChar>
      </w:r>
      <w:r w:rsidRPr="00127044">
        <w:rPr>
          <w:rFonts w:ascii="Times New Roman" w:hAnsi="Times New Roman"/>
          <w:color w:val="000000"/>
          <w:szCs w:val="24"/>
        </w:rPr>
        <w:instrText xml:space="preserve"> ADDIN EN.CITE.DATA </w:instrText>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end"/>
      </w:r>
      <w:r w:rsidR="00E6099C" w:rsidRPr="00127044">
        <w:rPr>
          <w:rFonts w:ascii="Times New Roman" w:hAnsi="Times New Roman"/>
          <w:color w:val="000000"/>
          <w:szCs w:val="24"/>
        </w:rPr>
      </w:r>
      <w:r w:rsidR="00E6099C" w:rsidRPr="00127044">
        <w:rPr>
          <w:rFonts w:ascii="Times New Roman" w:hAnsi="Times New Roman"/>
          <w:color w:val="000000"/>
          <w:szCs w:val="24"/>
        </w:rPr>
        <w:fldChar w:fldCharType="separate"/>
      </w:r>
      <w:r w:rsidRPr="00127044">
        <w:rPr>
          <w:rFonts w:ascii="Times New Roman" w:hAnsi="Times New Roman"/>
          <w:noProof/>
          <w:color w:val="000000"/>
          <w:szCs w:val="24"/>
        </w:rPr>
        <w:t>(</w:t>
      </w:r>
      <w:hyperlink w:anchor="_ENREF_16" w:tooltip="Astin, 1977 #434" w:history="1">
        <w:r w:rsidR="00886D37" w:rsidRPr="00127044">
          <w:rPr>
            <w:rFonts w:ascii="Times New Roman" w:hAnsi="Times New Roman"/>
            <w:noProof/>
            <w:color w:val="000000"/>
            <w:szCs w:val="24"/>
          </w:rPr>
          <w:t>1977</w:t>
        </w:r>
      </w:hyperlink>
      <w:r w:rsidRPr="00127044">
        <w:rPr>
          <w:rFonts w:ascii="Times New Roman" w:hAnsi="Times New Roman"/>
          <w:noProof/>
          <w:color w:val="000000"/>
          <w:szCs w:val="24"/>
        </w:rPr>
        <w:t xml:space="preserve">, </w:t>
      </w:r>
      <w:hyperlink w:anchor="_ENREF_18" w:tooltip="Astin, 2001 #10" w:history="1">
        <w:r w:rsidR="00886D37" w:rsidRPr="00127044">
          <w:rPr>
            <w:rFonts w:ascii="Times New Roman" w:hAnsi="Times New Roman"/>
            <w:noProof/>
            <w:color w:val="000000"/>
            <w:szCs w:val="24"/>
          </w:rPr>
          <w:t>2001</w:t>
        </w:r>
      </w:hyperlink>
      <w:r w:rsidRPr="00127044">
        <w:rPr>
          <w:rFonts w:ascii="Times New Roman" w:hAnsi="Times New Roman"/>
          <w:noProof/>
          <w:color w:val="000000"/>
          <w:szCs w:val="24"/>
        </w:rPr>
        <w:t>)</w:t>
      </w:r>
      <w:r w:rsidR="00E6099C" w:rsidRPr="00127044">
        <w:rPr>
          <w:rFonts w:ascii="Times New Roman" w:hAnsi="Times New Roman"/>
          <w:color w:val="000000"/>
          <w:szCs w:val="24"/>
        </w:rPr>
        <w:fldChar w:fldCharType="end"/>
      </w:r>
      <w:r w:rsidRPr="00127044">
        <w:rPr>
          <w:rFonts w:ascii="Times New Roman" w:hAnsi="Times New Roman"/>
          <w:color w:val="000000"/>
          <w:szCs w:val="24"/>
        </w:rPr>
        <w:t xml:space="preserve"> </w:t>
      </w:r>
      <w:r w:rsidR="007A23B0" w:rsidRPr="00127044">
        <w:rPr>
          <w:rFonts w:ascii="Times New Roman" w:hAnsi="Times New Roman"/>
          <w:color w:val="000000"/>
          <w:szCs w:val="24"/>
        </w:rPr>
        <w:t xml:space="preserve">developed the widely used I-E-O model – written out as Inputs </w:t>
      </w:r>
      <w:r w:rsidR="007A23B0" w:rsidRPr="00127044">
        <w:rPr>
          <w:rFonts w:ascii="Times New Roman" w:hAnsi="Times New Roman"/>
          <w:color w:val="000000"/>
          <w:szCs w:val="24"/>
        </w:rPr>
        <w:sym w:font="Wingdings" w:char="F0E0"/>
      </w:r>
      <w:r w:rsidR="007A23B0" w:rsidRPr="00127044">
        <w:rPr>
          <w:rFonts w:ascii="Times New Roman" w:hAnsi="Times New Roman"/>
          <w:color w:val="000000"/>
          <w:szCs w:val="24"/>
        </w:rPr>
        <w:t xml:space="preserve"> Environment </w:t>
      </w:r>
      <w:r w:rsidR="007A23B0" w:rsidRPr="00127044">
        <w:rPr>
          <w:rFonts w:ascii="Times New Roman" w:hAnsi="Times New Roman"/>
          <w:color w:val="000000"/>
          <w:szCs w:val="24"/>
        </w:rPr>
        <w:sym w:font="Wingdings" w:char="F0E0"/>
      </w:r>
      <w:r w:rsidR="007A23B0" w:rsidRPr="00127044">
        <w:rPr>
          <w:rFonts w:ascii="Times New Roman" w:hAnsi="Times New Roman"/>
          <w:color w:val="000000"/>
          <w:szCs w:val="24"/>
        </w:rPr>
        <w:t xml:space="preserve"> Outcome – as a conceptual framework for studying student success. Students bring </w:t>
      </w:r>
      <w:r w:rsidR="007A23B0" w:rsidRPr="00127044">
        <w:rPr>
          <w:rFonts w:ascii="Times New Roman" w:hAnsi="Times New Roman"/>
          <w:i/>
          <w:color w:val="000000"/>
          <w:szCs w:val="24"/>
        </w:rPr>
        <w:t>inputs</w:t>
      </w:r>
      <w:r w:rsidR="007A23B0" w:rsidRPr="00127044">
        <w:rPr>
          <w:rFonts w:ascii="Times New Roman" w:hAnsi="Times New Roman"/>
          <w:color w:val="000000"/>
          <w:szCs w:val="24"/>
        </w:rPr>
        <w:t xml:space="preserve"> with them to campus and the library is unlikely to be able to influence them. But what </w:t>
      </w:r>
      <w:r w:rsidR="007A23B0" w:rsidRPr="00127044">
        <w:rPr>
          <w:rFonts w:ascii="Times New Roman" w:hAnsi="Times New Roman"/>
          <w:i/>
          <w:color w:val="000000"/>
          <w:szCs w:val="24"/>
        </w:rPr>
        <w:t>environmental</w:t>
      </w:r>
      <w:r w:rsidR="007A23B0" w:rsidRPr="00127044">
        <w:rPr>
          <w:rFonts w:ascii="Times New Roman" w:hAnsi="Times New Roman"/>
          <w:color w:val="000000"/>
          <w:szCs w:val="24"/>
        </w:rPr>
        <w:t xml:space="preserve"> factors can the library influence</w:t>
      </w:r>
      <w:r w:rsidR="00E927FC" w:rsidRPr="00127044">
        <w:rPr>
          <w:rFonts w:ascii="Times New Roman" w:hAnsi="Times New Roman"/>
          <w:color w:val="000000"/>
          <w:szCs w:val="24"/>
        </w:rPr>
        <w:t xml:space="preserve"> to produce positive </w:t>
      </w:r>
      <w:r w:rsidR="00E927FC" w:rsidRPr="00127044">
        <w:rPr>
          <w:rFonts w:ascii="Times New Roman" w:hAnsi="Times New Roman"/>
          <w:i/>
          <w:color w:val="000000"/>
          <w:szCs w:val="24"/>
        </w:rPr>
        <w:t>outcomes</w:t>
      </w:r>
      <w:r w:rsidR="007A23B0" w:rsidRPr="00127044">
        <w:rPr>
          <w:rFonts w:ascii="Times New Roman" w:hAnsi="Times New Roman"/>
          <w:color w:val="000000"/>
          <w:szCs w:val="24"/>
        </w:rPr>
        <w:t xml:space="preserve">? What programs, policies, faculties, peers, and educational experiences </w:t>
      </w:r>
      <w:r w:rsidR="007A23B0" w:rsidRPr="00127044">
        <w:rPr>
          <w:rFonts w:ascii="Times New Roman" w:hAnsi="Times New Roman"/>
          <w:color w:val="000000"/>
          <w:szCs w:val="24"/>
        </w:rPr>
        <w:lastRenderedPageBreak/>
        <w:t xml:space="preserve">make a difference in persistence and how can the library assist? What are the mediating factors that the library can shape? </w:t>
      </w:r>
      <w:r w:rsidR="009E0E24" w:rsidRPr="00127044">
        <w:rPr>
          <w:rFonts w:ascii="Times New Roman" w:hAnsi="Times New Roman"/>
          <w:color w:val="000000"/>
          <w:szCs w:val="24"/>
        </w:rPr>
        <w:t xml:space="preserve">What can researchers learn from successful local outcomes assessment projects? How can </w:t>
      </w:r>
      <w:r w:rsidR="00695AA7" w:rsidRPr="00127044">
        <w:rPr>
          <w:rFonts w:ascii="Times New Roman" w:hAnsi="Times New Roman"/>
          <w:color w:val="000000"/>
          <w:szCs w:val="24"/>
        </w:rPr>
        <w:t>local projects</w:t>
      </w:r>
      <w:r w:rsidR="009E0E24" w:rsidRPr="00127044">
        <w:rPr>
          <w:rFonts w:ascii="Times New Roman" w:hAnsi="Times New Roman"/>
          <w:color w:val="000000"/>
          <w:szCs w:val="24"/>
        </w:rPr>
        <w:t xml:space="preserve"> be </w:t>
      </w:r>
      <w:r w:rsidR="0066769A" w:rsidRPr="00127044">
        <w:rPr>
          <w:rFonts w:ascii="Times New Roman" w:hAnsi="Times New Roman"/>
          <w:color w:val="000000"/>
          <w:szCs w:val="24"/>
        </w:rPr>
        <w:t>gathered and analyzed and synthesized</w:t>
      </w:r>
      <w:r w:rsidR="009E0E24" w:rsidRPr="00127044">
        <w:rPr>
          <w:rFonts w:ascii="Times New Roman" w:hAnsi="Times New Roman"/>
          <w:color w:val="000000"/>
          <w:szCs w:val="24"/>
        </w:rPr>
        <w:t xml:space="preserve"> and generalized to serve as cross institutional studies?</w:t>
      </w:r>
      <w:r w:rsidR="00E73E86" w:rsidRPr="00127044">
        <w:rPr>
          <w:rFonts w:ascii="Times New Roman" w:hAnsi="Times New Roman"/>
          <w:color w:val="000000"/>
          <w:szCs w:val="24"/>
        </w:rPr>
        <w:t xml:space="preserve"> How can library associations facilitate this process?</w:t>
      </w:r>
    </w:p>
    <w:p w:rsidR="00605D5C" w:rsidRPr="00127044" w:rsidRDefault="00605D5C" w:rsidP="00605D5C">
      <w:pPr>
        <w:spacing w:line="480" w:lineRule="auto"/>
        <w:ind w:firstLine="720"/>
        <w:rPr>
          <w:rFonts w:ascii="Times New Roman" w:hAnsi="Times New Roman"/>
          <w:color w:val="000000"/>
          <w:szCs w:val="24"/>
        </w:rPr>
      </w:pPr>
      <w:r w:rsidRPr="00127044">
        <w:rPr>
          <w:rFonts w:ascii="Times New Roman" w:hAnsi="Times New Roman"/>
          <w:color w:val="000000"/>
          <w:szCs w:val="24"/>
        </w:rPr>
        <w:t>What qualitative evidence can we find for the library’s influence on student engagement? What can students tell us about the library’s influence upon their success? How does interacting with librarians make them more likely to stay in school? What types of interactions best serve student success? What does quality mean when a student interacts with a library?</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Measurement is an issue ripe with possibilities for research. What traditional input and output measures are related to student persistence? What qualities inherent in these measures lead to student persistence? What new measures can we develop? How can we tie library measures to widely accepted influences that lead students to persist such as student engagement and academic performance? How can the library influence areas outside its traditional purview that influence persistence such as social engagement? </w:t>
      </w:r>
    </w:p>
    <w:p w:rsidR="0097513A" w:rsidRPr="00127044" w:rsidRDefault="0097513A" w:rsidP="0097513A">
      <w:pPr>
        <w:spacing w:line="480" w:lineRule="auto"/>
        <w:ind w:firstLine="720"/>
        <w:rPr>
          <w:rFonts w:ascii="Times New Roman" w:hAnsi="Times New Roman"/>
          <w:color w:val="000000"/>
          <w:szCs w:val="24"/>
        </w:rPr>
      </w:pPr>
      <w:r w:rsidRPr="00127044">
        <w:rPr>
          <w:rFonts w:ascii="Times New Roman" w:hAnsi="Times New Roman"/>
          <w:color w:val="000000"/>
          <w:szCs w:val="24"/>
        </w:rPr>
        <w:t>Social engagement is a major part of persistence models, yet is little studied in the academic library. What does social engagement look like in a library? Does it make a difference in student success? If so, how can we design libraries to foster social engagement as well as academic engagement? How can we create programs that socially engage students?</w:t>
      </w:r>
      <w:r w:rsidR="00D100D4" w:rsidRPr="00127044">
        <w:rPr>
          <w:rFonts w:ascii="Times New Roman" w:hAnsi="Times New Roman"/>
          <w:color w:val="000000"/>
          <w:szCs w:val="24"/>
        </w:rPr>
        <w:t xml:space="preserve"> </w:t>
      </w:r>
      <w:r w:rsidR="00E73E86" w:rsidRPr="00127044">
        <w:rPr>
          <w:rFonts w:ascii="Times New Roman" w:hAnsi="Times New Roman"/>
          <w:color w:val="000000"/>
          <w:szCs w:val="24"/>
        </w:rPr>
        <w:t xml:space="preserve">What role does the library as a place play in student social engagement? </w:t>
      </w:r>
      <w:r w:rsidR="00D100D4" w:rsidRPr="00127044">
        <w:rPr>
          <w:rFonts w:ascii="Times New Roman" w:hAnsi="Times New Roman"/>
          <w:color w:val="000000"/>
          <w:szCs w:val="24"/>
        </w:rPr>
        <w:t>How can we demonstrate that social engagement in the library leads to student persistence?</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lastRenderedPageBreak/>
        <w:t>How can administrators use the results of studies to make their case for more resources? How can they operationalize the research findings? If librarians do indeed make a difference, how many librarians are optimal? Which librarians make a difference? What programs will make the most difference?</w:t>
      </w:r>
      <w:r w:rsidR="00D17ADB" w:rsidRPr="00127044">
        <w:rPr>
          <w:rFonts w:ascii="Times New Roman" w:hAnsi="Times New Roman"/>
          <w:color w:val="000000"/>
          <w:szCs w:val="24"/>
        </w:rPr>
        <w:t xml:space="preserve"> What type of engagement nurtures students the most?</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How can leaders in academic library associations leverage positive results? How can they foster the research that will lead to new measurement models? Which measures should they adopt and use to supplement or replace the more traditional input and output measures they already collect?</w:t>
      </w:r>
    </w:p>
    <w:p w:rsidR="007A23B0" w:rsidRPr="00127044" w:rsidRDefault="007A23B0" w:rsidP="007A23B0">
      <w:pPr>
        <w:spacing w:line="480" w:lineRule="auto"/>
        <w:ind w:firstLine="720"/>
        <w:rPr>
          <w:rFonts w:ascii="Times New Roman" w:hAnsi="Times New Roman"/>
          <w:color w:val="000000"/>
          <w:szCs w:val="24"/>
        </w:rPr>
      </w:pPr>
      <w:r w:rsidRPr="00127044">
        <w:rPr>
          <w:rFonts w:ascii="Times New Roman" w:hAnsi="Times New Roman"/>
          <w:color w:val="000000"/>
          <w:szCs w:val="24"/>
        </w:rPr>
        <w:t xml:space="preserve">The possibilities for research are endless and limited only by the imagination of the researcher. </w:t>
      </w:r>
    </w:p>
    <w:p w:rsidR="007A23B0" w:rsidRPr="00127044" w:rsidRDefault="007A23B0" w:rsidP="007A23B0">
      <w:pPr>
        <w:pStyle w:val="Heading2fordissertation"/>
        <w:rPr>
          <w:szCs w:val="24"/>
        </w:rPr>
      </w:pPr>
      <w:bookmarkStart w:id="299" w:name="_Toc357082432"/>
      <w:r w:rsidRPr="00127044">
        <w:rPr>
          <w:szCs w:val="24"/>
        </w:rPr>
        <w:t>Conclusion</w:t>
      </w:r>
      <w:bookmarkEnd w:id="299"/>
    </w:p>
    <w:p w:rsidR="00DA6C92" w:rsidRDefault="007A23B0" w:rsidP="0059231E">
      <w:pPr>
        <w:spacing w:line="480" w:lineRule="auto"/>
        <w:ind w:firstLine="720"/>
        <w:rPr>
          <w:rFonts w:ascii="Times New Roman" w:hAnsi="Times New Roman"/>
          <w:b/>
        </w:rPr>
      </w:pPr>
      <w:r w:rsidRPr="00127044">
        <w:rPr>
          <w:rFonts w:ascii="Times New Roman" w:hAnsi="Times New Roman"/>
          <w:color w:val="000000"/>
          <w:szCs w:val="24"/>
        </w:rPr>
        <w:t xml:space="preserve">I opened with a quote by Timothy Dwight claiming that the </w:t>
      </w:r>
      <w:r w:rsidRPr="00127044">
        <w:rPr>
          <w:rFonts w:ascii="Times New Roman" w:hAnsi="Times New Roman"/>
          <w:iCs/>
          <w:color w:val="000000"/>
          <w:szCs w:val="24"/>
        </w:rPr>
        <w:t xml:space="preserve">“library is in a most important sense, the center of the University life" </w:t>
      </w:r>
      <w:r w:rsidR="00E6099C" w:rsidRPr="00127044">
        <w:rPr>
          <w:rFonts w:ascii="Times New Roman" w:hAnsi="Times New Roman"/>
          <w:iCs/>
          <w:color w:val="000000"/>
          <w:szCs w:val="24"/>
        </w:rPr>
        <w:fldChar w:fldCharType="begin">
          <w:fldData xml:space="preserve">PEVuZE5vdGU+PENpdGU+PEF1dGhvcj5LYXR6PC9BdXRob3I+PFllYXI+MTk4OTwvWWVhcj48UmVj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</w:fldData>
        </w:fldChar>
      </w:r>
      <w:r w:rsidRPr="00127044">
        <w:rPr>
          <w:rFonts w:ascii="Times New Roman" w:hAnsi="Times New Roman"/>
          <w:iCs/>
          <w:color w:val="000000"/>
          <w:szCs w:val="24"/>
        </w:rPr>
        <w:instrText xml:space="preserve"> ADDIN EN.CITE </w:instrText>
      </w:r>
      <w:r w:rsidR="00E6099C" w:rsidRPr="00127044">
        <w:rPr>
          <w:rFonts w:ascii="Times New Roman" w:hAnsi="Times New Roman"/>
          <w:iCs/>
          <w:color w:val="000000"/>
          <w:szCs w:val="24"/>
        </w:rPr>
        <w:fldChar w:fldCharType="begin">
          <w:fldData xml:space="preserve">PEVuZE5vdGU+PENpdGU+PEF1dGhvcj5LYXR6PC9BdXRob3I+PFllYXI+MTk4OTwvWWVhcj48UmVj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</w:fldData>
        </w:fldChar>
      </w:r>
      <w:r w:rsidRPr="00127044">
        <w:rPr>
          <w:rFonts w:ascii="Times New Roman" w:hAnsi="Times New Roman"/>
          <w:iCs/>
          <w:color w:val="000000"/>
          <w:szCs w:val="24"/>
        </w:rPr>
        <w:instrText xml:space="preserve"> ADDIN EN.CITE.DATA </w:instrText>
      </w:r>
      <w:r w:rsidR="00E6099C" w:rsidRPr="00127044">
        <w:rPr>
          <w:rFonts w:ascii="Times New Roman" w:hAnsi="Times New Roman"/>
          <w:iCs/>
          <w:color w:val="000000"/>
          <w:szCs w:val="24"/>
        </w:rPr>
      </w:r>
      <w:r w:rsidR="00E6099C" w:rsidRPr="00127044">
        <w:rPr>
          <w:rFonts w:ascii="Times New Roman" w:hAnsi="Times New Roman"/>
          <w:iCs/>
          <w:color w:val="000000"/>
          <w:szCs w:val="24"/>
        </w:rPr>
        <w:fldChar w:fldCharType="end"/>
      </w:r>
      <w:r w:rsidR="00E6099C" w:rsidRPr="00127044">
        <w:rPr>
          <w:rFonts w:ascii="Times New Roman" w:hAnsi="Times New Roman"/>
          <w:iCs/>
          <w:color w:val="000000"/>
          <w:szCs w:val="24"/>
        </w:rPr>
      </w:r>
      <w:r w:rsidR="00E6099C" w:rsidRPr="00127044">
        <w:rPr>
          <w:rFonts w:ascii="Times New Roman" w:hAnsi="Times New Roman"/>
          <w:iCs/>
          <w:color w:val="000000"/>
          <w:szCs w:val="24"/>
        </w:rPr>
        <w:fldChar w:fldCharType="separate"/>
      </w:r>
      <w:r w:rsidRPr="00127044">
        <w:rPr>
          <w:rFonts w:ascii="Times New Roman" w:hAnsi="Times New Roman"/>
          <w:iCs/>
          <w:noProof/>
          <w:color w:val="000000"/>
          <w:szCs w:val="24"/>
        </w:rPr>
        <w:t>(</w:t>
      </w:r>
      <w:hyperlink w:anchor="_ENREF_59" w:tooltip="Katz, 1989 #437" w:history="1">
        <w:r w:rsidR="00886D37" w:rsidRPr="00127044">
          <w:rPr>
            <w:rFonts w:ascii="Times New Roman" w:hAnsi="Times New Roman"/>
            <w:iCs/>
            <w:noProof/>
            <w:color w:val="000000"/>
            <w:szCs w:val="24"/>
          </w:rPr>
          <w:t>quoted in Katz, et al., 1989, p. 42</w:t>
        </w:r>
      </w:hyperlink>
      <w:r w:rsidRPr="00127044">
        <w:rPr>
          <w:rFonts w:ascii="Times New Roman" w:hAnsi="Times New Roman"/>
          <w:iCs/>
          <w:noProof/>
          <w:color w:val="000000"/>
          <w:szCs w:val="24"/>
        </w:rPr>
        <w:t>)</w:t>
      </w:r>
      <w:r w:rsidR="00E6099C" w:rsidRPr="00127044">
        <w:rPr>
          <w:rFonts w:ascii="Times New Roman" w:hAnsi="Times New Roman"/>
          <w:iCs/>
          <w:color w:val="000000"/>
          <w:szCs w:val="24"/>
        </w:rPr>
        <w:fldChar w:fldCharType="end"/>
      </w:r>
      <w:r w:rsidRPr="00127044">
        <w:rPr>
          <w:rFonts w:ascii="Times New Roman" w:hAnsi="Times New Roman"/>
          <w:iCs/>
          <w:color w:val="000000"/>
          <w:szCs w:val="24"/>
        </w:rPr>
        <w:t xml:space="preserve">. While this once overworked cliché has been </w:t>
      </w:r>
      <w:r w:rsidR="00057CED" w:rsidRPr="00127044">
        <w:rPr>
          <w:rFonts w:ascii="Times New Roman" w:hAnsi="Times New Roman"/>
          <w:iCs/>
          <w:color w:val="000000"/>
          <w:szCs w:val="24"/>
        </w:rPr>
        <w:t>expressed</w:t>
      </w:r>
      <w:r w:rsidRPr="00127044">
        <w:rPr>
          <w:rFonts w:ascii="Times New Roman" w:hAnsi="Times New Roman"/>
          <w:iCs/>
          <w:color w:val="000000"/>
          <w:szCs w:val="24"/>
        </w:rPr>
        <w:t xml:space="preserve"> about the academic library since time immemorial, it is no longer accepted as a truism. In these times of accountability, tight budgets, and competition, library leaders need to make a strong case that the library matters, that librarians make a difference in the lives of students. </w:t>
      </w:r>
      <w:r w:rsidRPr="00127044">
        <w:rPr>
          <w:rFonts w:ascii="Times New Roman" w:hAnsi="Times New Roman"/>
          <w:color w:val="000000"/>
          <w:szCs w:val="24"/>
        </w:rPr>
        <w:t>My goal when I set out was to make a case to library and campus administrators for the library’s role in student success by investigating its impact on persistence. While I was not altogether successful, I would like to think that my study contributed in some small part to the ongoing exploration of the library’s impact on student success.</w:t>
      </w:r>
      <w:r w:rsidR="00DA6C92">
        <w:br w:type="page"/>
      </w:r>
    </w:p>
    <w:p w:rsidR="00E402A0" w:rsidRDefault="00E402A0">
      <w:pPr>
        <w:rPr>
          <w:rFonts w:ascii="Times New Roman" w:hAnsi="Times New Roman"/>
          <w:b/>
        </w:rPr>
      </w:pPr>
      <w:bookmarkStart w:id="300" w:name="_Toc357082433"/>
      <w:r>
        <w:lastRenderedPageBreak/>
        <w:br w:type="page"/>
      </w:r>
    </w:p>
    <w:p w:rsidR="00B454B7" w:rsidRPr="00127044" w:rsidRDefault="00777656" w:rsidP="00A45597">
      <w:pPr>
        <w:pStyle w:val="Heading1fordissertation"/>
      </w:pPr>
      <w:r w:rsidRPr="00127044">
        <w:lastRenderedPageBreak/>
        <w:t>REFERENCES</w:t>
      </w:r>
      <w:bookmarkEnd w:id="300"/>
    </w:p>
    <w:p w:rsidR="00886D37" w:rsidRPr="00127044" w:rsidRDefault="00E6099C" w:rsidP="001D34D2">
      <w:pPr>
        <w:spacing w:line="480" w:lineRule="auto"/>
        <w:ind w:left="720" w:hanging="720"/>
        <w:rPr>
          <w:rFonts w:ascii="Times New Roman" w:hAnsi="Times New Roman"/>
          <w:noProof/>
          <w:szCs w:val="24"/>
        </w:rPr>
      </w:pPr>
      <w:r w:rsidRPr="00127044">
        <w:rPr>
          <w:rFonts w:ascii="Times New Roman" w:hAnsi="Times New Roman"/>
          <w:szCs w:val="24"/>
        </w:rPr>
        <w:fldChar w:fldCharType="begin"/>
      </w:r>
      <w:r w:rsidR="003164A8" w:rsidRPr="00127044">
        <w:rPr>
          <w:rFonts w:ascii="Times New Roman" w:hAnsi="Times New Roman"/>
          <w:szCs w:val="24"/>
        </w:rPr>
        <w:instrText xml:space="preserve"> ADDIN EN.REFLIST </w:instrText>
      </w:r>
      <w:r w:rsidRPr="00127044">
        <w:rPr>
          <w:rFonts w:ascii="Times New Roman" w:hAnsi="Times New Roman"/>
          <w:szCs w:val="24"/>
        </w:rPr>
        <w:fldChar w:fldCharType="separate"/>
      </w:r>
      <w:bookmarkStart w:id="301" w:name="_ENREF_1"/>
      <w:r w:rsidR="00886D37" w:rsidRPr="00127044">
        <w:rPr>
          <w:rFonts w:ascii="Times New Roman" w:hAnsi="Times New Roman"/>
          <w:noProof/>
          <w:szCs w:val="24"/>
        </w:rPr>
        <w:t xml:space="preserve">Abels, E. G., &amp; Kantor, P. B. (1996). Studying the cost and value of library and information services: Applying functional cost analysis to the library in transition. </w:t>
      </w:r>
      <w:r w:rsidR="00886D37" w:rsidRPr="00127044">
        <w:rPr>
          <w:rFonts w:ascii="Times New Roman" w:hAnsi="Times New Roman"/>
          <w:i/>
          <w:noProof/>
          <w:szCs w:val="24"/>
        </w:rPr>
        <w:t>Journal of the American Society for Information Science, 47</w:t>
      </w:r>
      <w:r w:rsidR="00886D37" w:rsidRPr="00127044">
        <w:rPr>
          <w:rFonts w:ascii="Times New Roman" w:hAnsi="Times New Roman"/>
          <w:noProof/>
          <w:szCs w:val="24"/>
        </w:rPr>
        <w:t>(3), 217-227. doi: 10.1002/(SICI)1097-4571(199603)47:3&lt;217::AID-ASI6&gt;3.0.CO;2-0</w:t>
      </w:r>
      <w:bookmarkEnd w:id="301"/>
    </w:p>
    <w:p w:rsidR="00886D37" w:rsidRPr="00127044" w:rsidRDefault="00886D37" w:rsidP="001D34D2">
      <w:pPr>
        <w:spacing w:line="480" w:lineRule="auto"/>
        <w:ind w:left="720" w:hanging="720"/>
        <w:rPr>
          <w:rFonts w:ascii="Times New Roman" w:hAnsi="Times New Roman"/>
          <w:noProof/>
          <w:szCs w:val="24"/>
        </w:rPr>
      </w:pPr>
      <w:bookmarkStart w:id="302" w:name="_ENREF_2"/>
      <w:r w:rsidRPr="00127044">
        <w:rPr>
          <w:rFonts w:ascii="Times New Roman" w:hAnsi="Times New Roman"/>
          <w:noProof/>
          <w:szCs w:val="24"/>
        </w:rPr>
        <w:t xml:space="preserve">Ackermann, E. (2007). Program assessment in academic libraries: An introduction for assessment practitioners. </w:t>
      </w:r>
      <w:r w:rsidRPr="00127044">
        <w:rPr>
          <w:rFonts w:ascii="Times New Roman" w:hAnsi="Times New Roman"/>
          <w:i/>
          <w:noProof/>
          <w:szCs w:val="24"/>
        </w:rPr>
        <w:t>Research &amp; Practice in Assessment, 1</w:t>
      </w:r>
      <w:r w:rsidRPr="00127044">
        <w:rPr>
          <w:rFonts w:ascii="Times New Roman" w:hAnsi="Times New Roman"/>
          <w:noProof/>
          <w:szCs w:val="24"/>
        </w:rPr>
        <w:t xml:space="preserve">(2), 1-9. </w:t>
      </w:r>
      <w:bookmarkEnd w:id="302"/>
    </w:p>
    <w:p w:rsidR="00886D37" w:rsidRPr="00127044" w:rsidRDefault="00886D37" w:rsidP="001D34D2">
      <w:pPr>
        <w:spacing w:line="480" w:lineRule="auto"/>
        <w:ind w:left="720" w:hanging="720"/>
        <w:rPr>
          <w:rFonts w:ascii="Times New Roman" w:hAnsi="Times New Roman"/>
          <w:noProof/>
          <w:szCs w:val="24"/>
        </w:rPr>
      </w:pPr>
      <w:bookmarkStart w:id="303" w:name="_ENREF_3"/>
      <w:r w:rsidRPr="00127044">
        <w:rPr>
          <w:rFonts w:ascii="Times New Roman" w:hAnsi="Times New Roman"/>
          <w:noProof/>
          <w:szCs w:val="24"/>
        </w:rPr>
        <w:t>Aguila</w:t>
      </w:r>
      <w:r w:rsidR="00564486" w:rsidRPr="00127044">
        <w:rPr>
          <w:rFonts w:ascii="Times New Roman" w:hAnsi="Times New Roman"/>
          <w:noProof/>
          <w:szCs w:val="24"/>
        </w:rPr>
        <w:t>r, P. L. (2006). University of New Mexico libraries' Indigenous Nations Library P</w:t>
      </w:r>
      <w:r w:rsidRPr="00127044">
        <w:rPr>
          <w:rFonts w:ascii="Times New Roman" w:hAnsi="Times New Roman"/>
          <w:noProof/>
          <w:szCs w:val="24"/>
        </w:rPr>
        <w:t>rogram (</w:t>
      </w:r>
      <w:r w:rsidR="00564486" w:rsidRPr="00127044">
        <w:rPr>
          <w:rFonts w:ascii="Times New Roman" w:hAnsi="Times New Roman"/>
          <w:noProof/>
          <w:szCs w:val="24"/>
        </w:rPr>
        <w:t>INLP</w:t>
      </w:r>
      <w:r w:rsidRPr="00127044">
        <w:rPr>
          <w:rFonts w:ascii="Times New Roman" w:hAnsi="Times New Roman"/>
          <w:noProof/>
          <w:szCs w:val="24"/>
        </w:rPr>
        <w:t xml:space="preserve">): Reaching out and serving the </w:t>
      </w:r>
      <w:r w:rsidR="00564486" w:rsidRPr="00127044">
        <w:rPr>
          <w:rFonts w:ascii="Times New Roman" w:hAnsi="Times New Roman"/>
          <w:noProof/>
          <w:szCs w:val="24"/>
        </w:rPr>
        <w:t>UNM American Indian community and New Mexico American I</w:t>
      </w:r>
      <w:r w:rsidRPr="00127044">
        <w:rPr>
          <w:rFonts w:ascii="Times New Roman" w:hAnsi="Times New Roman"/>
          <w:noProof/>
          <w:szCs w:val="24"/>
        </w:rPr>
        <w:t xml:space="preserve">ndians. </w:t>
      </w:r>
      <w:r w:rsidRPr="00127044">
        <w:rPr>
          <w:rFonts w:ascii="Times New Roman" w:hAnsi="Times New Roman"/>
          <w:i/>
          <w:noProof/>
          <w:szCs w:val="24"/>
        </w:rPr>
        <w:t>College &amp; Research Libraries News, 67</w:t>
      </w:r>
      <w:r w:rsidRPr="00127044">
        <w:rPr>
          <w:rFonts w:ascii="Times New Roman" w:hAnsi="Times New Roman"/>
          <w:noProof/>
          <w:szCs w:val="24"/>
        </w:rPr>
        <w:t xml:space="preserve">(3), 158-160. </w:t>
      </w:r>
      <w:bookmarkEnd w:id="303"/>
    </w:p>
    <w:p w:rsidR="00886D37" w:rsidRPr="00127044" w:rsidRDefault="00886D37" w:rsidP="001D34D2">
      <w:pPr>
        <w:spacing w:line="480" w:lineRule="auto"/>
        <w:ind w:left="720" w:hanging="720"/>
        <w:rPr>
          <w:rFonts w:ascii="Times New Roman" w:hAnsi="Times New Roman"/>
          <w:noProof/>
          <w:szCs w:val="24"/>
        </w:rPr>
      </w:pPr>
      <w:bookmarkStart w:id="304" w:name="_ENREF_4"/>
      <w:r w:rsidRPr="00127044">
        <w:rPr>
          <w:rFonts w:ascii="Times New Roman" w:hAnsi="Times New Roman"/>
          <w:noProof/>
          <w:szCs w:val="24"/>
        </w:rPr>
        <w:t xml:space="preserve">Alexander, F. K. (2000). The changing face of accountability. </w:t>
      </w:r>
      <w:r w:rsidRPr="00127044">
        <w:rPr>
          <w:rFonts w:ascii="Times New Roman" w:hAnsi="Times New Roman"/>
          <w:i/>
          <w:noProof/>
          <w:szCs w:val="24"/>
        </w:rPr>
        <w:t>Journal of Higher Education, 71</w:t>
      </w:r>
      <w:r w:rsidRPr="00127044">
        <w:rPr>
          <w:rFonts w:ascii="Times New Roman" w:hAnsi="Times New Roman"/>
          <w:noProof/>
          <w:szCs w:val="24"/>
        </w:rPr>
        <w:t>(4), 411-431. doi: 10.2307/2649146</w:t>
      </w:r>
      <w:bookmarkEnd w:id="304"/>
    </w:p>
    <w:p w:rsidR="00886D37" w:rsidRPr="00127044" w:rsidRDefault="00886D37" w:rsidP="001D34D2">
      <w:pPr>
        <w:spacing w:line="480" w:lineRule="auto"/>
        <w:ind w:left="720" w:hanging="720"/>
        <w:rPr>
          <w:rFonts w:ascii="Times New Roman" w:hAnsi="Times New Roman"/>
          <w:noProof/>
          <w:szCs w:val="24"/>
        </w:rPr>
      </w:pPr>
      <w:bookmarkStart w:id="305" w:name="_ENREF_5"/>
      <w:r w:rsidRPr="00127044">
        <w:rPr>
          <w:rFonts w:ascii="Times New Roman" w:hAnsi="Times New Roman"/>
          <w:noProof/>
          <w:szCs w:val="24"/>
        </w:rPr>
        <w:t xml:space="preserve">Anderson, L. W., Krathwohl, D. R., &amp; Bloom, B. S. (2001). </w:t>
      </w:r>
      <w:r w:rsidRPr="00127044">
        <w:rPr>
          <w:rFonts w:ascii="Times New Roman" w:hAnsi="Times New Roman"/>
          <w:i/>
          <w:noProof/>
          <w:szCs w:val="24"/>
        </w:rPr>
        <w:t>A taxonomy for learning, teaching, and assessing : A revision of bloom's taxonomy of educational objectives</w:t>
      </w:r>
      <w:r w:rsidRPr="00127044">
        <w:rPr>
          <w:rFonts w:ascii="Times New Roman" w:hAnsi="Times New Roman"/>
          <w:noProof/>
          <w:szCs w:val="24"/>
        </w:rPr>
        <w:t>. New York: Longman.</w:t>
      </w:r>
      <w:bookmarkEnd w:id="305"/>
    </w:p>
    <w:p w:rsidR="00886D37" w:rsidRPr="00127044" w:rsidRDefault="00886D37" w:rsidP="001D34D2">
      <w:pPr>
        <w:spacing w:line="480" w:lineRule="auto"/>
        <w:ind w:left="720" w:hanging="720"/>
        <w:rPr>
          <w:rFonts w:ascii="Times New Roman" w:hAnsi="Times New Roman"/>
          <w:noProof/>
          <w:szCs w:val="24"/>
        </w:rPr>
      </w:pPr>
      <w:bookmarkStart w:id="306" w:name="_ENREF_6"/>
      <w:r w:rsidRPr="00127044">
        <w:rPr>
          <w:rFonts w:ascii="Times New Roman" w:hAnsi="Times New Roman"/>
          <w:noProof/>
          <w:szCs w:val="24"/>
        </w:rPr>
        <w:t xml:space="preserve">Association of College &amp; Research Libraries. (1998). Task force on academic library outcomes assessment report, 2010, from </w:t>
      </w:r>
      <w:hyperlink r:id="rId66" w:history="1">
        <w:r w:rsidRPr="00127044">
          <w:rPr>
            <w:rStyle w:val="Hyperlink"/>
            <w:rFonts w:ascii="Times New Roman" w:hAnsi="Times New Roman"/>
            <w:noProof/>
            <w:szCs w:val="24"/>
          </w:rPr>
          <w:t>http://www.ala.org/ala/mgrps/divs/acrl/publications/whitepapers/taskforceacademic.cfm</w:t>
        </w:r>
        <w:bookmarkEnd w:id="306"/>
      </w:hyperlink>
    </w:p>
    <w:p w:rsidR="00886D37" w:rsidRPr="00127044" w:rsidRDefault="00886D37" w:rsidP="001D34D2">
      <w:pPr>
        <w:spacing w:line="480" w:lineRule="auto"/>
        <w:ind w:left="720" w:hanging="720"/>
        <w:rPr>
          <w:rFonts w:ascii="Times New Roman" w:hAnsi="Times New Roman"/>
          <w:noProof/>
          <w:szCs w:val="24"/>
        </w:rPr>
      </w:pPr>
      <w:bookmarkStart w:id="307" w:name="_ENREF_7"/>
      <w:r w:rsidRPr="00127044">
        <w:rPr>
          <w:rFonts w:ascii="Times New Roman" w:hAnsi="Times New Roman"/>
          <w:noProof/>
          <w:szCs w:val="24"/>
        </w:rPr>
        <w:t xml:space="preserve">Association of College &amp; Research Libraries. (2004). Standards for libraries in higher education, 2010, from </w:t>
      </w:r>
      <w:hyperlink r:id="rId67" w:history="1">
        <w:r w:rsidRPr="00127044">
          <w:rPr>
            <w:rStyle w:val="Hyperlink"/>
            <w:rFonts w:ascii="Times New Roman" w:hAnsi="Times New Roman"/>
            <w:noProof/>
            <w:szCs w:val="24"/>
          </w:rPr>
          <w:t>http://www.ala.org/ala/mgrps/divs/acrl/standards/standardslibraries.cfm</w:t>
        </w:r>
        <w:bookmarkEnd w:id="307"/>
      </w:hyperlink>
    </w:p>
    <w:p w:rsidR="00886D37" w:rsidRPr="00127044" w:rsidRDefault="00886D37" w:rsidP="001D34D2">
      <w:pPr>
        <w:spacing w:line="480" w:lineRule="auto"/>
        <w:ind w:left="720" w:hanging="720"/>
        <w:rPr>
          <w:rFonts w:ascii="Times New Roman" w:hAnsi="Times New Roman"/>
          <w:noProof/>
          <w:szCs w:val="24"/>
        </w:rPr>
      </w:pPr>
      <w:bookmarkStart w:id="308" w:name="_ENREF_8"/>
      <w:r w:rsidRPr="00127044">
        <w:rPr>
          <w:rFonts w:ascii="Times New Roman" w:hAnsi="Times New Roman"/>
          <w:noProof/>
          <w:szCs w:val="24"/>
        </w:rPr>
        <w:lastRenderedPageBreak/>
        <w:t xml:space="preserve">Association of College &amp; Research Libraries. (2009). Strategic priorities: 2009-2013, 2010, from </w:t>
      </w:r>
      <w:hyperlink r:id="rId68" w:history="1">
        <w:r w:rsidRPr="00127044">
          <w:rPr>
            <w:rStyle w:val="Hyperlink"/>
            <w:rFonts w:ascii="Times New Roman" w:hAnsi="Times New Roman"/>
            <w:noProof/>
            <w:szCs w:val="24"/>
          </w:rPr>
          <w:t>http://www.ala.org/ala/mgrps/divs/acrl/about/whatisacrl/strategicplan/priorities0913.pdf</w:t>
        </w:r>
        <w:bookmarkEnd w:id="308"/>
      </w:hyperlink>
    </w:p>
    <w:p w:rsidR="00886D37" w:rsidRPr="00127044" w:rsidRDefault="00886D37" w:rsidP="001D34D2">
      <w:pPr>
        <w:spacing w:line="480" w:lineRule="auto"/>
        <w:ind w:left="720" w:hanging="720"/>
        <w:rPr>
          <w:rFonts w:ascii="Times New Roman" w:hAnsi="Times New Roman"/>
          <w:noProof/>
          <w:szCs w:val="24"/>
        </w:rPr>
      </w:pPr>
      <w:bookmarkStart w:id="309" w:name="_ENREF_9"/>
      <w:r w:rsidRPr="00127044">
        <w:rPr>
          <w:rFonts w:ascii="Times New Roman" w:hAnsi="Times New Roman"/>
          <w:noProof/>
          <w:szCs w:val="24"/>
        </w:rPr>
        <w:t xml:space="preserve">Association of College &amp; Research Libraries. (2010a). 2010 top ten trends in academic libraries. </w:t>
      </w:r>
      <w:r w:rsidRPr="00127044">
        <w:rPr>
          <w:rFonts w:ascii="Times New Roman" w:hAnsi="Times New Roman"/>
          <w:i/>
          <w:noProof/>
          <w:szCs w:val="24"/>
        </w:rPr>
        <w:t>College &amp; Research Libraries News, 71</w:t>
      </w:r>
      <w:r w:rsidRPr="00127044">
        <w:rPr>
          <w:rFonts w:ascii="Times New Roman" w:hAnsi="Times New Roman"/>
          <w:noProof/>
          <w:szCs w:val="24"/>
        </w:rPr>
        <w:t xml:space="preserve">(6), 286-292. </w:t>
      </w:r>
      <w:bookmarkEnd w:id="309"/>
    </w:p>
    <w:p w:rsidR="00886D37" w:rsidRPr="00127044" w:rsidRDefault="00886D37" w:rsidP="001D34D2">
      <w:pPr>
        <w:spacing w:line="480" w:lineRule="auto"/>
        <w:ind w:left="720" w:hanging="720"/>
        <w:rPr>
          <w:rFonts w:ascii="Times New Roman" w:hAnsi="Times New Roman"/>
          <w:noProof/>
          <w:szCs w:val="24"/>
        </w:rPr>
      </w:pPr>
      <w:bookmarkStart w:id="310" w:name="_ENREF_10"/>
      <w:r w:rsidRPr="00127044">
        <w:rPr>
          <w:rFonts w:ascii="Times New Roman" w:hAnsi="Times New Roman"/>
          <w:noProof/>
          <w:szCs w:val="24"/>
        </w:rPr>
        <w:t xml:space="preserve">Association of College &amp; Research Libraries. (2010b). ACRL research planning and review committee, 2010, from </w:t>
      </w:r>
      <w:hyperlink r:id="rId69" w:history="1">
        <w:r w:rsidRPr="00127044">
          <w:rPr>
            <w:rStyle w:val="Hyperlink"/>
            <w:rFonts w:ascii="Times New Roman" w:hAnsi="Times New Roman"/>
            <w:noProof/>
            <w:szCs w:val="24"/>
          </w:rPr>
          <w:t>http://www.ala.org/ala/mgrps/divs/acrl/resources/leadership/committees/acr-reprc.cfm</w:t>
        </w:r>
        <w:bookmarkEnd w:id="310"/>
      </w:hyperlink>
    </w:p>
    <w:p w:rsidR="00886D37" w:rsidRPr="00127044" w:rsidRDefault="00886D37" w:rsidP="001D34D2">
      <w:pPr>
        <w:spacing w:line="480" w:lineRule="auto"/>
        <w:ind w:left="720" w:hanging="720"/>
        <w:rPr>
          <w:rFonts w:ascii="Times New Roman" w:hAnsi="Times New Roman"/>
          <w:noProof/>
          <w:szCs w:val="24"/>
        </w:rPr>
      </w:pPr>
      <w:bookmarkStart w:id="311" w:name="_ENREF_11"/>
      <w:r w:rsidRPr="00127044">
        <w:rPr>
          <w:rFonts w:ascii="Times New Roman" w:hAnsi="Times New Roman"/>
          <w:noProof/>
          <w:szCs w:val="24"/>
        </w:rPr>
        <w:t xml:space="preserve">Association of College &amp; Research Libraries. (2010c). ACRL value of academic libraries toolkit, from </w:t>
      </w:r>
      <w:hyperlink r:id="rId70" w:history="1">
        <w:r w:rsidRPr="00127044">
          <w:rPr>
            <w:rStyle w:val="Hyperlink"/>
            <w:rFonts w:ascii="Times New Roman" w:hAnsi="Times New Roman"/>
            <w:noProof/>
            <w:szCs w:val="24"/>
          </w:rPr>
          <w:t>http://www.ala.org/ala/mgrps/divs/acrl/issues/value/valueofacademiclibrariestoolkit.cfm</w:t>
        </w:r>
        <w:bookmarkEnd w:id="311"/>
      </w:hyperlink>
    </w:p>
    <w:p w:rsidR="00886D37" w:rsidRPr="00127044" w:rsidRDefault="00886D37" w:rsidP="001D34D2">
      <w:pPr>
        <w:spacing w:line="480" w:lineRule="auto"/>
        <w:ind w:left="720" w:hanging="720"/>
        <w:rPr>
          <w:rFonts w:ascii="Times New Roman" w:hAnsi="Times New Roman"/>
          <w:noProof/>
          <w:szCs w:val="24"/>
        </w:rPr>
      </w:pPr>
      <w:bookmarkStart w:id="312" w:name="_ENREF_12"/>
      <w:r w:rsidRPr="00127044">
        <w:rPr>
          <w:rFonts w:ascii="Times New Roman" w:hAnsi="Times New Roman"/>
          <w:noProof/>
          <w:szCs w:val="24"/>
        </w:rPr>
        <w:t xml:space="preserve">Association of College &amp; Research Libraries. (2011). Standards for libraries in higher education, 2012, from </w:t>
      </w:r>
      <w:hyperlink r:id="rId71" w:history="1">
        <w:r w:rsidRPr="00127044">
          <w:rPr>
            <w:rStyle w:val="Hyperlink"/>
            <w:rFonts w:ascii="Times New Roman" w:hAnsi="Times New Roman"/>
            <w:noProof/>
            <w:szCs w:val="24"/>
          </w:rPr>
          <w:t>http://www.ala.org/acrl/standards/standardslibraries</w:t>
        </w:r>
        <w:bookmarkEnd w:id="312"/>
      </w:hyperlink>
    </w:p>
    <w:p w:rsidR="00886D37" w:rsidRPr="00127044" w:rsidRDefault="00886D37" w:rsidP="001D34D2">
      <w:pPr>
        <w:spacing w:line="480" w:lineRule="auto"/>
        <w:ind w:left="720" w:hanging="720"/>
        <w:rPr>
          <w:rFonts w:ascii="Times New Roman" w:hAnsi="Times New Roman"/>
          <w:noProof/>
          <w:szCs w:val="24"/>
        </w:rPr>
      </w:pPr>
      <w:bookmarkStart w:id="313" w:name="_ENREF_13"/>
      <w:r w:rsidRPr="00127044">
        <w:rPr>
          <w:rFonts w:ascii="Times New Roman" w:hAnsi="Times New Roman"/>
          <w:noProof/>
          <w:szCs w:val="24"/>
        </w:rPr>
        <w:t xml:space="preserve">Association of Research Libraries. (2010a). About ARL, from </w:t>
      </w:r>
      <w:hyperlink r:id="rId72" w:history="1">
        <w:r w:rsidRPr="00127044">
          <w:rPr>
            <w:rStyle w:val="Hyperlink"/>
            <w:rFonts w:ascii="Times New Roman" w:hAnsi="Times New Roman"/>
            <w:noProof/>
            <w:szCs w:val="24"/>
          </w:rPr>
          <w:t>http://www.arl.org/arl/</w:t>
        </w:r>
        <w:bookmarkEnd w:id="313"/>
      </w:hyperlink>
    </w:p>
    <w:p w:rsidR="00886D37" w:rsidRPr="00127044" w:rsidRDefault="00886D37" w:rsidP="001D34D2">
      <w:pPr>
        <w:spacing w:line="480" w:lineRule="auto"/>
        <w:ind w:left="720" w:hanging="720"/>
        <w:rPr>
          <w:rFonts w:ascii="Times New Roman" w:hAnsi="Times New Roman"/>
          <w:noProof/>
          <w:szCs w:val="24"/>
        </w:rPr>
      </w:pPr>
      <w:bookmarkStart w:id="314" w:name="_ENREF_14"/>
      <w:r w:rsidRPr="00127044">
        <w:rPr>
          <w:rFonts w:ascii="Times New Roman" w:hAnsi="Times New Roman"/>
          <w:noProof/>
          <w:szCs w:val="24"/>
        </w:rPr>
        <w:t xml:space="preserve">Association of Research Libraries. (2010b). SPEC kits, from </w:t>
      </w:r>
      <w:hyperlink r:id="rId73" w:history="1">
        <w:r w:rsidRPr="00127044">
          <w:rPr>
            <w:rStyle w:val="Hyperlink"/>
            <w:rFonts w:ascii="Times New Roman" w:hAnsi="Times New Roman"/>
            <w:noProof/>
            <w:szCs w:val="24"/>
          </w:rPr>
          <w:t>http://www.arl.org/resources/pubs/spec/</w:t>
        </w:r>
        <w:bookmarkEnd w:id="314"/>
      </w:hyperlink>
    </w:p>
    <w:p w:rsidR="00886D37" w:rsidRPr="00127044" w:rsidRDefault="00886D37" w:rsidP="001D34D2">
      <w:pPr>
        <w:spacing w:line="480" w:lineRule="auto"/>
        <w:ind w:left="720" w:hanging="720"/>
        <w:rPr>
          <w:rFonts w:ascii="Times New Roman" w:hAnsi="Times New Roman"/>
          <w:noProof/>
          <w:szCs w:val="24"/>
        </w:rPr>
      </w:pPr>
      <w:bookmarkStart w:id="315" w:name="_ENREF_15"/>
      <w:r w:rsidRPr="00127044">
        <w:rPr>
          <w:rFonts w:ascii="Times New Roman" w:hAnsi="Times New Roman"/>
          <w:noProof/>
          <w:szCs w:val="24"/>
        </w:rPr>
        <w:t xml:space="preserve">Association of Research Libraries. (2010c). Statistics &amp; assessment, from </w:t>
      </w:r>
      <w:hyperlink r:id="rId74" w:history="1">
        <w:r w:rsidRPr="00127044">
          <w:rPr>
            <w:rStyle w:val="Hyperlink"/>
            <w:rFonts w:ascii="Times New Roman" w:hAnsi="Times New Roman"/>
            <w:noProof/>
            <w:szCs w:val="24"/>
          </w:rPr>
          <w:t>http://www.arl.org/stats/initiatives/</w:t>
        </w:r>
        <w:bookmarkEnd w:id="315"/>
      </w:hyperlink>
    </w:p>
    <w:p w:rsidR="00886D37" w:rsidRPr="00127044" w:rsidRDefault="00886D37" w:rsidP="001D34D2">
      <w:pPr>
        <w:spacing w:line="480" w:lineRule="auto"/>
        <w:ind w:left="720" w:hanging="720"/>
        <w:rPr>
          <w:rFonts w:ascii="Times New Roman" w:hAnsi="Times New Roman"/>
          <w:noProof/>
          <w:szCs w:val="24"/>
        </w:rPr>
      </w:pPr>
      <w:bookmarkStart w:id="316" w:name="_ENREF_16"/>
      <w:r w:rsidRPr="00127044">
        <w:rPr>
          <w:rFonts w:ascii="Times New Roman" w:hAnsi="Times New Roman"/>
          <w:noProof/>
          <w:szCs w:val="24"/>
        </w:rPr>
        <w:t xml:space="preserve">Astin, A. W. (1977). </w:t>
      </w:r>
      <w:r w:rsidRPr="00127044">
        <w:rPr>
          <w:rFonts w:ascii="Times New Roman" w:hAnsi="Times New Roman"/>
          <w:i/>
          <w:noProof/>
          <w:szCs w:val="24"/>
        </w:rPr>
        <w:t>Four critical years</w:t>
      </w:r>
      <w:r w:rsidRPr="00127044">
        <w:rPr>
          <w:rFonts w:ascii="Times New Roman" w:hAnsi="Times New Roman"/>
          <w:noProof/>
          <w:szCs w:val="24"/>
        </w:rPr>
        <w:t xml:space="preserve"> (1st ed.). San Francisco: Jossey-Bass Publishers.</w:t>
      </w:r>
      <w:bookmarkEnd w:id="316"/>
    </w:p>
    <w:p w:rsidR="00886D37" w:rsidRPr="00127044" w:rsidRDefault="00886D37" w:rsidP="001D34D2">
      <w:pPr>
        <w:spacing w:line="480" w:lineRule="auto"/>
        <w:ind w:left="720" w:hanging="720"/>
        <w:rPr>
          <w:rFonts w:ascii="Times New Roman" w:hAnsi="Times New Roman"/>
          <w:noProof/>
          <w:szCs w:val="24"/>
        </w:rPr>
      </w:pPr>
      <w:bookmarkStart w:id="317" w:name="_ENREF_17"/>
      <w:r w:rsidRPr="00127044">
        <w:rPr>
          <w:rFonts w:ascii="Times New Roman" w:hAnsi="Times New Roman"/>
          <w:noProof/>
          <w:szCs w:val="24"/>
        </w:rPr>
        <w:lastRenderedPageBreak/>
        <w:t xml:space="preserve">Astin, A. W. (1993). </w:t>
      </w:r>
      <w:r w:rsidRPr="00127044">
        <w:rPr>
          <w:rFonts w:ascii="Times New Roman" w:hAnsi="Times New Roman"/>
          <w:i/>
          <w:noProof/>
          <w:szCs w:val="24"/>
        </w:rPr>
        <w:t>What matters in college?: Four critical years revisited</w:t>
      </w:r>
      <w:r w:rsidRPr="00127044">
        <w:rPr>
          <w:rFonts w:ascii="Times New Roman" w:hAnsi="Times New Roman"/>
          <w:noProof/>
          <w:szCs w:val="24"/>
        </w:rPr>
        <w:t xml:space="preserve"> (1st ed.). San Francisco: Jossey-Bass.</w:t>
      </w:r>
      <w:bookmarkEnd w:id="317"/>
    </w:p>
    <w:p w:rsidR="00886D37" w:rsidRPr="00127044" w:rsidRDefault="00886D37" w:rsidP="001D34D2">
      <w:pPr>
        <w:spacing w:line="480" w:lineRule="auto"/>
        <w:ind w:left="720" w:hanging="720"/>
        <w:rPr>
          <w:rFonts w:ascii="Times New Roman" w:hAnsi="Times New Roman"/>
          <w:noProof/>
          <w:szCs w:val="24"/>
        </w:rPr>
      </w:pPr>
      <w:bookmarkStart w:id="318" w:name="_ENREF_18"/>
      <w:r w:rsidRPr="00127044">
        <w:rPr>
          <w:rFonts w:ascii="Times New Roman" w:hAnsi="Times New Roman"/>
          <w:noProof/>
          <w:szCs w:val="24"/>
        </w:rPr>
        <w:t xml:space="preserve">Astin, A. W. (2001). </w:t>
      </w:r>
      <w:r w:rsidRPr="00127044">
        <w:rPr>
          <w:rFonts w:ascii="Times New Roman" w:hAnsi="Times New Roman"/>
          <w:i/>
          <w:noProof/>
          <w:szCs w:val="24"/>
        </w:rPr>
        <w:t>What matters in college?: Four critical years revisited</w:t>
      </w:r>
      <w:r w:rsidRPr="00127044">
        <w:rPr>
          <w:rFonts w:ascii="Times New Roman" w:hAnsi="Times New Roman"/>
          <w:noProof/>
          <w:szCs w:val="24"/>
        </w:rPr>
        <w:t>. San Francisco: Jossey-Bass Publishers.</w:t>
      </w:r>
      <w:bookmarkEnd w:id="318"/>
    </w:p>
    <w:p w:rsidR="00886D37" w:rsidRPr="00127044" w:rsidRDefault="00886D37" w:rsidP="001D34D2">
      <w:pPr>
        <w:spacing w:line="480" w:lineRule="auto"/>
        <w:ind w:left="720" w:hanging="720"/>
        <w:rPr>
          <w:rFonts w:ascii="Times New Roman" w:hAnsi="Times New Roman"/>
          <w:noProof/>
          <w:szCs w:val="24"/>
        </w:rPr>
      </w:pPr>
      <w:bookmarkStart w:id="319" w:name="_ENREF_19"/>
      <w:r w:rsidRPr="00127044">
        <w:rPr>
          <w:rFonts w:ascii="Times New Roman" w:hAnsi="Times New Roman"/>
          <w:noProof/>
          <w:szCs w:val="24"/>
        </w:rPr>
        <w:t xml:space="preserve">Ayres, Q. W., &amp; Bennett, R. W. (1983). University characteristics and student achievement. </w:t>
      </w:r>
      <w:r w:rsidRPr="00127044">
        <w:rPr>
          <w:rFonts w:ascii="Times New Roman" w:hAnsi="Times New Roman"/>
          <w:i/>
          <w:noProof/>
          <w:szCs w:val="24"/>
        </w:rPr>
        <w:t>Journal of Higher Education, 54</w:t>
      </w:r>
      <w:r w:rsidRPr="00127044">
        <w:rPr>
          <w:rFonts w:ascii="Times New Roman" w:hAnsi="Times New Roman"/>
          <w:noProof/>
          <w:szCs w:val="24"/>
        </w:rPr>
        <w:t>(5), 516-532. doi: 10.2307/1981625</w:t>
      </w:r>
      <w:bookmarkEnd w:id="319"/>
    </w:p>
    <w:p w:rsidR="00886D37" w:rsidRPr="00127044" w:rsidRDefault="00886D37" w:rsidP="001D34D2">
      <w:pPr>
        <w:spacing w:line="480" w:lineRule="auto"/>
        <w:ind w:left="720" w:hanging="720"/>
        <w:rPr>
          <w:rFonts w:ascii="Times New Roman" w:hAnsi="Times New Roman"/>
          <w:noProof/>
          <w:szCs w:val="24"/>
        </w:rPr>
      </w:pPr>
      <w:bookmarkStart w:id="320" w:name="_ENREF_20"/>
      <w:r w:rsidRPr="00127044">
        <w:rPr>
          <w:rFonts w:ascii="Times New Roman" w:hAnsi="Times New Roman"/>
          <w:noProof/>
          <w:szCs w:val="24"/>
        </w:rPr>
        <w:t xml:space="preserve">Barkey, P. (1965). Patterns of student use of a college library. </w:t>
      </w:r>
      <w:r w:rsidRPr="00127044">
        <w:rPr>
          <w:rFonts w:ascii="Times New Roman" w:hAnsi="Times New Roman"/>
          <w:i/>
          <w:noProof/>
          <w:szCs w:val="24"/>
        </w:rPr>
        <w:t>College and Research Libraries, 26</w:t>
      </w:r>
      <w:r w:rsidRPr="00127044">
        <w:rPr>
          <w:rFonts w:ascii="Times New Roman" w:hAnsi="Times New Roman"/>
          <w:noProof/>
          <w:szCs w:val="24"/>
        </w:rPr>
        <w:t xml:space="preserve">(2), 115-118. </w:t>
      </w:r>
      <w:bookmarkEnd w:id="320"/>
    </w:p>
    <w:p w:rsidR="00886D37" w:rsidRPr="00127044" w:rsidRDefault="00886D37" w:rsidP="001D34D2">
      <w:pPr>
        <w:spacing w:line="480" w:lineRule="auto"/>
        <w:ind w:left="720" w:hanging="720"/>
        <w:rPr>
          <w:rFonts w:ascii="Times New Roman" w:hAnsi="Times New Roman"/>
          <w:noProof/>
          <w:szCs w:val="24"/>
        </w:rPr>
      </w:pPr>
      <w:bookmarkStart w:id="321" w:name="_ENREF_21"/>
      <w:r w:rsidRPr="00127044">
        <w:rPr>
          <w:rFonts w:ascii="Times New Roman" w:hAnsi="Times New Roman"/>
          <w:noProof/>
          <w:szCs w:val="24"/>
        </w:rPr>
        <w:t xml:space="preserve">Bean, J. P., &amp; Metzner, B. (1985). A conceptual model of nontraditional undergraduate student attrition. </w:t>
      </w:r>
      <w:r w:rsidRPr="00127044">
        <w:rPr>
          <w:rFonts w:ascii="Times New Roman" w:hAnsi="Times New Roman"/>
          <w:i/>
          <w:noProof/>
          <w:szCs w:val="24"/>
        </w:rPr>
        <w:t>Review of Educational Research, 55</w:t>
      </w:r>
      <w:r w:rsidRPr="00127044">
        <w:rPr>
          <w:rFonts w:ascii="Times New Roman" w:hAnsi="Times New Roman"/>
          <w:noProof/>
          <w:szCs w:val="24"/>
        </w:rPr>
        <w:t>(4), 485-540. doi: 10.3102/00346543055004485</w:t>
      </w:r>
      <w:bookmarkEnd w:id="321"/>
    </w:p>
    <w:p w:rsidR="00886D37" w:rsidRPr="00127044" w:rsidRDefault="00886D37" w:rsidP="001D34D2">
      <w:pPr>
        <w:spacing w:line="480" w:lineRule="auto"/>
        <w:ind w:left="720" w:hanging="720"/>
        <w:rPr>
          <w:rFonts w:ascii="Times New Roman" w:hAnsi="Times New Roman"/>
          <w:noProof/>
          <w:szCs w:val="24"/>
        </w:rPr>
      </w:pPr>
      <w:bookmarkStart w:id="322" w:name="_ENREF_22"/>
      <w:r w:rsidRPr="00127044">
        <w:rPr>
          <w:rFonts w:ascii="Times New Roman" w:hAnsi="Times New Roman"/>
          <w:noProof/>
          <w:szCs w:val="24"/>
        </w:rPr>
        <w:t xml:space="preserve">Bell, S. (2008). Keeping them enrolled: How academic libraries contribute to student retention. </w:t>
      </w:r>
      <w:r w:rsidRPr="00127044">
        <w:rPr>
          <w:rFonts w:ascii="Times New Roman" w:hAnsi="Times New Roman"/>
          <w:i/>
          <w:noProof/>
          <w:szCs w:val="24"/>
        </w:rPr>
        <w:t>Library Issues, 29</w:t>
      </w:r>
      <w:r w:rsidRPr="00127044">
        <w:rPr>
          <w:rFonts w:ascii="Times New Roman" w:hAnsi="Times New Roman"/>
          <w:noProof/>
          <w:szCs w:val="24"/>
        </w:rPr>
        <w:t xml:space="preserve">(1), 1-4. </w:t>
      </w:r>
      <w:bookmarkEnd w:id="322"/>
    </w:p>
    <w:p w:rsidR="00886D37" w:rsidRPr="00127044" w:rsidRDefault="00886D37" w:rsidP="001D34D2">
      <w:pPr>
        <w:spacing w:line="480" w:lineRule="auto"/>
        <w:ind w:left="720" w:hanging="720"/>
        <w:rPr>
          <w:rFonts w:ascii="Times New Roman" w:hAnsi="Times New Roman"/>
          <w:noProof/>
          <w:szCs w:val="24"/>
        </w:rPr>
      </w:pPr>
      <w:bookmarkStart w:id="323" w:name="_ENREF_23"/>
      <w:r w:rsidRPr="00127044">
        <w:rPr>
          <w:rFonts w:ascii="Times New Roman" w:hAnsi="Times New Roman"/>
          <w:noProof/>
          <w:szCs w:val="24"/>
        </w:rPr>
        <w:t xml:space="preserve">Blixrud, J. C. (2001). Establishing a role for research libraries in learning outcomes assessment programs. </w:t>
      </w:r>
      <w:r w:rsidRPr="00127044">
        <w:rPr>
          <w:rFonts w:ascii="Times New Roman" w:hAnsi="Times New Roman"/>
          <w:i/>
          <w:noProof/>
          <w:szCs w:val="24"/>
        </w:rPr>
        <w:t>Journal of Library Administration, 35</w:t>
      </w:r>
      <w:r w:rsidRPr="00127044">
        <w:rPr>
          <w:rFonts w:ascii="Times New Roman" w:hAnsi="Times New Roman"/>
          <w:noProof/>
          <w:szCs w:val="24"/>
        </w:rPr>
        <w:t xml:space="preserve">(4), 27. </w:t>
      </w:r>
      <w:bookmarkEnd w:id="323"/>
    </w:p>
    <w:p w:rsidR="00886D37" w:rsidRPr="00127044" w:rsidRDefault="00886D37" w:rsidP="001D34D2">
      <w:pPr>
        <w:spacing w:line="480" w:lineRule="auto"/>
        <w:ind w:left="720" w:hanging="720"/>
        <w:rPr>
          <w:rFonts w:ascii="Times New Roman" w:hAnsi="Times New Roman"/>
          <w:noProof/>
          <w:szCs w:val="24"/>
        </w:rPr>
      </w:pPr>
      <w:bookmarkStart w:id="324" w:name="_ENREF_24"/>
      <w:r w:rsidRPr="00127044">
        <w:rPr>
          <w:rFonts w:ascii="Times New Roman" w:hAnsi="Times New Roman"/>
          <w:noProof/>
          <w:szCs w:val="24"/>
        </w:rPr>
        <w:t xml:space="preserve">Bloom, B. S. (1956). </w:t>
      </w:r>
      <w:r w:rsidRPr="00127044">
        <w:rPr>
          <w:rFonts w:ascii="Times New Roman" w:hAnsi="Times New Roman"/>
          <w:i/>
          <w:noProof/>
          <w:szCs w:val="24"/>
        </w:rPr>
        <w:t>Taxonomy of educational objectives; the classification of educational goals</w:t>
      </w:r>
      <w:r w:rsidRPr="00127044">
        <w:rPr>
          <w:rFonts w:ascii="Times New Roman" w:hAnsi="Times New Roman"/>
          <w:noProof/>
          <w:szCs w:val="24"/>
        </w:rPr>
        <w:t>. New York: Longmans, Green.</w:t>
      </w:r>
      <w:bookmarkEnd w:id="324"/>
    </w:p>
    <w:p w:rsidR="00886D37" w:rsidRPr="00127044" w:rsidRDefault="00886D37" w:rsidP="001D34D2">
      <w:pPr>
        <w:spacing w:line="480" w:lineRule="auto"/>
        <w:ind w:left="720" w:hanging="720"/>
        <w:rPr>
          <w:rFonts w:ascii="Times New Roman" w:hAnsi="Times New Roman"/>
          <w:noProof/>
          <w:szCs w:val="24"/>
        </w:rPr>
      </w:pPr>
      <w:bookmarkStart w:id="325" w:name="_ENREF_25"/>
      <w:r w:rsidRPr="00127044">
        <w:rPr>
          <w:rFonts w:ascii="Times New Roman" w:hAnsi="Times New Roman"/>
          <w:noProof/>
          <w:szCs w:val="24"/>
        </w:rPr>
        <w:t xml:space="preserve">Bolt, J. H. (1986). </w:t>
      </w:r>
      <w:r w:rsidRPr="00127044">
        <w:rPr>
          <w:rFonts w:ascii="Times New Roman" w:hAnsi="Times New Roman"/>
          <w:i/>
          <w:noProof/>
          <w:szCs w:val="24"/>
        </w:rPr>
        <w:t>A study of the effects of a bibliographic instruction course on achievement and retention of college students.</w:t>
      </w:r>
      <w:r w:rsidRPr="00127044">
        <w:rPr>
          <w:rFonts w:ascii="Times New Roman" w:hAnsi="Times New Roman"/>
          <w:noProof/>
          <w:szCs w:val="24"/>
        </w:rPr>
        <w:t xml:space="preserve"> Ph.D. Dissertation Florida State University.  Available from OCLC WorldCat database. </w:t>
      </w:r>
      <w:bookmarkEnd w:id="325"/>
    </w:p>
    <w:p w:rsidR="00886D37" w:rsidRPr="00127044" w:rsidRDefault="00886D37" w:rsidP="001D34D2">
      <w:pPr>
        <w:spacing w:line="480" w:lineRule="auto"/>
        <w:ind w:left="720" w:hanging="720"/>
        <w:rPr>
          <w:rFonts w:ascii="Times New Roman" w:hAnsi="Times New Roman"/>
          <w:noProof/>
          <w:szCs w:val="24"/>
        </w:rPr>
      </w:pPr>
      <w:bookmarkStart w:id="326" w:name="_ENREF_26"/>
      <w:r w:rsidRPr="00127044">
        <w:rPr>
          <w:rFonts w:ascii="Times New Roman" w:hAnsi="Times New Roman"/>
          <w:noProof/>
          <w:szCs w:val="24"/>
        </w:rPr>
        <w:t>Bosanquet, L. (2007). Transforming the academic library – the new value proposition (pp. 14): University New South Wales.</w:t>
      </w:r>
      <w:bookmarkEnd w:id="326"/>
    </w:p>
    <w:p w:rsidR="00886D37" w:rsidRPr="00127044" w:rsidRDefault="00886D37" w:rsidP="001D34D2">
      <w:pPr>
        <w:spacing w:line="480" w:lineRule="auto"/>
        <w:ind w:left="720" w:hanging="720"/>
        <w:rPr>
          <w:rFonts w:ascii="Times New Roman" w:hAnsi="Times New Roman"/>
          <w:noProof/>
          <w:szCs w:val="24"/>
        </w:rPr>
      </w:pPr>
      <w:bookmarkStart w:id="327" w:name="_ENREF_27"/>
      <w:r w:rsidRPr="00127044">
        <w:rPr>
          <w:rFonts w:ascii="Times New Roman" w:hAnsi="Times New Roman"/>
          <w:noProof/>
          <w:szCs w:val="24"/>
        </w:rPr>
        <w:lastRenderedPageBreak/>
        <w:t xml:space="preserve">Brint, S. (2002). Data on higher education in the United States: Are the existing resources adequate? </w:t>
      </w:r>
      <w:r w:rsidRPr="00127044">
        <w:rPr>
          <w:rFonts w:ascii="Times New Roman" w:hAnsi="Times New Roman"/>
          <w:i/>
          <w:noProof/>
          <w:szCs w:val="24"/>
        </w:rPr>
        <w:t>American Behavioral Scientist, 45</w:t>
      </w:r>
      <w:r w:rsidRPr="00127044">
        <w:rPr>
          <w:rFonts w:ascii="Times New Roman" w:hAnsi="Times New Roman"/>
          <w:noProof/>
          <w:szCs w:val="24"/>
        </w:rPr>
        <w:t>(10), 1493-1522. doi: 10.1177/0002764202045010004</w:t>
      </w:r>
      <w:bookmarkEnd w:id="327"/>
    </w:p>
    <w:p w:rsidR="00886D37" w:rsidRPr="00127044" w:rsidRDefault="00886D37" w:rsidP="001D34D2">
      <w:pPr>
        <w:spacing w:line="480" w:lineRule="auto"/>
        <w:ind w:left="720" w:hanging="720"/>
        <w:rPr>
          <w:rFonts w:ascii="Times New Roman" w:hAnsi="Times New Roman"/>
          <w:noProof/>
          <w:szCs w:val="24"/>
        </w:rPr>
      </w:pPr>
      <w:bookmarkStart w:id="328" w:name="_ENREF_28"/>
      <w:r w:rsidRPr="00127044">
        <w:rPr>
          <w:rFonts w:ascii="Times New Roman" w:hAnsi="Times New Roman"/>
          <w:noProof/>
          <w:szCs w:val="24"/>
        </w:rPr>
        <w:t xml:space="preserve">Byrne, B. M. (2010). </w:t>
      </w:r>
      <w:r w:rsidRPr="00127044">
        <w:rPr>
          <w:rFonts w:ascii="Times New Roman" w:hAnsi="Times New Roman"/>
          <w:i/>
          <w:noProof/>
          <w:szCs w:val="24"/>
        </w:rPr>
        <w:t>Structural equation modeling with AMOS : Basic concepts, applications, and programming</w:t>
      </w:r>
      <w:r w:rsidRPr="00127044">
        <w:rPr>
          <w:rFonts w:ascii="Times New Roman" w:hAnsi="Times New Roman"/>
          <w:noProof/>
          <w:szCs w:val="24"/>
        </w:rPr>
        <w:t>. New York: Routledge.</w:t>
      </w:r>
      <w:bookmarkEnd w:id="328"/>
    </w:p>
    <w:p w:rsidR="00886D37" w:rsidRPr="00127044" w:rsidRDefault="00886D37" w:rsidP="001D34D2">
      <w:pPr>
        <w:spacing w:line="480" w:lineRule="auto"/>
        <w:ind w:left="720" w:hanging="720"/>
        <w:rPr>
          <w:rFonts w:ascii="Times New Roman" w:hAnsi="Times New Roman"/>
          <w:noProof/>
          <w:szCs w:val="24"/>
        </w:rPr>
      </w:pPr>
      <w:bookmarkStart w:id="329" w:name="_ENREF_29"/>
      <w:r w:rsidRPr="00127044">
        <w:rPr>
          <w:rFonts w:ascii="Times New Roman" w:hAnsi="Times New Roman"/>
          <w:noProof/>
          <w:szCs w:val="24"/>
        </w:rPr>
        <w:t xml:space="preserve">Cabrera, A. F., Nora, A., &amp; Castañeda, M. B. (1993). College persistence: Structural equations modeling test of an integrated model of student retention. </w:t>
      </w:r>
      <w:r w:rsidRPr="00127044">
        <w:rPr>
          <w:rFonts w:ascii="Times New Roman" w:hAnsi="Times New Roman"/>
          <w:i/>
          <w:noProof/>
          <w:szCs w:val="24"/>
        </w:rPr>
        <w:t>Journal of Higher Education, 64</w:t>
      </w:r>
      <w:r w:rsidRPr="00127044">
        <w:rPr>
          <w:rFonts w:ascii="Times New Roman" w:hAnsi="Times New Roman"/>
          <w:noProof/>
          <w:szCs w:val="24"/>
        </w:rPr>
        <w:t>(2), 123-139. doi: 10.2307/2960026</w:t>
      </w:r>
      <w:bookmarkEnd w:id="329"/>
    </w:p>
    <w:p w:rsidR="00886D37" w:rsidRPr="00127044" w:rsidRDefault="00886D37" w:rsidP="001D34D2">
      <w:pPr>
        <w:spacing w:line="480" w:lineRule="auto"/>
        <w:ind w:left="720" w:hanging="720"/>
        <w:rPr>
          <w:rFonts w:ascii="Times New Roman" w:hAnsi="Times New Roman"/>
          <w:noProof/>
          <w:szCs w:val="24"/>
        </w:rPr>
      </w:pPr>
      <w:bookmarkStart w:id="330" w:name="_ENREF_30"/>
      <w:r w:rsidRPr="00127044">
        <w:rPr>
          <w:rFonts w:ascii="Times New Roman" w:hAnsi="Times New Roman"/>
          <w:noProof/>
          <w:szCs w:val="24"/>
        </w:rPr>
        <w:t xml:space="preserve">Carini, R., Kuh, G., &amp; Klein, S. (2006). Student engagement and student learning: Testing the linkages. </w:t>
      </w:r>
      <w:r w:rsidRPr="00127044">
        <w:rPr>
          <w:rFonts w:ascii="Times New Roman" w:hAnsi="Times New Roman"/>
          <w:i/>
          <w:noProof/>
          <w:szCs w:val="24"/>
        </w:rPr>
        <w:t>Research in Higher Education, 47</w:t>
      </w:r>
      <w:r w:rsidRPr="00127044">
        <w:rPr>
          <w:rFonts w:ascii="Times New Roman" w:hAnsi="Times New Roman"/>
          <w:noProof/>
          <w:szCs w:val="24"/>
        </w:rPr>
        <w:t>(1), 1-32. doi: 10.1007/s11162-005-8150-9</w:t>
      </w:r>
      <w:bookmarkEnd w:id="330"/>
    </w:p>
    <w:p w:rsidR="00886D37" w:rsidRPr="00127044" w:rsidRDefault="00886D37" w:rsidP="001D34D2">
      <w:pPr>
        <w:spacing w:line="480" w:lineRule="auto"/>
        <w:ind w:left="720" w:hanging="720"/>
        <w:rPr>
          <w:rFonts w:ascii="Times New Roman" w:hAnsi="Times New Roman"/>
          <w:noProof/>
          <w:szCs w:val="24"/>
        </w:rPr>
      </w:pPr>
      <w:bookmarkStart w:id="331" w:name="_ENREF_31"/>
      <w:r w:rsidRPr="00127044">
        <w:rPr>
          <w:rFonts w:ascii="Times New Roman" w:hAnsi="Times New Roman"/>
          <w:noProof/>
          <w:szCs w:val="24"/>
        </w:rPr>
        <w:t xml:space="preserve">Carle, A., Jaffee, D., Vaughan, N., &amp; Eder, D. (2009). Psychometric properties of three new National Survey of Student Engagement based engagement scales: An item response theory analysis. </w:t>
      </w:r>
      <w:r w:rsidRPr="00127044">
        <w:rPr>
          <w:rFonts w:ascii="Times New Roman" w:hAnsi="Times New Roman"/>
          <w:i/>
          <w:noProof/>
          <w:szCs w:val="24"/>
        </w:rPr>
        <w:t>Research in Higher Education, 50</w:t>
      </w:r>
      <w:r w:rsidRPr="00127044">
        <w:rPr>
          <w:rFonts w:ascii="Times New Roman" w:hAnsi="Times New Roman"/>
          <w:noProof/>
          <w:szCs w:val="24"/>
        </w:rPr>
        <w:t>(8), 775-794. doi: 10.1007/s11162-009-9141-z</w:t>
      </w:r>
      <w:bookmarkEnd w:id="331"/>
    </w:p>
    <w:p w:rsidR="00886D37" w:rsidRPr="00127044" w:rsidRDefault="00886D37" w:rsidP="001D34D2">
      <w:pPr>
        <w:spacing w:line="480" w:lineRule="auto"/>
        <w:ind w:left="720" w:hanging="720"/>
        <w:rPr>
          <w:rFonts w:ascii="Times New Roman" w:hAnsi="Times New Roman"/>
          <w:noProof/>
          <w:szCs w:val="24"/>
        </w:rPr>
      </w:pPr>
      <w:bookmarkStart w:id="332" w:name="_ENREF_32"/>
      <w:r w:rsidRPr="00127044">
        <w:rPr>
          <w:rFonts w:ascii="Times New Roman" w:hAnsi="Times New Roman"/>
          <w:noProof/>
          <w:szCs w:val="24"/>
        </w:rPr>
        <w:t>Chickering, A. W., &amp; Gamson, Z. F. (1991). Applying the seven principles for good practice in undergraduate education (pp. 104). San Francisco, Calif. : Jossey-Bass Inc.</w:t>
      </w:r>
      <w:bookmarkEnd w:id="332"/>
    </w:p>
    <w:p w:rsidR="00886D37" w:rsidRPr="00127044" w:rsidRDefault="00886D37" w:rsidP="001D34D2">
      <w:pPr>
        <w:spacing w:line="480" w:lineRule="auto"/>
        <w:ind w:left="720" w:hanging="720"/>
        <w:rPr>
          <w:rFonts w:ascii="Times New Roman" w:hAnsi="Times New Roman"/>
          <w:noProof/>
          <w:szCs w:val="24"/>
        </w:rPr>
      </w:pPr>
      <w:bookmarkStart w:id="333" w:name="_ENREF_33"/>
      <w:r w:rsidRPr="00127044">
        <w:rPr>
          <w:rFonts w:ascii="Times New Roman" w:hAnsi="Times New Roman"/>
          <w:noProof/>
          <w:szCs w:val="24"/>
        </w:rPr>
        <w:t xml:space="preserve">Churchill, W., &amp; Iwai, S. (1981). College attrition, student use of campus facilities, and a consideration of self-reported personal problems. </w:t>
      </w:r>
      <w:r w:rsidRPr="00127044">
        <w:rPr>
          <w:rFonts w:ascii="Times New Roman" w:hAnsi="Times New Roman"/>
          <w:i/>
          <w:noProof/>
          <w:szCs w:val="24"/>
        </w:rPr>
        <w:t>Research in Higher Education, 14</w:t>
      </w:r>
      <w:r w:rsidRPr="00127044">
        <w:rPr>
          <w:rFonts w:ascii="Times New Roman" w:hAnsi="Times New Roman"/>
          <w:noProof/>
          <w:szCs w:val="24"/>
        </w:rPr>
        <w:t>(4), 353-365. doi: 10.1007/BF00976684</w:t>
      </w:r>
      <w:bookmarkEnd w:id="333"/>
    </w:p>
    <w:p w:rsidR="00886D37" w:rsidRPr="00127044" w:rsidRDefault="00886D37" w:rsidP="001D34D2">
      <w:pPr>
        <w:spacing w:line="480" w:lineRule="auto"/>
        <w:ind w:left="720" w:hanging="720"/>
        <w:rPr>
          <w:rFonts w:ascii="Times New Roman" w:hAnsi="Times New Roman"/>
          <w:noProof/>
          <w:szCs w:val="24"/>
        </w:rPr>
      </w:pPr>
      <w:bookmarkStart w:id="334" w:name="_ENREF_34"/>
      <w:r w:rsidRPr="00127044">
        <w:rPr>
          <w:rFonts w:ascii="Times New Roman" w:hAnsi="Times New Roman"/>
          <w:noProof/>
          <w:szCs w:val="24"/>
        </w:rPr>
        <w:t xml:space="preserve">Council on Library and Information Resources. (2010). About CLIR, 2010, from </w:t>
      </w:r>
      <w:hyperlink r:id="rId75" w:history="1">
        <w:r w:rsidRPr="00127044">
          <w:rPr>
            <w:rStyle w:val="Hyperlink"/>
            <w:rFonts w:ascii="Times New Roman" w:hAnsi="Times New Roman"/>
            <w:noProof/>
            <w:szCs w:val="24"/>
          </w:rPr>
          <w:t>http://www.clir.org/about/about.html</w:t>
        </w:r>
        <w:bookmarkEnd w:id="334"/>
      </w:hyperlink>
    </w:p>
    <w:p w:rsidR="00886D37" w:rsidRPr="00127044" w:rsidRDefault="00886D37" w:rsidP="001D34D2">
      <w:pPr>
        <w:spacing w:line="480" w:lineRule="auto"/>
        <w:ind w:left="720" w:hanging="720"/>
        <w:rPr>
          <w:rFonts w:ascii="Times New Roman" w:hAnsi="Times New Roman"/>
          <w:noProof/>
          <w:szCs w:val="24"/>
        </w:rPr>
      </w:pPr>
      <w:bookmarkStart w:id="335" w:name="_ENREF_35"/>
      <w:r w:rsidRPr="00127044">
        <w:rPr>
          <w:rFonts w:ascii="Times New Roman" w:hAnsi="Times New Roman"/>
          <w:noProof/>
          <w:szCs w:val="24"/>
        </w:rPr>
        <w:lastRenderedPageBreak/>
        <w:t xml:space="preserve">de Jager, K. (2002). Successful students: Does the library make a difference? </w:t>
      </w:r>
      <w:r w:rsidRPr="00127044">
        <w:rPr>
          <w:rFonts w:ascii="Times New Roman" w:hAnsi="Times New Roman"/>
          <w:i/>
          <w:noProof/>
          <w:szCs w:val="24"/>
        </w:rPr>
        <w:t>Performance measurement and metrics, 3</w:t>
      </w:r>
      <w:r w:rsidRPr="00127044">
        <w:rPr>
          <w:rFonts w:ascii="Times New Roman" w:hAnsi="Times New Roman"/>
          <w:noProof/>
          <w:szCs w:val="24"/>
        </w:rPr>
        <w:t xml:space="preserve">(3), 140-144. </w:t>
      </w:r>
      <w:bookmarkEnd w:id="335"/>
    </w:p>
    <w:p w:rsidR="00886D37" w:rsidRPr="00127044" w:rsidRDefault="00886D37" w:rsidP="001D34D2">
      <w:pPr>
        <w:spacing w:line="480" w:lineRule="auto"/>
        <w:ind w:left="720" w:hanging="720"/>
        <w:rPr>
          <w:rFonts w:ascii="Times New Roman" w:hAnsi="Times New Roman"/>
          <w:noProof/>
          <w:szCs w:val="24"/>
        </w:rPr>
      </w:pPr>
      <w:bookmarkStart w:id="336" w:name="_ENREF_36"/>
      <w:r w:rsidRPr="00127044">
        <w:rPr>
          <w:rFonts w:ascii="Times New Roman" w:hAnsi="Times New Roman"/>
          <w:noProof/>
          <w:szCs w:val="24"/>
        </w:rPr>
        <w:t xml:space="preserve">Deiss, K., &amp; Petrowski, M. J. (2009). ACRL 2009 strategic thinking guide for academic librarians in the new economy, 2010, from </w:t>
      </w:r>
      <w:hyperlink r:id="rId76" w:history="1">
        <w:r w:rsidRPr="00127044">
          <w:rPr>
            <w:rStyle w:val="Hyperlink"/>
            <w:rFonts w:ascii="Times New Roman" w:hAnsi="Times New Roman"/>
            <w:noProof/>
            <w:szCs w:val="24"/>
          </w:rPr>
          <w:t>http://www.ala.org/ala//mgrps/divs/acrl/issues/value/acrlguide09.pdf</w:t>
        </w:r>
        <w:bookmarkEnd w:id="336"/>
      </w:hyperlink>
    </w:p>
    <w:p w:rsidR="00886D37" w:rsidRPr="00127044" w:rsidRDefault="00886D37" w:rsidP="001D34D2">
      <w:pPr>
        <w:spacing w:line="480" w:lineRule="auto"/>
        <w:ind w:left="720" w:hanging="720"/>
        <w:rPr>
          <w:rFonts w:ascii="Times New Roman" w:hAnsi="Times New Roman"/>
          <w:noProof/>
          <w:szCs w:val="24"/>
        </w:rPr>
      </w:pPr>
      <w:bookmarkStart w:id="337" w:name="_ENREF_37"/>
      <w:r w:rsidRPr="00127044">
        <w:rPr>
          <w:rFonts w:ascii="Times New Roman" w:hAnsi="Times New Roman"/>
          <w:noProof/>
          <w:szCs w:val="24"/>
        </w:rPr>
        <w:t xml:space="preserve">Dickenson, D. (2006). How academic libraries help faculty teach and students learn : The 2005 Colorado academic library impact study </w:t>
      </w:r>
      <w:r w:rsidRPr="00127044">
        <w:rPr>
          <w:rFonts w:ascii="Times New Roman" w:hAnsi="Times New Roman"/>
          <w:i/>
          <w:noProof/>
          <w:szCs w:val="24"/>
        </w:rPr>
        <w:t>Closer look;</w:t>
      </w:r>
      <w:r w:rsidRPr="00127044">
        <w:rPr>
          <w:rFonts w:ascii="Times New Roman" w:hAnsi="Times New Roman"/>
          <w:noProof/>
          <w:szCs w:val="24"/>
        </w:rPr>
        <w:t xml:space="preserve"> (pp. 88). Denver, Colo.: Library Research Service.</w:t>
      </w:r>
      <w:bookmarkEnd w:id="337"/>
    </w:p>
    <w:p w:rsidR="00886D37" w:rsidRPr="00127044" w:rsidRDefault="00886D37" w:rsidP="001D34D2">
      <w:pPr>
        <w:spacing w:line="480" w:lineRule="auto"/>
        <w:ind w:left="720" w:hanging="720"/>
        <w:rPr>
          <w:rFonts w:ascii="Times New Roman" w:hAnsi="Times New Roman"/>
          <w:noProof/>
          <w:szCs w:val="24"/>
        </w:rPr>
      </w:pPr>
      <w:bookmarkStart w:id="338" w:name="_ENREF_38"/>
      <w:r w:rsidRPr="00127044">
        <w:rPr>
          <w:rFonts w:ascii="Times New Roman" w:hAnsi="Times New Roman"/>
          <w:noProof/>
          <w:szCs w:val="24"/>
        </w:rPr>
        <w:t xml:space="preserve">Durrance, J. C., &amp; Fisher-Pettigrew, K. E. (2002). Toward developing measures of the impact of library and information services. </w:t>
      </w:r>
      <w:r w:rsidRPr="00127044">
        <w:rPr>
          <w:rFonts w:ascii="Times New Roman" w:hAnsi="Times New Roman"/>
          <w:i/>
          <w:noProof/>
          <w:szCs w:val="24"/>
        </w:rPr>
        <w:t>Reference &amp; User Services Quarterly, 42</w:t>
      </w:r>
      <w:r w:rsidRPr="00127044">
        <w:rPr>
          <w:rFonts w:ascii="Times New Roman" w:hAnsi="Times New Roman"/>
          <w:noProof/>
          <w:szCs w:val="24"/>
        </w:rPr>
        <w:t xml:space="preserve">(1), 43. </w:t>
      </w:r>
      <w:bookmarkEnd w:id="338"/>
    </w:p>
    <w:p w:rsidR="00E45584" w:rsidRPr="00127044" w:rsidRDefault="00E45584" w:rsidP="00E45584">
      <w:pPr>
        <w:spacing w:line="480" w:lineRule="auto"/>
        <w:ind w:left="720" w:hanging="720"/>
        <w:rPr>
          <w:rFonts w:ascii="Times New Roman" w:hAnsi="Times New Roman"/>
          <w:noProof/>
          <w:szCs w:val="24"/>
        </w:rPr>
      </w:pPr>
      <w:bookmarkStart w:id="339" w:name="_ENREF_39"/>
      <w:r w:rsidRPr="00127044">
        <w:rPr>
          <w:rFonts w:ascii="Times New Roman" w:hAnsi="Times New Roman"/>
          <w:noProof/>
          <w:szCs w:val="24"/>
        </w:rPr>
        <w:t xml:space="preserve">Emmons, M., Keefe, E. B., Moore, V. M., Sánchez, R. M., Mals, M. M., &amp; Neely, T. Y. (2009). Teaching information literacy skills to prepare teachers who can bridge the research-to-practice gap. </w:t>
      </w:r>
      <w:r w:rsidRPr="00127044">
        <w:rPr>
          <w:rFonts w:ascii="Times New Roman" w:hAnsi="Times New Roman"/>
          <w:i/>
          <w:iCs/>
          <w:noProof/>
          <w:szCs w:val="24"/>
        </w:rPr>
        <w:t>Reference &amp; User Services Quarterly, 49</w:t>
      </w:r>
      <w:r w:rsidRPr="00127044">
        <w:rPr>
          <w:rFonts w:ascii="Times New Roman" w:hAnsi="Times New Roman"/>
          <w:noProof/>
          <w:szCs w:val="24"/>
        </w:rPr>
        <w:t xml:space="preserve">(2), 140-150. </w:t>
      </w:r>
    </w:p>
    <w:p w:rsidR="00886D37" w:rsidRPr="00127044" w:rsidRDefault="00886D37" w:rsidP="001D34D2">
      <w:pPr>
        <w:spacing w:line="480" w:lineRule="auto"/>
        <w:ind w:left="720" w:hanging="720"/>
        <w:rPr>
          <w:rFonts w:ascii="Times New Roman" w:hAnsi="Times New Roman"/>
          <w:noProof/>
          <w:szCs w:val="24"/>
        </w:rPr>
      </w:pPr>
      <w:r w:rsidRPr="00127044">
        <w:rPr>
          <w:rFonts w:ascii="Times New Roman" w:hAnsi="Times New Roman"/>
          <w:noProof/>
          <w:szCs w:val="24"/>
        </w:rPr>
        <w:t xml:space="preserve">Emmons, M., &amp; Martin, W. (2002). Engaging conversation: Evaluating the contribution of library instruction to the quality of student research. </w:t>
      </w:r>
      <w:r w:rsidRPr="00127044">
        <w:rPr>
          <w:rFonts w:ascii="Times New Roman" w:hAnsi="Times New Roman"/>
          <w:i/>
          <w:noProof/>
          <w:szCs w:val="24"/>
        </w:rPr>
        <w:t>College and Research Libraries, 63</w:t>
      </w:r>
      <w:r w:rsidRPr="00127044">
        <w:rPr>
          <w:rFonts w:ascii="Times New Roman" w:hAnsi="Times New Roman"/>
          <w:noProof/>
          <w:szCs w:val="24"/>
        </w:rPr>
        <w:t xml:space="preserve">(6), 545-560. </w:t>
      </w:r>
      <w:bookmarkEnd w:id="339"/>
    </w:p>
    <w:p w:rsidR="00886D37" w:rsidRPr="00127044" w:rsidRDefault="00886D37" w:rsidP="001D34D2">
      <w:pPr>
        <w:spacing w:line="480" w:lineRule="auto"/>
        <w:ind w:left="720" w:hanging="720"/>
        <w:rPr>
          <w:rFonts w:ascii="Times New Roman" w:hAnsi="Times New Roman"/>
          <w:noProof/>
          <w:szCs w:val="24"/>
        </w:rPr>
      </w:pPr>
      <w:bookmarkStart w:id="340" w:name="_ENREF_40"/>
      <w:r w:rsidRPr="00127044">
        <w:rPr>
          <w:rFonts w:ascii="Times New Roman" w:hAnsi="Times New Roman"/>
          <w:noProof/>
          <w:szCs w:val="24"/>
        </w:rPr>
        <w:t xml:space="preserve">Emmons, M., &amp; Wilkinson, F. C. (2011). The academic library impact on student persistence. </w:t>
      </w:r>
      <w:r w:rsidRPr="00127044">
        <w:rPr>
          <w:rFonts w:ascii="Times New Roman" w:hAnsi="Times New Roman"/>
          <w:i/>
          <w:noProof/>
          <w:szCs w:val="24"/>
        </w:rPr>
        <w:t>College &amp; Research Libraries, 72</w:t>
      </w:r>
      <w:r w:rsidRPr="00127044">
        <w:rPr>
          <w:rFonts w:ascii="Times New Roman" w:hAnsi="Times New Roman"/>
          <w:noProof/>
          <w:szCs w:val="24"/>
        </w:rPr>
        <w:t xml:space="preserve">(1), 1-23. </w:t>
      </w:r>
      <w:bookmarkEnd w:id="340"/>
    </w:p>
    <w:p w:rsidR="00886D37" w:rsidRPr="00127044" w:rsidRDefault="00886D37" w:rsidP="001D34D2">
      <w:pPr>
        <w:spacing w:line="480" w:lineRule="auto"/>
        <w:ind w:left="720" w:hanging="720"/>
        <w:rPr>
          <w:rFonts w:ascii="Times New Roman" w:hAnsi="Times New Roman"/>
          <w:noProof/>
          <w:szCs w:val="24"/>
        </w:rPr>
      </w:pPr>
      <w:bookmarkStart w:id="341" w:name="_ENREF_41"/>
      <w:r w:rsidRPr="00127044">
        <w:rPr>
          <w:rFonts w:ascii="Times New Roman" w:hAnsi="Times New Roman"/>
          <w:noProof/>
          <w:szCs w:val="24"/>
        </w:rPr>
        <w:t xml:space="preserve">Erekson, O. (1992). Joint determination of college student achievement and effort: Implications for college teaching. </w:t>
      </w:r>
      <w:r w:rsidRPr="00127044">
        <w:rPr>
          <w:rFonts w:ascii="Times New Roman" w:hAnsi="Times New Roman"/>
          <w:i/>
          <w:noProof/>
          <w:szCs w:val="24"/>
        </w:rPr>
        <w:t>Research in Higher Education, 33</w:t>
      </w:r>
      <w:r w:rsidRPr="00127044">
        <w:rPr>
          <w:rFonts w:ascii="Times New Roman" w:hAnsi="Times New Roman"/>
          <w:noProof/>
          <w:szCs w:val="24"/>
        </w:rPr>
        <w:t xml:space="preserve">(4), 433-446. </w:t>
      </w:r>
      <w:bookmarkEnd w:id="341"/>
    </w:p>
    <w:p w:rsidR="00886D37" w:rsidRPr="00127044" w:rsidRDefault="00886D37" w:rsidP="001D34D2">
      <w:pPr>
        <w:spacing w:line="480" w:lineRule="auto"/>
        <w:ind w:left="720" w:hanging="720"/>
        <w:rPr>
          <w:rFonts w:ascii="Times New Roman" w:hAnsi="Times New Roman"/>
          <w:noProof/>
          <w:szCs w:val="24"/>
        </w:rPr>
      </w:pPr>
      <w:bookmarkStart w:id="342" w:name="_ENREF_42"/>
      <w:r w:rsidRPr="00127044">
        <w:rPr>
          <w:rFonts w:ascii="Times New Roman" w:hAnsi="Times New Roman"/>
          <w:noProof/>
          <w:szCs w:val="24"/>
        </w:rPr>
        <w:lastRenderedPageBreak/>
        <w:t xml:space="preserve">Fenollar, P., Román, S., &amp; Cuestas, P. (2007). University students' academic performance: An integrative conceptual framework and empirical analysis. </w:t>
      </w:r>
      <w:r w:rsidRPr="00127044">
        <w:rPr>
          <w:rFonts w:ascii="Times New Roman" w:hAnsi="Times New Roman"/>
          <w:i/>
          <w:noProof/>
          <w:szCs w:val="24"/>
        </w:rPr>
        <w:t>The British journal of educational psychology, 77</w:t>
      </w:r>
      <w:r w:rsidRPr="00127044">
        <w:rPr>
          <w:rFonts w:ascii="Times New Roman" w:hAnsi="Times New Roman"/>
          <w:noProof/>
          <w:szCs w:val="24"/>
        </w:rPr>
        <w:t>(4), 873-891. doi: 10.1348/000709907X189118</w:t>
      </w:r>
      <w:bookmarkEnd w:id="342"/>
    </w:p>
    <w:p w:rsidR="00886D37" w:rsidRPr="00127044" w:rsidRDefault="00886D37" w:rsidP="001D34D2">
      <w:pPr>
        <w:spacing w:line="480" w:lineRule="auto"/>
        <w:ind w:left="720" w:hanging="720"/>
        <w:rPr>
          <w:rFonts w:ascii="Times New Roman" w:hAnsi="Times New Roman"/>
          <w:noProof/>
          <w:szCs w:val="24"/>
        </w:rPr>
      </w:pPr>
      <w:bookmarkStart w:id="343" w:name="_ENREF_43"/>
      <w:r w:rsidRPr="00127044">
        <w:rPr>
          <w:rFonts w:ascii="Times New Roman" w:hAnsi="Times New Roman"/>
          <w:noProof/>
          <w:szCs w:val="24"/>
        </w:rPr>
        <w:t xml:space="preserve">Ferguson, J. (2000). </w:t>
      </w:r>
      <w:r w:rsidRPr="00127044">
        <w:rPr>
          <w:rFonts w:ascii="Times New Roman" w:hAnsi="Times New Roman"/>
          <w:i/>
          <w:noProof/>
          <w:szCs w:val="24"/>
        </w:rPr>
        <w:t>Taking the lead: The case for proactive information literacy training</w:t>
      </w:r>
      <w:r w:rsidRPr="00127044">
        <w:rPr>
          <w:rFonts w:ascii="Times New Roman" w:hAnsi="Times New Roman"/>
          <w:noProof/>
          <w:szCs w:val="24"/>
        </w:rPr>
        <w:t>. Paper presented at the Internet Librarian 2001, Pasadena, California. Conference publication retrieved from Proceedings of the Fifth Internet Librarian Conference, Pasadena, California, November 6-8, 2001</w:t>
      </w:r>
      <w:bookmarkEnd w:id="343"/>
    </w:p>
    <w:p w:rsidR="00886D37" w:rsidRPr="00127044" w:rsidRDefault="00886D37" w:rsidP="001D34D2">
      <w:pPr>
        <w:spacing w:line="480" w:lineRule="auto"/>
        <w:ind w:left="720" w:hanging="720"/>
        <w:rPr>
          <w:rFonts w:ascii="Times New Roman" w:hAnsi="Times New Roman"/>
          <w:noProof/>
          <w:szCs w:val="24"/>
        </w:rPr>
      </w:pPr>
      <w:bookmarkStart w:id="344" w:name="_ENREF_44"/>
      <w:r w:rsidRPr="00127044">
        <w:rPr>
          <w:rFonts w:ascii="Times New Roman" w:hAnsi="Times New Roman"/>
          <w:noProof/>
          <w:szCs w:val="24"/>
        </w:rPr>
        <w:t xml:space="preserve">Fraser, B. T., McClure, C. R., &amp; Leahy, E. H. (2002). Toward a framework for assessing library and institutional outcomes. </w:t>
      </w:r>
      <w:r w:rsidRPr="00127044">
        <w:rPr>
          <w:rFonts w:ascii="Times New Roman" w:hAnsi="Times New Roman"/>
          <w:i/>
          <w:noProof/>
          <w:szCs w:val="24"/>
        </w:rPr>
        <w:t>portal: Libraries &amp; the Academy, 2</w:t>
      </w:r>
      <w:r w:rsidRPr="00127044">
        <w:rPr>
          <w:rFonts w:ascii="Times New Roman" w:hAnsi="Times New Roman"/>
          <w:noProof/>
          <w:szCs w:val="24"/>
        </w:rPr>
        <w:t>(4), 505. doi: 10.1353/pla.2002.0077</w:t>
      </w:r>
      <w:bookmarkEnd w:id="344"/>
    </w:p>
    <w:p w:rsidR="00886D37" w:rsidRPr="00127044" w:rsidRDefault="00886D37" w:rsidP="001D34D2">
      <w:pPr>
        <w:spacing w:line="480" w:lineRule="auto"/>
        <w:ind w:left="720" w:hanging="720"/>
        <w:rPr>
          <w:rFonts w:ascii="Times New Roman" w:hAnsi="Times New Roman"/>
          <w:noProof/>
          <w:szCs w:val="24"/>
        </w:rPr>
      </w:pPr>
      <w:bookmarkStart w:id="345" w:name="_ENREF_45"/>
      <w:r w:rsidRPr="00127044">
        <w:rPr>
          <w:rFonts w:ascii="Times New Roman" w:hAnsi="Times New Roman"/>
          <w:noProof/>
          <w:szCs w:val="24"/>
        </w:rPr>
        <w:t xml:space="preserve">Gansemer-Topf, A. M., &amp; Schuh, J. H. (2006). Institutional selectivity and institutional expenditures: Examining organizational factors that contribute to retention and graduation. </w:t>
      </w:r>
      <w:r w:rsidRPr="00127044">
        <w:rPr>
          <w:rFonts w:ascii="Times New Roman" w:hAnsi="Times New Roman"/>
          <w:i/>
          <w:noProof/>
          <w:szCs w:val="24"/>
        </w:rPr>
        <w:t>Research in Higher Education, 47</w:t>
      </w:r>
      <w:r w:rsidRPr="00127044">
        <w:rPr>
          <w:rFonts w:ascii="Times New Roman" w:hAnsi="Times New Roman"/>
          <w:noProof/>
          <w:szCs w:val="24"/>
        </w:rPr>
        <w:t>(6), 613-642. doi: 10.1007/s11162-006-9009-4</w:t>
      </w:r>
      <w:bookmarkEnd w:id="345"/>
    </w:p>
    <w:p w:rsidR="00886D37" w:rsidRPr="00127044" w:rsidRDefault="00886D37" w:rsidP="001D34D2">
      <w:pPr>
        <w:spacing w:line="480" w:lineRule="auto"/>
        <w:ind w:left="720" w:hanging="720"/>
        <w:rPr>
          <w:rFonts w:ascii="Times New Roman" w:hAnsi="Times New Roman"/>
          <w:noProof/>
          <w:szCs w:val="24"/>
        </w:rPr>
      </w:pPr>
      <w:bookmarkStart w:id="346" w:name="_ENREF_46"/>
      <w:r w:rsidRPr="00127044">
        <w:rPr>
          <w:rFonts w:ascii="Times New Roman" w:hAnsi="Times New Roman"/>
          <w:noProof/>
          <w:szCs w:val="24"/>
        </w:rPr>
        <w:t xml:space="preserve">George, D., &amp; Mallery, P. (2003). SPSS for Windows step by step a simple guide and reference, 11.0 update, from </w:t>
      </w:r>
      <w:hyperlink r:id="rId77" w:history="1">
        <w:r w:rsidRPr="00127044">
          <w:rPr>
            <w:rStyle w:val="Hyperlink"/>
            <w:rFonts w:ascii="Times New Roman" w:hAnsi="Times New Roman"/>
            <w:noProof/>
            <w:szCs w:val="24"/>
          </w:rPr>
          <w:t>http://books.google.com/books?id=AghHAAAAMAAJ</w:t>
        </w:r>
        <w:bookmarkEnd w:id="346"/>
      </w:hyperlink>
    </w:p>
    <w:p w:rsidR="00886D37" w:rsidRPr="00127044" w:rsidRDefault="00886D37" w:rsidP="001D34D2">
      <w:pPr>
        <w:spacing w:line="480" w:lineRule="auto"/>
        <w:ind w:left="720" w:hanging="720"/>
        <w:rPr>
          <w:rFonts w:ascii="Times New Roman" w:hAnsi="Times New Roman"/>
          <w:noProof/>
          <w:szCs w:val="24"/>
        </w:rPr>
      </w:pPr>
      <w:bookmarkStart w:id="347" w:name="_ENREF_47"/>
      <w:r w:rsidRPr="00127044">
        <w:rPr>
          <w:rFonts w:ascii="Times New Roman" w:hAnsi="Times New Roman"/>
          <w:noProof/>
          <w:szCs w:val="24"/>
        </w:rPr>
        <w:t xml:space="preserve">Goetsch, L. A. (2009). What is our value and who values us? </w:t>
      </w:r>
      <w:r w:rsidRPr="00127044">
        <w:rPr>
          <w:rFonts w:ascii="Times New Roman" w:hAnsi="Times New Roman"/>
          <w:i/>
          <w:noProof/>
          <w:szCs w:val="24"/>
        </w:rPr>
        <w:t>College &amp; Research Libraries News, 70</w:t>
      </w:r>
      <w:r w:rsidRPr="00127044">
        <w:rPr>
          <w:rFonts w:ascii="Times New Roman" w:hAnsi="Times New Roman"/>
          <w:noProof/>
          <w:szCs w:val="24"/>
        </w:rPr>
        <w:t xml:space="preserve">(9), 502-503. </w:t>
      </w:r>
      <w:bookmarkEnd w:id="347"/>
    </w:p>
    <w:p w:rsidR="00886D37" w:rsidRPr="00127044" w:rsidRDefault="00886D37" w:rsidP="001D34D2">
      <w:pPr>
        <w:spacing w:line="480" w:lineRule="auto"/>
        <w:ind w:left="720" w:hanging="720"/>
        <w:rPr>
          <w:rFonts w:ascii="Times New Roman" w:hAnsi="Times New Roman"/>
          <w:noProof/>
          <w:szCs w:val="24"/>
        </w:rPr>
      </w:pPr>
      <w:bookmarkStart w:id="348" w:name="_ENREF_48"/>
      <w:r w:rsidRPr="00127044">
        <w:rPr>
          <w:rFonts w:ascii="Times New Roman" w:hAnsi="Times New Roman"/>
          <w:noProof/>
          <w:szCs w:val="24"/>
        </w:rPr>
        <w:t xml:space="preserve">Gordon, J., Ludlum, J., &amp; Hoey, J. (2008). Validating NSSE against student outcomes: Are they related? </w:t>
      </w:r>
      <w:r w:rsidRPr="00127044">
        <w:rPr>
          <w:rFonts w:ascii="Times New Roman" w:hAnsi="Times New Roman"/>
          <w:i/>
          <w:noProof/>
          <w:szCs w:val="24"/>
        </w:rPr>
        <w:t>Research in Higher Education, 49</w:t>
      </w:r>
      <w:r w:rsidRPr="00127044">
        <w:rPr>
          <w:rFonts w:ascii="Times New Roman" w:hAnsi="Times New Roman"/>
          <w:noProof/>
          <w:szCs w:val="24"/>
        </w:rPr>
        <w:t>(1), 19-39. doi: 10.1007/s11162-007-9061-8</w:t>
      </w:r>
      <w:bookmarkEnd w:id="348"/>
    </w:p>
    <w:p w:rsidR="00886D37" w:rsidRPr="00127044" w:rsidRDefault="00886D37" w:rsidP="001D34D2">
      <w:pPr>
        <w:spacing w:line="480" w:lineRule="auto"/>
        <w:ind w:left="720" w:hanging="720"/>
        <w:rPr>
          <w:rFonts w:ascii="Times New Roman" w:hAnsi="Times New Roman"/>
          <w:noProof/>
          <w:szCs w:val="24"/>
        </w:rPr>
      </w:pPr>
      <w:bookmarkStart w:id="349" w:name="_ENREF_49"/>
      <w:r w:rsidRPr="00127044">
        <w:rPr>
          <w:rFonts w:ascii="Times New Roman" w:hAnsi="Times New Roman"/>
          <w:noProof/>
          <w:szCs w:val="24"/>
        </w:rPr>
        <w:lastRenderedPageBreak/>
        <w:t xml:space="preserve">Gratch-Lindauer, B. (1998). Defining and measuring the library's impact on campuswide outcomes. </w:t>
      </w:r>
      <w:r w:rsidRPr="00127044">
        <w:rPr>
          <w:rFonts w:ascii="Times New Roman" w:hAnsi="Times New Roman"/>
          <w:i/>
          <w:noProof/>
          <w:szCs w:val="24"/>
        </w:rPr>
        <w:t>College &amp; Research Libraries, 59</w:t>
      </w:r>
      <w:r w:rsidRPr="00127044">
        <w:rPr>
          <w:rFonts w:ascii="Times New Roman" w:hAnsi="Times New Roman"/>
          <w:noProof/>
          <w:szCs w:val="24"/>
        </w:rPr>
        <w:t xml:space="preserve">(6), 546-570. </w:t>
      </w:r>
      <w:bookmarkEnd w:id="349"/>
    </w:p>
    <w:p w:rsidR="00886D37" w:rsidRPr="00127044" w:rsidRDefault="00886D37" w:rsidP="001D34D2">
      <w:pPr>
        <w:spacing w:line="480" w:lineRule="auto"/>
        <w:ind w:left="720" w:hanging="720"/>
        <w:rPr>
          <w:rFonts w:ascii="Times New Roman" w:hAnsi="Times New Roman"/>
          <w:noProof/>
          <w:szCs w:val="24"/>
        </w:rPr>
      </w:pPr>
      <w:bookmarkStart w:id="350" w:name="_ENREF_50"/>
      <w:r w:rsidRPr="00127044">
        <w:rPr>
          <w:rFonts w:ascii="Times New Roman" w:hAnsi="Times New Roman"/>
          <w:noProof/>
          <w:szCs w:val="24"/>
        </w:rPr>
        <w:t xml:space="preserve">Gratch-Lindauer, B. (2008). College student engagement surveys: Implications for information literacy. </w:t>
      </w:r>
      <w:r w:rsidRPr="00127044">
        <w:rPr>
          <w:rFonts w:ascii="Times New Roman" w:hAnsi="Times New Roman"/>
          <w:i/>
          <w:noProof/>
          <w:szCs w:val="24"/>
        </w:rPr>
        <w:t>New Directions for Teaching &amp; Learning, 2008</w:t>
      </w:r>
      <w:r w:rsidRPr="00127044">
        <w:rPr>
          <w:rFonts w:ascii="Times New Roman" w:hAnsi="Times New Roman"/>
          <w:noProof/>
          <w:szCs w:val="24"/>
        </w:rPr>
        <w:t>, 101-114. doi: 10.1002/tl.320</w:t>
      </w:r>
      <w:bookmarkEnd w:id="350"/>
    </w:p>
    <w:p w:rsidR="00886D37" w:rsidRPr="00127044" w:rsidRDefault="00886D37" w:rsidP="001D34D2">
      <w:pPr>
        <w:spacing w:line="480" w:lineRule="auto"/>
        <w:ind w:left="720" w:hanging="720"/>
        <w:rPr>
          <w:rFonts w:ascii="Times New Roman" w:hAnsi="Times New Roman"/>
          <w:noProof/>
          <w:szCs w:val="24"/>
        </w:rPr>
      </w:pPr>
      <w:bookmarkStart w:id="351" w:name="_ENREF_51"/>
      <w:r w:rsidRPr="00127044">
        <w:rPr>
          <w:rFonts w:ascii="Times New Roman" w:hAnsi="Times New Roman"/>
          <w:noProof/>
          <w:szCs w:val="24"/>
        </w:rPr>
        <w:t xml:space="preserve">Hamrick, F. A., Schuh, J. H., &amp; Shelley, M. C. (2004). Predicting higher education graduation rates from institutional characteristics and resource allocation. </w:t>
      </w:r>
      <w:r w:rsidRPr="00127044">
        <w:rPr>
          <w:rFonts w:ascii="Times New Roman" w:hAnsi="Times New Roman"/>
          <w:i/>
          <w:noProof/>
          <w:szCs w:val="24"/>
        </w:rPr>
        <w:t>Education Policy Analysis Archives, 12</w:t>
      </w:r>
      <w:r w:rsidRPr="00127044">
        <w:rPr>
          <w:rFonts w:ascii="Times New Roman" w:hAnsi="Times New Roman"/>
          <w:noProof/>
          <w:szCs w:val="24"/>
        </w:rPr>
        <w:t xml:space="preserve">(19), pp 24. </w:t>
      </w:r>
      <w:bookmarkEnd w:id="351"/>
    </w:p>
    <w:p w:rsidR="00886D37" w:rsidRPr="00127044" w:rsidRDefault="00886D37" w:rsidP="001D34D2">
      <w:pPr>
        <w:spacing w:line="480" w:lineRule="auto"/>
        <w:ind w:left="720" w:hanging="720"/>
        <w:rPr>
          <w:rFonts w:ascii="Times New Roman" w:hAnsi="Times New Roman"/>
          <w:noProof/>
          <w:szCs w:val="24"/>
        </w:rPr>
      </w:pPr>
      <w:bookmarkStart w:id="352" w:name="_ENREF_52"/>
      <w:r w:rsidRPr="00127044">
        <w:rPr>
          <w:rFonts w:ascii="Times New Roman" w:hAnsi="Times New Roman"/>
          <w:noProof/>
          <w:szCs w:val="24"/>
        </w:rPr>
        <w:t>Huttenlock, T. L., Dawson, P. H., Saracevic, T., &amp; Kantor, P. B. (1995). Derived taxonomy of value in using library and information services: A manual for encoding of responses (pp. 32). New Brunswick, NJ. : Rutgers, School of Communication, Information, and Library Studies.</w:t>
      </w:r>
      <w:bookmarkEnd w:id="352"/>
    </w:p>
    <w:p w:rsidR="00886D37" w:rsidRPr="00127044" w:rsidRDefault="00886D37" w:rsidP="001D34D2">
      <w:pPr>
        <w:spacing w:line="480" w:lineRule="auto"/>
        <w:ind w:left="720" w:hanging="720"/>
        <w:rPr>
          <w:rFonts w:ascii="Times New Roman" w:hAnsi="Times New Roman"/>
          <w:noProof/>
          <w:szCs w:val="24"/>
        </w:rPr>
      </w:pPr>
      <w:bookmarkStart w:id="353" w:name="_ENREF_53"/>
      <w:r w:rsidRPr="00127044">
        <w:rPr>
          <w:rFonts w:ascii="Times New Roman" w:hAnsi="Times New Roman"/>
          <w:noProof/>
          <w:szCs w:val="24"/>
        </w:rPr>
        <w:t xml:space="preserve">IBM. (2012a). IBM SPSS AMOS statistics version 20. </w:t>
      </w:r>
      <w:bookmarkEnd w:id="353"/>
    </w:p>
    <w:p w:rsidR="00886D37" w:rsidRPr="00127044" w:rsidRDefault="00886D37" w:rsidP="001D34D2">
      <w:pPr>
        <w:spacing w:line="480" w:lineRule="auto"/>
        <w:ind w:left="720" w:hanging="720"/>
        <w:rPr>
          <w:rFonts w:ascii="Times New Roman" w:hAnsi="Times New Roman"/>
          <w:noProof/>
          <w:szCs w:val="24"/>
        </w:rPr>
      </w:pPr>
      <w:bookmarkStart w:id="354" w:name="_ENREF_54"/>
      <w:r w:rsidRPr="00127044">
        <w:rPr>
          <w:rFonts w:ascii="Times New Roman" w:hAnsi="Times New Roman"/>
          <w:noProof/>
          <w:szCs w:val="24"/>
        </w:rPr>
        <w:t xml:space="preserve">IBM. (2012b). IBM SPSS statistics version 20. </w:t>
      </w:r>
      <w:bookmarkEnd w:id="354"/>
    </w:p>
    <w:p w:rsidR="00886D37" w:rsidRPr="00127044" w:rsidRDefault="00886D37" w:rsidP="001D34D2">
      <w:pPr>
        <w:spacing w:line="480" w:lineRule="auto"/>
        <w:ind w:left="720" w:hanging="720"/>
        <w:rPr>
          <w:rFonts w:ascii="Times New Roman" w:hAnsi="Times New Roman"/>
          <w:noProof/>
          <w:szCs w:val="24"/>
        </w:rPr>
      </w:pPr>
      <w:bookmarkStart w:id="355" w:name="_ENREF_55"/>
      <w:r w:rsidRPr="00127044">
        <w:rPr>
          <w:rFonts w:ascii="Times New Roman" w:hAnsi="Times New Roman"/>
          <w:noProof/>
          <w:szCs w:val="24"/>
        </w:rPr>
        <w:t>Institute of Museum and Library Services. (2000). Perspectives on outcome based evaluation for libraries and museums (pp. 53): Institute of Museum and Library Services, Washington, DC.</w:t>
      </w:r>
      <w:bookmarkEnd w:id="355"/>
    </w:p>
    <w:p w:rsidR="00886D37" w:rsidRPr="00127044" w:rsidRDefault="00886D37" w:rsidP="001D34D2">
      <w:pPr>
        <w:spacing w:line="480" w:lineRule="auto"/>
        <w:ind w:left="720" w:hanging="720"/>
        <w:rPr>
          <w:rFonts w:ascii="Times New Roman" w:hAnsi="Times New Roman"/>
          <w:noProof/>
          <w:szCs w:val="24"/>
        </w:rPr>
      </w:pPr>
      <w:bookmarkStart w:id="356" w:name="_ENREF_56"/>
      <w:r w:rsidRPr="00127044">
        <w:rPr>
          <w:rFonts w:ascii="Times New Roman" w:hAnsi="Times New Roman"/>
          <w:noProof/>
          <w:szCs w:val="24"/>
        </w:rPr>
        <w:t xml:space="preserve">Institute of Museum and Library Services. (2010). About us, 2010, from </w:t>
      </w:r>
      <w:hyperlink r:id="rId78" w:history="1">
        <w:r w:rsidRPr="00127044">
          <w:rPr>
            <w:rStyle w:val="Hyperlink"/>
            <w:rFonts w:ascii="Times New Roman" w:hAnsi="Times New Roman"/>
            <w:noProof/>
            <w:szCs w:val="24"/>
          </w:rPr>
          <w:t>http://www.imls.gov/about/about.shtm</w:t>
        </w:r>
        <w:bookmarkEnd w:id="356"/>
      </w:hyperlink>
    </w:p>
    <w:p w:rsidR="00886D37" w:rsidRPr="00127044" w:rsidRDefault="00886D37" w:rsidP="001D34D2">
      <w:pPr>
        <w:spacing w:line="480" w:lineRule="auto"/>
        <w:ind w:left="720" w:hanging="720"/>
        <w:rPr>
          <w:rFonts w:ascii="Times New Roman" w:hAnsi="Times New Roman"/>
          <w:noProof/>
          <w:szCs w:val="24"/>
        </w:rPr>
      </w:pPr>
      <w:bookmarkStart w:id="357" w:name="_ENREF_57"/>
      <w:r w:rsidRPr="00127044">
        <w:rPr>
          <w:rFonts w:ascii="Times New Roman" w:hAnsi="Times New Roman"/>
          <w:noProof/>
          <w:szCs w:val="24"/>
        </w:rPr>
        <w:t xml:space="preserve">Julien, H., &amp; Boon, S. (2004). Assessing instructional outcomes in Canadian academic libraries. </w:t>
      </w:r>
      <w:r w:rsidRPr="00127044">
        <w:rPr>
          <w:rFonts w:ascii="Times New Roman" w:hAnsi="Times New Roman"/>
          <w:i/>
          <w:noProof/>
          <w:szCs w:val="24"/>
        </w:rPr>
        <w:t>Library &amp; Information Science Research, 26</w:t>
      </w:r>
      <w:r w:rsidRPr="00127044">
        <w:rPr>
          <w:rFonts w:ascii="Times New Roman" w:hAnsi="Times New Roman"/>
          <w:noProof/>
          <w:szCs w:val="24"/>
        </w:rPr>
        <w:t>(2), 121-139. doi: 10.1016/j.lisr.2004.01.008</w:t>
      </w:r>
      <w:bookmarkEnd w:id="357"/>
    </w:p>
    <w:p w:rsidR="00886D37" w:rsidRPr="00127044" w:rsidRDefault="00886D37" w:rsidP="001D34D2">
      <w:pPr>
        <w:spacing w:line="480" w:lineRule="auto"/>
        <w:ind w:left="720" w:hanging="720"/>
        <w:rPr>
          <w:rFonts w:ascii="Times New Roman" w:hAnsi="Times New Roman"/>
          <w:noProof/>
          <w:szCs w:val="24"/>
        </w:rPr>
      </w:pPr>
      <w:bookmarkStart w:id="358" w:name="_ENREF_58"/>
      <w:r w:rsidRPr="00127044">
        <w:rPr>
          <w:rFonts w:ascii="Times New Roman" w:hAnsi="Times New Roman"/>
          <w:noProof/>
          <w:szCs w:val="24"/>
        </w:rPr>
        <w:lastRenderedPageBreak/>
        <w:t xml:space="preserve">Kantor, P. B., &amp; Saracevic, T. (1995). Studying the value of library and information services: A taxonomy of users assessments. </w:t>
      </w:r>
      <w:r w:rsidRPr="00127044">
        <w:rPr>
          <w:rFonts w:ascii="Times New Roman" w:hAnsi="Times New Roman"/>
          <w:i/>
          <w:noProof/>
          <w:szCs w:val="24"/>
        </w:rPr>
        <w:t>Proceedings of the ASIS Annual Meeting, 32</w:t>
      </w:r>
      <w:r w:rsidRPr="00127044">
        <w:rPr>
          <w:rFonts w:ascii="Times New Roman" w:hAnsi="Times New Roman"/>
          <w:noProof/>
          <w:szCs w:val="24"/>
        </w:rPr>
        <w:t xml:space="preserve">, 35-44. </w:t>
      </w:r>
      <w:bookmarkEnd w:id="358"/>
    </w:p>
    <w:p w:rsidR="00886D37" w:rsidRPr="00127044" w:rsidRDefault="00886D37" w:rsidP="001D34D2">
      <w:pPr>
        <w:spacing w:line="480" w:lineRule="auto"/>
        <w:ind w:left="720" w:hanging="720"/>
        <w:rPr>
          <w:rFonts w:ascii="Times New Roman" w:hAnsi="Times New Roman"/>
          <w:noProof/>
          <w:szCs w:val="24"/>
        </w:rPr>
      </w:pPr>
      <w:bookmarkStart w:id="359" w:name="_ENREF_59"/>
      <w:r w:rsidRPr="00127044">
        <w:rPr>
          <w:rFonts w:ascii="Times New Roman" w:hAnsi="Times New Roman"/>
          <w:noProof/>
          <w:szCs w:val="24"/>
        </w:rPr>
        <w:t xml:space="preserve">Katz, W. A., Bunge, C. A., &amp; Rothstein, S. (1989). </w:t>
      </w:r>
      <w:r w:rsidRPr="00127044">
        <w:rPr>
          <w:rFonts w:ascii="Times New Roman" w:hAnsi="Times New Roman"/>
          <w:i/>
          <w:noProof/>
          <w:szCs w:val="24"/>
        </w:rPr>
        <w:t>Rothstein on reference - with some help from friends</w:t>
      </w:r>
      <w:r w:rsidRPr="00127044">
        <w:rPr>
          <w:rFonts w:ascii="Times New Roman" w:hAnsi="Times New Roman"/>
          <w:noProof/>
          <w:szCs w:val="24"/>
        </w:rPr>
        <w:t>. New York: Haworth Press.</w:t>
      </w:r>
      <w:bookmarkEnd w:id="359"/>
    </w:p>
    <w:p w:rsidR="00886D37" w:rsidRPr="00127044" w:rsidRDefault="00886D37" w:rsidP="001D34D2">
      <w:pPr>
        <w:spacing w:line="480" w:lineRule="auto"/>
        <w:ind w:left="720" w:hanging="720"/>
        <w:rPr>
          <w:rFonts w:ascii="Times New Roman" w:hAnsi="Times New Roman"/>
          <w:noProof/>
          <w:szCs w:val="24"/>
        </w:rPr>
      </w:pPr>
      <w:bookmarkStart w:id="360" w:name="_ENREF_60"/>
      <w:r w:rsidRPr="00127044">
        <w:rPr>
          <w:rFonts w:ascii="Times New Roman" w:hAnsi="Times New Roman"/>
          <w:noProof/>
          <w:szCs w:val="24"/>
        </w:rPr>
        <w:t xml:space="preserve">Kaufman, P. T. (2008). The library as strategic investment: Results of the Illinois return on investment study. </w:t>
      </w:r>
      <w:r w:rsidRPr="00127044">
        <w:rPr>
          <w:rFonts w:ascii="Times New Roman" w:hAnsi="Times New Roman"/>
          <w:i/>
          <w:noProof/>
          <w:szCs w:val="24"/>
        </w:rPr>
        <w:t>Liber Quarterly: The Journal of European Research Libraries, 18</w:t>
      </w:r>
      <w:r w:rsidRPr="00127044">
        <w:rPr>
          <w:rFonts w:ascii="Times New Roman" w:hAnsi="Times New Roman"/>
          <w:noProof/>
          <w:szCs w:val="24"/>
        </w:rPr>
        <w:t xml:space="preserve">(3/4), 424-436. Retrieved from </w:t>
      </w:r>
      <w:hyperlink r:id="rId79" w:history="1">
        <w:r w:rsidRPr="00127044">
          <w:rPr>
            <w:rStyle w:val="Hyperlink"/>
            <w:rFonts w:ascii="Times New Roman" w:hAnsi="Times New Roman"/>
            <w:noProof/>
            <w:szCs w:val="24"/>
          </w:rPr>
          <w:t>http://liber.library.uu.nl/publish/articles/000269/index.html</w:t>
        </w:r>
        <w:bookmarkEnd w:id="360"/>
      </w:hyperlink>
    </w:p>
    <w:p w:rsidR="00886D37" w:rsidRPr="00127044" w:rsidRDefault="00886D37" w:rsidP="001D34D2">
      <w:pPr>
        <w:spacing w:line="480" w:lineRule="auto"/>
        <w:ind w:left="720" w:hanging="720"/>
        <w:rPr>
          <w:rFonts w:ascii="Times New Roman" w:hAnsi="Times New Roman"/>
          <w:noProof/>
          <w:szCs w:val="24"/>
        </w:rPr>
      </w:pPr>
      <w:bookmarkStart w:id="361" w:name="_ENREF_61"/>
      <w:r w:rsidRPr="00127044">
        <w:rPr>
          <w:rFonts w:ascii="Times New Roman" w:hAnsi="Times New Roman"/>
          <w:noProof/>
          <w:szCs w:val="24"/>
        </w:rPr>
        <w:t xml:space="preserve">Kaufman, P. T., &amp; Watstein, S. B. (2008). Library value (return on investment, ROI) and the challenge of placing a value on public services. </w:t>
      </w:r>
      <w:r w:rsidRPr="00127044">
        <w:rPr>
          <w:rFonts w:ascii="Times New Roman" w:hAnsi="Times New Roman"/>
          <w:i/>
          <w:noProof/>
          <w:szCs w:val="24"/>
        </w:rPr>
        <w:t>Reference Services Review, 36</w:t>
      </w:r>
      <w:r w:rsidRPr="00127044">
        <w:rPr>
          <w:rFonts w:ascii="Times New Roman" w:hAnsi="Times New Roman"/>
          <w:noProof/>
          <w:szCs w:val="24"/>
        </w:rPr>
        <w:t>(3), 226-231. doi: 10.1108/00907320810895314</w:t>
      </w:r>
      <w:bookmarkEnd w:id="361"/>
    </w:p>
    <w:p w:rsidR="00886D37" w:rsidRPr="00127044" w:rsidRDefault="00886D37" w:rsidP="001D34D2">
      <w:pPr>
        <w:spacing w:line="480" w:lineRule="auto"/>
        <w:ind w:left="720" w:hanging="720"/>
        <w:rPr>
          <w:rFonts w:ascii="Times New Roman" w:hAnsi="Times New Roman"/>
          <w:noProof/>
          <w:szCs w:val="24"/>
        </w:rPr>
      </w:pPr>
      <w:bookmarkStart w:id="362" w:name="_ENREF_62"/>
      <w:r w:rsidRPr="00127044">
        <w:rPr>
          <w:rFonts w:ascii="Times New Roman" w:hAnsi="Times New Roman"/>
          <w:noProof/>
          <w:szCs w:val="24"/>
        </w:rPr>
        <w:t xml:space="preserve">Kline, R. B. (2005). </w:t>
      </w:r>
      <w:r w:rsidRPr="00127044">
        <w:rPr>
          <w:rFonts w:ascii="Times New Roman" w:hAnsi="Times New Roman"/>
          <w:i/>
          <w:noProof/>
          <w:szCs w:val="24"/>
        </w:rPr>
        <w:t>Principles and practice of structural equation modeling</w:t>
      </w:r>
      <w:r w:rsidRPr="00127044">
        <w:rPr>
          <w:rFonts w:ascii="Times New Roman" w:hAnsi="Times New Roman"/>
          <w:noProof/>
          <w:szCs w:val="24"/>
        </w:rPr>
        <w:t>: Guilford Press.</w:t>
      </w:r>
      <w:bookmarkEnd w:id="362"/>
    </w:p>
    <w:p w:rsidR="00886D37" w:rsidRPr="00127044" w:rsidRDefault="00886D37" w:rsidP="001D34D2">
      <w:pPr>
        <w:spacing w:line="480" w:lineRule="auto"/>
        <w:ind w:left="720" w:hanging="720"/>
        <w:rPr>
          <w:rFonts w:ascii="Times New Roman" w:hAnsi="Times New Roman"/>
          <w:noProof/>
          <w:szCs w:val="24"/>
        </w:rPr>
      </w:pPr>
      <w:bookmarkStart w:id="363" w:name="_ENREF_63"/>
      <w:r w:rsidRPr="00127044">
        <w:rPr>
          <w:rFonts w:ascii="Times New Roman" w:hAnsi="Times New Roman"/>
          <w:noProof/>
          <w:szCs w:val="24"/>
        </w:rPr>
        <w:t xml:space="preserve">Knapp, P. B. (1966). </w:t>
      </w:r>
      <w:r w:rsidRPr="00127044">
        <w:rPr>
          <w:rFonts w:ascii="Times New Roman" w:hAnsi="Times New Roman"/>
          <w:i/>
          <w:noProof/>
          <w:szCs w:val="24"/>
        </w:rPr>
        <w:t>The Monteith college library experiment</w:t>
      </w:r>
      <w:r w:rsidRPr="00127044">
        <w:rPr>
          <w:rFonts w:ascii="Times New Roman" w:hAnsi="Times New Roman"/>
          <w:noProof/>
          <w:szCs w:val="24"/>
        </w:rPr>
        <w:t>. New York: Scarecrow Press.</w:t>
      </w:r>
      <w:bookmarkEnd w:id="363"/>
    </w:p>
    <w:p w:rsidR="00886D37" w:rsidRPr="00127044" w:rsidRDefault="00886D37" w:rsidP="001D34D2">
      <w:pPr>
        <w:spacing w:line="480" w:lineRule="auto"/>
        <w:ind w:left="720" w:hanging="720"/>
        <w:rPr>
          <w:rFonts w:ascii="Times New Roman" w:hAnsi="Times New Roman"/>
          <w:noProof/>
          <w:szCs w:val="24"/>
        </w:rPr>
      </w:pPr>
      <w:bookmarkStart w:id="364" w:name="_ENREF_64"/>
      <w:r w:rsidRPr="00127044">
        <w:rPr>
          <w:rFonts w:ascii="Times New Roman" w:hAnsi="Times New Roman"/>
          <w:noProof/>
          <w:szCs w:val="24"/>
        </w:rPr>
        <w:t>Koltay, Z., &amp; Li, X. (2010) Impact measures in research libraries.</w:t>
      </w:r>
      <w:r w:rsidRPr="00127044">
        <w:rPr>
          <w:rFonts w:ascii="Times New Roman" w:hAnsi="Times New Roman"/>
          <w:i/>
          <w:noProof/>
          <w:szCs w:val="24"/>
        </w:rPr>
        <w:t xml:space="preserve"> SPEC Kit 318</w:t>
      </w:r>
      <w:r w:rsidRPr="00127044">
        <w:rPr>
          <w:rFonts w:ascii="Times New Roman" w:hAnsi="Times New Roman"/>
          <w:noProof/>
          <w:szCs w:val="24"/>
        </w:rPr>
        <w:t>. Washington, DC : Association of Research Libraries: Association of Research Libraries.</w:t>
      </w:r>
      <w:bookmarkEnd w:id="364"/>
    </w:p>
    <w:p w:rsidR="00886D37" w:rsidRPr="00127044" w:rsidRDefault="00886D37" w:rsidP="001D34D2">
      <w:pPr>
        <w:spacing w:line="480" w:lineRule="auto"/>
        <w:ind w:left="720" w:hanging="720"/>
        <w:rPr>
          <w:rFonts w:ascii="Times New Roman" w:hAnsi="Times New Roman"/>
          <w:noProof/>
          <w:szCs w:val="24"/>
        </w:rPr>
      </w:pPr>
      <w:bookmarkStart w:id="365" w:name="_ENREF_65"/>
      <w:r w:rsidRPr="00127044">
        <w:rPr>
          <w:rFonts w:ascii="Times New Roman" w:hAnsi="Times New Roman"/>
          <w:noProof/>
          <w:szCs w:val="24"/>
        </w:rPr>
        <w:t xml:space="preserve">Kramer, L. A., &amp; Kramer, M. B. (1968). The college library and the drop-out. </w:t>
      </w:r>
      <w:r w:rsidRPr="00127044">
        <w:rPr>
          <w:rFonts w:ascii="Times New Roman" w:hAnsi="Times New Roman"/>
          <w:i/>
          <w:noProof/>
          <w:szCs w:val="24"/>
        </w:rPr>
        <w:t>College &amp; Research Libraries, 29</w:t>
      </w:r>
      <w:r w:rsidRPr="00127044">
        <w:rPr>
          <w:rFonts w:ascii="Times New Roman" w:hAnsi="Times New Roman"/>
          <w:noProof/>
          <w:szCs w:val="24"/>
        </w:rPr>
        <w:t xml:space="preserve">(4), 310-312. </w:t>
      </w:r>
      <w:bookmarkEnd w:id="365"/>
    </w:p>
    <w:p w:rsidR="00886D37" w:rsidRPr="00127044" w:rsidRDefault="00886D37" w:rsidP="001D34D2">
      <w:pPr>
        <w:spacing w:line="480" w:lineRule="auto"/>
        <w:ind w:left="720" w:hanging="720"/>
        <w:rPr>
          <w:rFonts w:ascii="Times New Roman" w:hAnsi="Times New Roman"/>
          <w:noProof/>
          <w:szCs w:val="24"/>
        </w:rPr>
      </w:pPr>
      <w:bookmarkStart w:id="366" w:name="_ENREF_66"/>
      <w:r w:rsidRPr="00127044">
        <w:rPr>
          <w:rFonts w:ascii="Times New Roman" w:hAnsi="Times New Roman"/>
          <w:noProof/>
          <w:szCs w:val="24"/>
        </w:rPr>
        <w:t xml:space="preserve">Kuh, G. D. (2001). National Survey of Student Engagement : The college student report : NSSE technical and norms report (pp. 288). Bloomington, IN : Indiana University </w:t>
      </w:r>
      <w:r w:rsidRPr="00127044">
        <w:rPr>
          <w:rFonts w:ascii="Times New Roman" w:hAnsi="Times New Roman"/>
          <w:noProof/>
          <w:szCs w:val="24"/>
        </w:rPr>
        <w:lastRenderedPageBreak/>
        <w:t>Center for Postsecondary Research and Planning: Indiana University.; Center for Postsecondary Research and Planning.</w:t>
      </w:r>
      <w:bookmarkEnd w:id="366"/>
    </w:p>
    <w:p w:rsidR="00886D37" w:rsidRPr="00127044" w:rsidRDefault="00886D37" w:rsidP="001D34D2">
      <w:pPr>
        <w:spacing w:line="480" w:lineRule="auto"/>
        <w:ind w:left="720" w:hanging="720"/>
        <w:rPr>
          <w:rFonts w:ascii="Times New Roman" w:hAnsi="Times New Roman"/>
          <w:noProof/>
          <w:szCs w:val="24"/>
        </w:rPr>
      </w:pPr>
      <w:bookmarkStart w:id="367" w:name="_ENREF_67"/>
      <w:r w:rsidRPr="00127044">
        <w:rPr>
          <w:rFonts w:ascii="Times New Roman" w:hAnsi="Times New Roman"/>
          <w:noProof/>
          <w:szCs w:val="24"/>
        </w:rPr>
        <w:t xml:space="preserve">Kuh, G. D. (2007). </w:t>
      </w:r>
      <w:r w:rsidRPr="00127044">
        <w:rPr>
          <w:rFonts w:ascii="Times New Roman" w:hAnsi="Times New Roman"/>
          <w:i/>
          <w:noProof/>
          <w:szCs w:val="24"/>
        </w:rPr>
        <w:t>Piecing together the student success puzzle: Research, propositions, and recommendations</w:t>
      </w:r>
      <w:r w:rsidRPr="00127044">
        <w:rPr>
          <w:rFonts w:ascii="Times New Roman" w:hAnsi="Times New Roman"/>
          <w:noProof/>
          <w:szCs w:val="24"/>
        </w:rPr>
        <w:t>. San Francisco, Calif.: Wiley Subscription Services at Jossey-Bass.</w:t>
      </w:r>
      <w:bookmarkEnd w:id="367"/>
    </w:p>
    <w:p w:rsidR="00886D37" w:rsidRPr="00127044" w:rsidRDefault="00886D37" w:rsidP="001D34D2">
      <w:pPr>
        <w:spacing w:line="480" w:lineRule="auto"/>
        <w:ind w:left="720" w:hanging="720"/>
        <w:rPr>
          <w:rFonts w:ascii="Times New Roman" w:hAnsi="Times New Roman"/>
          <w:noProof/>
          <w:szCs w:val="24"/>
        </w:rPr>
      </w:pPr>
      <w:bookmarkStart w:id="368" w:name="_ENREF_68"/>
      <w:r w:rsidRPr="00127044">
        <w:rPr>
          <w:rFonts w:ascii="Times New Roman" w:hAnsi="Times New Roman"/>
          <w:noProof/>
          <w:szCs w:val="24"/>
        </w:rPr>
        <w:t xml:space="preserve">Kuh, G. D., Boruff-Jones, P. D., &amp; Mark, A. E. (2007a). Engaging students in the first college year: Why academic librarians matter. In L. L. Hardesty (Ed.), </w:t>
      </w:r>
      <w:r w:rsidRPr="00127044">
        <w:rPr>
          <w:rFonts w:ascii="Times New Roman" w:hAnsi="Times New Roman"/>
          <w:i/>
          <w:noProof/>
          <w:szCs w:val="24"/>
        </w:rPr>
        <w:t xml:space="preserve">The role of the library in the first college year </w:t>
      </w:r>
      <w:r w:rsidRPr="00127044">
        <w:rPr>
          <w:rFonts w:ascii="Times New Roman" w:hAnsi="Times New Roman"/>
          <w:noProof/>
          <w:szCs w:val="24"/>
        </w:rPr>
        <w:t>(pp. 17-27). Columbia, SC: University of South Carolina National Resource Center for The First-Year Experience &amp; Students in Transition.</w:t>
      </w:r>
      <w:bookmarkEnd w:id="368"/>
    </w:p>
    <w:p w:rsidR="00886D37" w:rsidRPr="00127044" w:rsidRDefault="00886D37" w:rsidP="001D34D2">
      <w:pPr>
        <w:spacing w:line="480" w:lineRule="auto"/>
        <w:ind w:left="720" w:hanging="720"/>
        <w:rPr>
          <w:rFonts w:ascii="Times New Roman" w:hAnsi="Times New Roman"/>
          <w:noProof/>
          <w:szCs w:val="24"/>
        </w:rPr>
      </w:pPr>
      <w:bookmarkStart w:id="369" w:name="_ENREF_69"/>
      <w:r w:rsidRPr="00127044">
        <w:rPr>
          <w:rFonts w:ascii="Times New Roman" w:hAnsi="Times New Roman"/>
          <w:noProof/>
          <w:szCs w:val="24"/>
        </w:rPr>
        <w:t xml:space="preserve">Kuh, G. D., Boruff-Jones, P. D., &amp; Mark, A. E. (2007b). How first-year college students use their time : Implications for library and information literacy instruction. In L. L. Hardesty (Ed.), </w:t>
      </w:r>
      <w:r w:rsidRPr="00127044">
        <w:rPr>
          <w:rFonts w:ascii="Times New Roman" w:hAnsi="Times New Roman"/>
          <w:i/>
          <w:noProof/>
          <w:szCs w:val="24"/>
        </w:rPr>
        <w:t>The role of the library in the first college year</w:t>
      </w:r>
      <w:r w:rsidRPr="00127044">
        <w:rPr>
          <w:rFonts w:ascii="Times New Roman" w:hAnsi="Times New Roman"/>
          <w:noProof/>
          <w:szCs w:val="24"/>
        </w:rPr>
        <w:t xml:space="preserve"> (pp. 29-50). Columbia, SC: National Resource Center for the First-Year Experience &amp; Students in Transition, University of South Carolina.</w:t>
      </w:r>
      <w:bookmarkEnd w:id="369"/>
    </w:p>
    <w:p w:rsidR="00886D37" w:rsidRPr="00127044" w:rsidRDefault="00886D37" w:rsidP="001D34D2">
      <w:pPr>
        <w:spacing w:line="480" w:lineRule="auto"/>
        <w:ind w:left="720" w:hanging="720"/>
        <w:rPr>
          <w:rFonts w:ascii="Times New Roman" w:hAnsi="Times New Roman"/>
          <w:noProof/>
          <w:szCs w:val="24"/>
        </w:rPr>
      </w:pPr>
      <w:bookmarkStart w:id="370" w:name="_ENREF_70"/>
      <w:r w:rsidRPr="00127044">
        <w:rPr>
          <w:rFonts w:ascii="Times New Roman" w:hAnsi="Times New Roman"/>
          <w:noProof/>
          <w:szCs w:val="24"/>
        </w:rPr>
        <w:t xml:space="preserve">Kuh, G. D., &amp; Gonyea, R. M. (2003). The role of the academic library in promoting student engagement in learning. </w:t>
      </w:r>
      <w:r w:rsidRPr="00127044">
        <w:rPr>
          <w:rFonts w:ascii="Times New Roman" w:hAnsi="Times New Roman"/>
          <w:i/>
          <w:noProof/>
          <w:szCs w:val="24"/>
        </w:rPr>
        <w:t>College &amp; Research Libraries, 64</w:t>
      </w:r>
      <w:r w:rsidRPr="00127044">
        <w:rPr>
          <w:rFonts w:ascii="Times New Roman" w:hAnsi="Times New Roman"/>
          <w:noProof/>
          <w:szCs w:val="24"/>
        </w:rPr>
        <w:t xml:space="preserve">(4), 256-282. </w:t>
      </w:r>
      <w:bookmarkEnd w:id="370"/>
    </w:p>
    <w:p w:rsidR="00886D37" w:rsidRPr="00127044" w:rsidRDefault="00886D37" w:rsidP="001D34D2">
      <w:pPr>
        <w:spacing w:line="480" w:lineRule="auto"/>
        <w:ind w:left="720" w:hanging="720"/>
        <w:rPr>
          <w:rFonts w:ascii="Times New Roman" w:hAnsi="Times New Roman"/>
          <w:noProof/>
          <w:szCs w:val="24"/>
        </w:rPr>
      </w:pPr>
      <w:bookmarkStart w:id="371" w:name="_ENREF_71"/>
      <w:r w:rsidRPr="00127044">
        <w:rPr>
          <w:rFonts w:ascii="Times New Roman" w:hAnsi="Times New Roman"/>
          <w:noProof/>
          <w:szCs w:val="24"/>
        </w:rPr>
        <w:t xml:space="preserve">Kuh, G. D., Kinzie, J., Buckley, J., Bridges, B., &amp; Hayek, J. (2006). </w:t>
      </w:r>
      <w:r w:rsidRPr="00127044">
        <w:rPr>
          <w:rFonts w:ascii="Times New Roman" w:hAnsi="Times New Roman"/>
          <w:i/>
          <w:noProof/>
          <w:szCs w:val="24"/>
        </w:rPr>
        <w:t>What matters to student success: A review of the literature</w:t>
      </w:r>
      <w:r w:rsidRPr="00127044">
        <w:rPr>
          <w:rFonts w:ascii="Times New Roman" w:hAnsi="Times New Roman"/>
          <w:noProof/>
          <w:szCs w:val="24"/>
        </w:rPr>
        <w:t>.</w:t>
      </w:r>
      <w:bookmarkEnd w:id="371"/>
    </w:p>
    <w:p w:rsidR="00886D37" w:rsidRPr="00127044" w:rsidRDefault="00886D37" w:rsidP="001D34D2">
      <w:pPr>
        <w:spacing w:line="480" w:lineRule="auto"/>
        <w:ind w:left="720" w:hanging="720"/>
        <w:rPr>
          <w:rFonts w:ascii="Times New Roman" w:hAnsi="Times New Roman"/>
          <w:noProof/>
          <w:szCs w:val="24"/>
        </w:rPr>
      </w:pPr>
      <w:bookmarkStart w:id="372" w:name="_ENREF_72"/>
      <w:r w:rsidRPr="00127044">
        <w:rPr>
          <w:rFonts w:ascii="Times New Roman" w:hAnsi="Times New Roman"/>
          <w:noProof/>
          <w:szCs w:val="24"/>
        </w:rPr>
        <w:t xml:space="preserve">Kuncel, N. R., Credé, M., &amp; Thomas, L. L. (2005). The validity of self-reported grade point averages, class ranks, and test scores: A meta-analysis and review of the literature. </w:t>
      </w:r>
      <w:r w:rsidRPr="00127044">
        <w:rPr>
          <w:rFonts w:ascii="Times New Roman" w:hAnsi="Times New Roman"/>
          <w:i/>
          <w:noProof/>
          <w:szCs w:val="24"/>
        </w:rPr>
        <w:t>Review of Educational Research, 75</w:t>
      </w:r>
      <w:r w:rsidRPr="00127044">
        <w:rPr>
          <w:rFonts w:ascii="Times New Roman" w:hAnsi="Times New Roman"/>
          <w:noProof/>
          <w:szCs w:val="24"/>
        </w:rPr>
        <w:t>(1), 63-82. doi: 10.3102/00346543075001063</w:t>
      </w:r>
      <w:bookmarkEnd w:id="372"/>
    </w:p>
    <w:p w:rsidR="00886D37" w:rsidRPr="00127044" w:rsidRDefault="00886D37" w:rsidP="001D34D2">
      <w:pPr>
        <w:spacing w:line="480" w:lineRule="auto"/>
        <w:ind w:left="720" w:hanging="720"/>
        <w:rPr>
          <w:rFonts w:ascii="Times New Roman" w:hAnsi="Times New Roman"/>
          <w:noProof/>
          <w:szCs w:val="24"/>
        </w:rPr>
      </w:pPr>
      <w:bookmarkStart w:id="373" w:name="_ENREF_73"/>
      <w:r w:rsidRPr="00127044">
        <w:rPr>
          <w:rFonts w:ascii="Times New Roman" w:hAnsi="Times New Roman"/>
          <w:noProof/>
          <w:szCs w:val="24"/>
        </w:rPr>
        <w:lastRenderedPageBreak/>
        <w:t xml:space="preserve">Kyrillidou, M. (2002). From input and output measures to quality and outcome measures, or, from the user in the life of the library to the library in the life of the user. </w:t>
      </w:r>
      <w:r w:rsidRPr="00127044">
        <w:rPr>
          <w:rFonts w:ascii="Times New Roman" w:hAnsi="Times New Roman"/>
          <w:i/>
          <w:noProof/>
          <w:szCs w:val="24"/>
        </w:rPr>
        <w:t>Journal of Academic Librarianship, 28</w:t>
      </w:r>
      <w:r w:rsidRPr="00127044">
        <w:rPr>
          <w:rFonts w:ascii="Times New Roman" w:hAnsi="Times New Roman"/>
          <w:noProof/>
          <w:szCs w:val="24"/>
        </w:rPr>
        <w:t>(1/2), 42-46. doi: 10.1016/S0099-1333(01)00299-3</w:t>
      </w:r>
      <w:bookmarkEnd w:id="373"/>
    </w:p>
    <w:p w:rsidR="00886D37" w:rsidRPr="00127044" w:rsidRDefault="00886D37" w:rsidP="001D34D2">
      <w:pPr>
        <w:spacing w:line="480" w:lineRule="auto"/>
        <w:ind w:left="720" w:hanging="720"/>
        <w:rPr>
          <w:rFonts w:ascii="Times New Roman" w:hAnsi="Times New Roman"/>
          <w:noProof/>
          <w:szCs w:val="24"/>
        </w:rPr>
      </w:pPr>
      <w:bookmarkStart w:id="374" w:name="_ENREF_74"/>
      <w:r w:rsidRPr="00127044">
        <w:rPr>
          <w:rFonts w:ascii="Times New Roman" w:hAnsi="Times New Roman"/>
          <w:noProof/>
          <w:szCs w:val="24"/>
        </w:rPr>
        <w:t xml:space="preserve">LaNasa, S., Cabrera, A., &amp; Trangsrud, H. (2009). The construct validity of student engagement: A confirmatory factor analysis approach. </w:t>
      </w:r>
      <w:r w:rsidRPr="00127044">
        <w:rPr>
          <w:rFonts w:ascii="Times New Roman" w:hAnsi="Times New Roman"/>
          <w:i/>
          <w:noProof/>
          <w:szCs w:val="24"/>
        </w:rPr>
        <w:t>Research in Higher Education, 50</w:t>
      </w:r>
      <w:r w:rsidRPr="00127044">
        <w:rPr>
          <w:rFonts w:ascii="Times New Roman" w:hAnsi="Times New Roman"/>
          <w:noProof/>
          <w:szCs w:val="24"/>
        </w:rPr>
        <w:t>(4), 315-332. doi: 10.1007/s11162-009-9123-1</w:t>
      </w:r>
      <w:bookmarkEnd w:id="374"/>
    </w:p>
    <w:p w:rsidR="00886D37" w:rsidRPr="00127044" w:rsidRDefault="00886D37" w:rsidP="001D34D2">
      <w:pPr>
        <w:spacing w:line="480" w:lineRule="auto"/>
        <w:ind w:left="720" w:hanging="720"/>
        <w:rPr>
          <w:rFonts w:ascii="Times New Roman" w:hAnsi="Times New Roman"/>
          <w:noProof/>
          <w:szCs w:val="24"/>
        </w:rPr>
      </w:pPr>
      <w:bookmarkStart w:id="375" w:name="_ENREF_75"/>
      <w:r w:rsidRPr="00127044">
        <w:rPr>
          <w:rFonts w:ascii="Times New Roman" w:hAnsi="Times New Roman"/>
          <w:noProof/>
          <w:szCs w:val="24"/>
        </w:rPr>
        <w:t xml:space="preserve">Lougee, W. (2002). </w:t>
      </w:r>
      <w:r w:rsidRPr="00127044">
        <w:rPr>
          <w:rFonts w:ascii="Times New Roman" w:hAnsi="Times New Roman"/>
          <w:i/>
          <w:noProof/>
          <w:szCs w:val="24"/>
        </w:rPr>
        <w:t>Diffuse libraries : Emergent roles for the research library in the digital age</w:t>
      </w:r>
      <w:r w:rsidRPr="00127044">
        <w:rPr>
          <w:rFonts w:ascii="Times New Roman" w:hAnsi="Times New Roman"/>
          <w:noProof/>
          <w:szCs w:val="24"/>
        </w:rPr>
        <w:t>. Washington, D.C.: Council on Library and Information Resources.</w:t>
      </w:r>
      <w:bookmarkEnd w:id="375"/>
    </w:p>
    <w:p w:rsidR="00886D37" w:rsidRPr="00127044" w:rsidRDefault="00886D37" w:rsidP="001D34D2">
      <w:pPr>
        <w:spacing w:line="480" w:lineRule="auto"/>
        <w:ind w:left="720" w:hanging="720"/>
        <w:rPr>
          <w:rFonts w:ascii="Times New Roman" w:hAnsi="Times New Roman"/>
          <w:noProof/>
          <w:szCs w:val="24"/>
        </w:rPr>
      </w:pPr>
      <w:bookmarkStart w:id="376" w:name="_ENREF_76"/>
      <w:r w:rsidRPr="00127044">
        <w:rPr>
          <w:rFonts w:ascii="Times New Roman" w:hAnsi="Times New Roman"/>
          <w:noProof/>
          <w:szCs w:val="24"/>
        </w:rPr>
        <w:t xml:space="preserve">Lougee, W. (2009). The diffuse library revisited: Aligning the library as strategic asset. </w:t>
      </w:r>
      <w:r w:rsidRPr="00127044">
        <w:rPr>
          <w:rFonts w:ascii="Times New Roman" w:hAnsi="Times New Roman"/>
          <w:i/>
          <w:noProof/>
          <w:szCs w:val="24"/>
        </w:rPr>
        <w:t>Library Hi Tech, 27</w:t>
      </w:r>
      <w:r w:rsidRPr="00127044">
        <w:rPr>
          <w:rFonts w:ascii="Times New Roman" w:hAnsi="Times New Roman"/>
          <w:noProof/>
          <w:szCs w:val="24"/>
        </w:rPr>
        <w:t>, 610-623. doi: 10.1108/07378830911007718</w:t>
      </w:r>
      <w:bookmarkEnd w:id="376"/>
    </w:p>
    <w:p w:rsidR="00886D37" w:rsidRPr="00127044" w:rsidRDefault="00886D37" w:rsidP="001D34D2">
      <w:pPr>
        <w:spacing w:line="480" w:lineRule="auto"/>
        <w:ind w:left="720" w:hanging="720"/>
        <w:rPr>
          <w:rFonts w:ascii="Times New Roman" w:hAnsi="Times New Roman"/>
          <w:noProof/>
          <w:szCs w:val="24"/>
        </w:rPr>
      </w:pPr>
      <w:bookmarkStart w:id="377" w:name="_ENREF_77"/>
      <w:r w:rsidRPr="00127044">
        <w:rPr>
          <w:rFonts w:ascii="Times New Roman" w:hAnsi="Times New Roman"/>
          <w:noProof/>
          <w:szCs w:val="24"/>
        </w:rPr>
        <w:t xml:space="preserve">Mallinckrodt, B., &amp; Sedlacek, W. E. (2009). Student retention and the use of campus facilities by race. </w:t>
      </w:r>
      <w:r w:rsidRPr="00127044">
        <w:rPr>
          <w:rFonts w:ascii="Times New Roman" w:hAnsi="Times New Roman"/>
          <w:i/>
          <w:noProof/>
          <w:szCs w:val="24"/>
        </w:rPr>
        <w:t>NASPA Journal, 46</w:t>
      </w:r>
      <w:r w:rsidRPr="00127044">
        <w:rPr>
          <w:rFonts w:ascii="Times New Roman" w:hAnsi="Times New Roman"/>
          <w:noProof/>
          <w:szCs w:val="24"/>
        </w:rPr>
        <w:t>(4), 566-572. doi: 10.2202/1949-6605.5031</w:t>
      </w:r>
      <w:bookmarkEnd w:id="377"/>
    </w:p>
    <w:p w:rsidR="00886D37" w:rsidRPr="00127044" w:rsidRDefault="00886D37" w:rsidP="001D34D2">
      <w:pPr>
        <w:spacing w:line="480" w:lineRule="auto"/>
        <w:ind w:left="720" w:hanging="720"/>
        <w:rPr>
          <w:rFonts w:ascii="Times New Roman" w:hAnsi="Times New Roman"/>
          <w:noProof/>
          <w:szCs w:val="24"/>
        </w:rPr>
      </w:pPr>
      <w:bookmarkStart w:id="378" w:name="_ENREF_78"/>
      <w:r w:rsidRPr="00127044">
        <w:rPr>
          <w:rFonts w:ascii="Times New Roman" w:hAnsi="Times New Roman"/>
          <w:noProof/>
          <w:szCs w:val="24"/>
        </w:rPr>
        <w:t xml:space="preserve">Mark, A. E., &amp; Boruff-Jones, P. D. (2003). Information literacy and student engagement: What the National Survey of Student Engagement reveals about your campus. </w:t>
      </w:r>
      <w:r w:rsidRPr="00127044">
        <w:rPr>
          <w:rFonts w:ascii="Times New Roman" w:hAnsi="Times New Roman"/>
          <w:i/>
          <w:noProof/>
          <w:szCs w:val="24"/>
        </w:rPr>
        <w:t>College &amp; Research Libraries, 64</w:t>
      </w:r>
      <w:r w:rsidRPr="00127044">
        <w:rPr>
          <w:rFonts w:ascii="Times New Roman" w:hAnsi="Times New Roman"/>
          <w:noProof/>
          <w:szCs w:val="24"/>
        </w:rPr>
        <w:t xml:space="preserve">(6), 480-493. </w:t>
      </w:r>
      <w:bookmarkEnd w:id="378"/>
    </w:p>
    <w:p w:rsidR="00886D37" w:rsidRPr="00127044" w:rsidRDefault="00886D37" w:rsidP="001D34D2">
      <w:pPr>
        <w:spacing w:line="480" w:lineRule="auto"/>
        <w:ind w:left="720" w:hanging="720"/>
        <w:rPr>
          <w:rFonts w:ascii="Times New Roman" w:hAnsi="Times New Roman"/>
          <w:noProof/>
          <w:szCs w:val="24"/>
        </w:rPr>
      </w:pPr>
      <w:bookmarkStart w:id="379" w:name="_ENREF_79"/>
      <w:r w:rsidRPr="00127044">
        <w:rPr>
          <w:rFonts w:ascii="Times New Roman" w:hAnsi="Times New Roman"/>
          <w:noProof/>
          <w:szCs w:val="24"/>
        </w:rPr>
        <w:t xml:space="preserve">Matthews, J. R. (2007). </w:t>
      </w:r>
      <w:r w:rsidRPr="00127044">
        <w:rPr>
          <w:rFonts w:ascii="Times New Roman" w:hAnsi="Times New Roman"/>
          <w:i/>
          <w:noProof/>
          <w:szCs w:val="24"/>
        </w:rPr>
        <w:t>The evaluation and measurement of library services</w:t>
      </w:r>
      <w:r w:rsidRPr="00127044">
        <w:rPr>
          <w:rFonts w:ascii="Times New Roman" w:hAnsi="Times New Roman"/>
          <w:noProof/>
          <w:szCs w:val="24"/>
        </w:rPr>
        <w:t>. Westport, Connecticut: Libraries Unlimited.</w:t>
      </w:r>
      <w:bookmarkEnd w:id="379"/>
    </w:p>
    <w:p w:rsidR="00886D37" w:rsidRPr="00127044" w:rsidRDefault="00886D37" w:rsidP="001D34D2">
      <w:pPr>
        <w:spacing w:line="480" w:lineRule="auto"/>
        <w:ind w:left="720" w:hanging="720"/>
        <w:rPr>
          <w:rFonts w:ascii="Times New Roman" w:hAnsi="Times New Roman"/>
          <w:noProof/>
          <w:szCs w:val="24"/>
        </w:rPr>
      </w:pPr>
      <w:bookmarkStart w:id="380" w:name="_ENREF_80"/>
      <w:r w:rsidRPr="00127044">
        <w:rPr>
          <w:rFonts w:ascii="Times New Roman" w:hAnsi="Times New Roman"/>
          <w:noProof/>
          <w:szCs w:val="24"/>
        </w:rPr>
        <w:t xml:space="preserve">Mezick, E. M. (2007). Return on investment: Libraries and student retention. </w:t>
      </w:r>
      <w:r w:rsidRPr="00127044">
        <w:rPr>
          <w:rFonts w:ascii="Times New Roman" w:hAnsi="Times New Roman"/>
          <w:i/>
          <w:noProof/>
          <w:szCs w:val="24"/>
        </w:rPr>
        <w:t>Journal of Academic Librarianship, 33</w:t>
      </w:r>
      <w:r w:rsidRPr="00127044">
        <w:rPr>
          <w:rFonts w:ascii="Times New Roman" w:hAnsi="Times New Roman"/>
          <w:noProof/>
          <w:szCs w:val="24"/>
        </w:rPr>
        <w:t>(5), 561-566. doi: 10.1016/j.acalib.2007.05.002</w:t>
      </w:r>
      <w:bookmarkEnd w:id="380"/>
    </w:p>
    <w:p w:rsidR="00886D37" w:rsidRPr="00127044" w:rsidRDefault="00886D37" w:rsidP="001D34D2">
      <w:pPr>
        <w:spacing w:line="480" w:lineRule="auto"/>
        <w:ind w:left="720" w:hanging="720"/>
        <w:rPr>
          <w:rFonts w:ascii="Times New Roman" w:hAnsi="Times New Roman"/>
          <w:noProof/>
          <w:szCs w:val="24"/>
        </w:rPr>
      </w:pPr>
      <w:bookmarkStart w:id="381" w:name="_ENREF_81"/>
      <w:r w:rsidRPr="00127044">
        <w:rPr>
          <w:rFonts w:ascii="Times New Roman" w:hAnsi="Times New Roman"/>
          <w:noProof/>
          <w:szCs w:val="24"/>
        </w:rPr>
        <w:t xml:space="preserve">National Center for Education Statistics. (2006). Integrated Postsecondary Education Data System: Data center, from </w:t>
      </w:r>
      <w:hyperlink r:id="rId80" w:history="1">
        <w:r w:rsidRPr="00127044">
          <w:rPr>
            <w:rStyle w:val="Hyperlink"/>
            <w:rFonts w:ascii="Times New Roman" w:hAnsi="Times New Roman"/>
            <w:noProof/>
            <w:szCs w:val="24"/>
          </w:rPr>
          <w:t>http://nces.ed.gov/ipeds/datacenter/</w:t>
        </w:r>
        <w:bookmarkEnd w:id="381"/>
      </w:hyperlink>
    </w:p>
    <w:p w:rsidR="00886D37" w:rsidRPr="00127044" w:rsidRDefault="00886D37" w:rsidP="001D34D2">
      <w:pPr>
        <w:spacing w:line="480" w:lineRule="auto"/>
        <w:ind w:left="720" w:hanging="720"/>
        <w:rPr>
          <w:rFonts w:ascii="Times New Roman" w:hAnsi="Times New Roman"/>
          <w:noProof/>
          <w:szCs w:val="24"/>
        </w:rPr>
      </w:pPr>
      <w:bookmarkStart w:id="382" w:name="_ENREF_82"/>
      <w:r w:rsidRPr="00127044">
        <w:rPr>
          <w:rFonts w:ascii="Times New Roman" w:hAnsi="Times New Roman"/>
          <w:noProof/>
          <w:szCs w:val="24"/>
        </w:rPr>
        <w:lastRenderedPageBreak/>
        <w:t xml:space="preserve">National Center for Education Statistics. (2008a). Academic Libraries Survey: Academic library data files, public use 2006. </w:t>
      </w:r>
      <w:r w:rsidRPr="00127044">
        <w:rPr>
          <w:rFonts w:ascii="Times New Roman" w:hAnsi="Times New Roman"/>
          <w:i/>
          <w:noProof/>
          <w:szCs w:val="24"/>
        </w:rPr>
        <w:t>Library Statistics Program</w:t>
      </w:r>
      <w:r w:rsidRPr="00127044">
        <w:rPr>
          <w:rFonts w:ascii="Times New Roman" w:hAnsi="Times New Roman"/>
          <w:noProof/>
          <w:szCs w:val="24"/>
        </w:rPr>
        <w:t xml:space="preserve">, from </w:t>
      </w:r>
      <w:hyperlink r:id="rId81" w:history="1">
        <w:r w:rsidRPr="00127044">
          <w:rPr>
            <w:rStyle w:val="Hyperlink"/>
            <w:rFonts w:ascii="Times New Roman" w:hAnsi="Times New Roman"/>
            <w:noProof/>
            <w:szCs w:val="24"/>
          </w:rPr>
          <w:t>http://nces.ed.gov/surveys/libraries/</w:t>
        </w:r>
        <w:bookmarkEnd w:id="382"/>
      </w:hyperlink>
    </w:p>
    <w:p w:rsidR="00886D37" w:rsidRPr="00127044" w:rsidRDefault="00886D37" w:rsidP="001D34D2">
      <w:pPr>
        <w:spacing w:line="480" w:lineRule="auto"/>
        <w:ind w:left="720" w:hanging="720"/>
        <w:rPr>
          <w:rFonts w:ascii="Times New Roman" w:hAnsi="Times New Roman"/>
          <w:noProof/>
          <w:szCs w:val="24"/>
        </w:rPr>
      </w:pPr>
      <w:bookmarkStart w:id="383" w:name="_ENREF_83"/>
      <w:r w:rsidRPr="00127044">
        <w:rPr>
          <w:rFonts w:ascii="Times New Roman" w:hAnsi="Times New Roman"/>
          <w:noProof/>
          <w:szCs w:val="24"/>
        </w:rPr>
        <w:t>National Center for Education Statistics. (2008b). Documentation for the Academic Library Survey (ALS) data file fiscal year 2006 (pp. 152). [Washington, D.C.] : United States Dept. of Education, National Center for Education Statistics: National Center for Education Statistics.</w:t>
      </w:r>
      <w:bookmarkEnd w:id="383"/>
    </w:p>
    <w:p w:rsidR="00886D37" w:rsidRPr="00127044" w:rsidRDefault="00886D37" w:rsidP="001D34D2">
      <w:pPr>
        <w:spacing w:line="480" w:lineRule="auto"/>
        <w:ind w:left="720" w:hanging="720"/>
        <w:rPr>
          <w:rFonts w:ascii="Times New Roman" w:hAnsi="Times New Roman"/>
          <w:noProof/>
          <w:szCs w:val="24"/>
        </w:rPr>
      </w:pPr>
      <w:bookmarkStart w:id="384" w:name="_ENREF_84"/>
      <w:r w:rsidRPr="00127044">
        <w:rPr>
          <w:rFonts w:ascii="Times New Roman" w:hAnsi="Times New Roman"/>
          <w:noProof/>
          <w:szCs w:val="24"/>
        </w:rPr>
        <w:t xml:space="preserve">National Survey of Student Engagement. (2006). The college student report, from </w:t>
      </w:r>
      <w:hyperlink r:id="rId82" w:history="1">
        <w:r w:rsidRPr="00127044">
          <w:rPr>
            <w:rStyle w:val="Hyperlink"/>
            <w:rFonts w:ascii="Times New Roman" w:hAnsi="Times New Roman"/>
            <w:noProof/>
            <w:szCs w:val="24"/>
          </w:rPr>
          <w:t>http://nsse.iub.edu/</w:t>
        </w:r>
        <w:bookmarkEnd w:id="384"/>
      </w:hyperlink>
    </w:p>
    <w:p w:rsidR="00886D37" w:rsidRPr="00127044" w:rsidRDefault="00886D37" w:rsidP="001D34D2">
      <w:pPr>
        <w:spacing w:line="480" w:lineRule="auto"/>
        <w:ind w:left="720" w:hanging="720"/>
        <w:rPr>
          <w:rFonts w:ascii="Times New Roman" w:hAnsi="Times New Roman"/>
          <w:noProof/>
          <w:szCs w:val="24"/>
        </w:rPr>
      </w:pPr>
      <w:bookmarkStart w:id="385" w:name="_ENREF_85"/>
      <w:r w:rsidRPr="00127044">
        <w:rPr>
          <w:rFonts w:ascii="Times New Roman" w:hAnsi="Times New Roman"/>
          <w:noProof/>
          <w:szCs w:val="24"/>
        </w:rPr>
        <w:t xml:space="preserve">Nelson-Laird, T. F., &amp; Kuh, G. D. (2005). Student experiences with information technology and their relationship to other aspects of student engagement. </w:t>
      </w:r>
      <w:r w:rsidRPr="00127044">
        <w:rPr>
          <w:rFonts w:ascii="Times New Roman" w:hAnsi="Times New Roman"/>
          <w:i/>
          <w:noProof/>
          <w:szCs w:val="24"/>
        </w:rPr>
        <w:t>Research in Higher Education, 46</w:t>
      </w:r>
      <w:r w:rsidRPr="00127044">
        <w:rPr>
          <w:rFonts w:ascii="Times New Roman" w:hAnsi="Times New Roman"/>
          <w:noProof/>
          <w:szCs w:val="24"/>
        </w:rPr>
        <w:t>(2), 211-233. doi: 10.1007/s11162-004-1600-y</w:t>
      </w:r>
      <w:bookmarkEnd w:id="385"/>
    </w:p>
    <w:p w:rsidR="00886D37" w:rsidRPr="00127044" w:rsidRDefault="00886D37" w:rsidP="001D34D2">
      <w:pPr>
        <w:spacing w:line="480" w:lineRule="auto"/>
        <w:ind w:left="720" w:hanging="720"/>
        <w:rPr>
          <w:rFonts w:ascii="Times New Roman" w:hAnsi="Times New Roman"/>
          <w:noProof/>
          <w:szCs w:val="24"/>
        </w:rPr>
      </w:pPr>
      <w:bookmarkStart w:id="386" w:name="_ENREF_86"/>
      <w:r w:rsidRPr="00127044">
        <w:rPr>
          <w:rFonts w:ascii="Times New Roman" w:hAnsi="Times New Roman"/>
          <w:noProof/>
          <w:szCs w:val="24"/>
        </w:rPr>
        <w:t xml:space="preserve">Oakleaf, M. J. (2010). The value of academic libraries a comprehensive research review and report  Retrieved Sept. 14, 2010, from </w:t>
      </w:r>
      <w:hyperlink r:id="rId83" w:history="1">
        <w:r w:rsidRPr="00127044">
          <w:rPr>
            <w:rStyle w:val="Hyperlink"/>
            <w:rFonts w:ascii="Times New Roman" w:hAnsi="Times New Roman"/>
            <w:noProof/>
            <w:szCs w:val="24"/>
          </w:rPr>
          <w:t>http://www.ala.org/ala/mgrps/divs/acrl/issues/value/val_report.pdf</w:t>
        </w:r>
        <w:bookmarkEnd w:id="386"/>
      </w:hyperlink>
    </w:p>
    <w:p w:rsidR="00886D37" w:rsidRPr="00127044" w:rsidRDefault="00886D37" w:rsidP="001D34D2">
      <w:pPr>
        <w:spacing w:line="480" w:lineRule="auto"/>
        <w:ind w:left="720" w:hanging="720"/>
        <w:rPr>
          <w:rFonts w:ascii="Times New Roman" w:hAnsi="Times New Roman"/>
          <w:noProof/>
          <w:szCs w:val="24"/>
        </w:rPr>
      </w:pPr>
      <w:bookmarkStart w:id="387" w:name="_ENREF_87"/>
      <w:r w:rsidRPr="00127044">
        <w:rPr>
          <w:rFonts w:ascii="Times New Roman" w:hAnsi="Times New Roman"/>
          <w:noProof/>
          <w:szCs w:val="24"/>
        </w:rPr>
        <w:t xml:space="preserve">Orr, R. H. (1973). Measuring the goodness of library services: A general framework for considering quantitative measures. </w:t>
      </w:r>
      <w:r w:rsidRPr="00127044">
        <w:rPr>
          <w:rFonts w:ascii="Times New Roman" w:hAnsi="Times New Roman"/>
          <w:i/>
          <w:noProof/>
          <w:szCs w:val="24"/>
        </w:rPr>
        <w:t>Journal of Documentation, 29</w:t>
      </w:r>
      <w:r w:rsidRPr="00127044">
        <w:rPr>
          <w:rFonts w:ascii="Times New Roman" w:hAnsi="Times New Roman"/>
          <w:noProof/>
          <w:szCs w:val="24"/>
        </w:rPr>
        <w:t xml:space="preserve">(3), 315-332. </w:t>
      </w:r>
      <w:bookmarkEnd w:id="387"/>
    </w:p>
    <w:p w:rsidR="00886D37" w:rsidRPr="00127044" w:rsidRDefault="00886D37" w:rsidP="001D34D2">
      <w:pPr>
        <w:spacing w:line="480" w:lineRule="auto"/>
        <w:ind w:left="720" w:hanging="720"/>
        <w:rPr>
          <w:rFonts w:ascii="Times New Roman" w:hAnsi="Times New Roman"/>
          <w:noProof/>
          <w:szCs w:val="24"/>
        </w:rPr>
      </w:pPr>
      <w:bookmarkStart w:id="388" w:name="_ENREF_88"/>
      <w:r w:rsidRPr="00127044">
        <w:rPr>
          <w:rFonts w:ascii="Times New Roman" w:hAnsi="Times New Roman"/>
          <w:noProof/>
          <w:szCs w:val="24"/>
        </w:rPr>
        <w:t xml:space="preserve">Ouimet, J., Bunnage, J., Carini, R., Kuh, G., &amp; Kennedy, J. (2004). Using focus groups, expert advice, and cognitive interviews to establish the validity of a college student survey. </w:t>
      </w:r>
      <w:r w:rsidRPr="00127044">
        <w:rPr>
          <w:rFonts w:ascii="Times New Roman" w:hAnsi="Times New Roman"/>
          <w:i/>
          <w:noProof/>
          <w:szCs w:val="24"/>
        </w:rPr>
        <w:t>Research in Higher Education, 45</w:t>
      </w:r>
      <w:r w:rsidRPr="00127044">
        <w:rPr>
          <w:rFonts w:ascii="Times New Roman" w:hAnsi="Times New Roman"/>
          <w:noProof/>
          <w:szCs w:val="24"/>
        </w:rPr>
        <w:t>(3), 233-250. doi: 10.1023/B:RIHE.0000019588.05470.78</w:t>
      </w:r>
      <w:bookmarkEnd w:id="388"/>
    </w:p>
    <w:p w:rsidR="00886D37" w:rsidRPr="00127044" w:rsidRDefault="00886D37" w:rsidP="001D34D2">
      <w:pPr>
        <w:spacing w:line="480" w:lineRule="auto"/>
        <w:ind w:left="720" w:hanging="720"/>
        <w:rPr>
          <w:rFonts w:ascii="Times New Roman" w:hAnsi="Times New Roman"/>
          <w:noProof/>
          <w:szCs w:val="24"/>
        </w:rPr>
      </w:pPr>
      <w:bookmarkStart w:id="389" w:name="_ENREF_89"/>
      <w:r w:rsidRPr="00127044">
        <w:rPr>
          <w:rFonts w:ascii="Times New Roman" w:hAnsi="Times New Roman"/>
          <w:noProof/>
          <w:szCs w:val="24"/>
        </w:rPr>
        <w:t xml:space="preserve">Pace, C. (1984). Measuring the quality of college student experiences. An account of the development and use of the College Student Experiences Questionnaire: Higher </w:t>
      </w:r>
      <w:r w:rsidRPr="00127044">
        <w:rPr>
          <w:rFonts w:ascii="Times New Roman" w:hAnsi="Times New Roman"/>
          <w:noProof/>
          <w:szCs w:val="24"/>
        </w:rPr>
        <w:lastRenderedPageBreak/>
        <w:t>Education Research Institute, Graduate School of Education, University of California, Los Angeles, CA 90024.</w:t>
      </w:r>
      <w:bookmarkEnd w:id="389"/>
    </w:p>
    <w:p w:rsidR="00886D37" w:rsidRPr="00127044" w:rsidRDefault="00886D37" w:rsidP="001D34D2">
      <w:pPr>
        <w:spacing w:line="480" w:lineRule="auto"/>
        <w:ind w:left="720" w:hanging="720"/>
        <w:rPr>
          <w:rFonts w:ascii="Times New Roman" w:hAnsi="Times New Roman"/>
          <w:noProof/>
          <w:szCs w:val="24"/>
        </w:rPr>
      </w:pPr>
      <w:bookmarkStart w:id="390" w:name="_ENREF_90"/>
      <w:r w:rsidRPr="00127044">
        <w:rPr>
          <w:rFonts w:ascii="Times New Roman" w:hAnsi="Times New Roman"/>
          <w:noProof/>
          <w:szCs w:val="24"/>
        </w:rPr>
        <w:t xml:space="preserve">Pascarella, E. T., Seifert, T. A., &amp; Blaich, C. (2010). How effective are the NSSE benchmarks in predicting important educational outcomes? </w:t>
      </w:r>
      <w:r w:rsidRPr="00127044">
        <w:rPr>
          <w:rFonts w:ascii="Times New Roman" w:hAnsi="Times New Roman"/>
          <w:i/>
          <w:noProof/>
          <w:szCs w:val="24"/>
        </w:rPr>
        <w:t>Change, 42</w:t>
      </w:r>
      <w:r w:rsidRPr="00127044">
        <w:rPr>
          <w:rFonts w:ascii="Times New Roman" w:hAnsi="Times New Roman"/>
          <w:noProof/>
          <w:szCs w:val="24"/>
        </w:rPr>
        <w:t>(1), 16-22. doi: 10.1080/00091380903449060</w:t>
      </w:r>
      <w:bookmarkEnd w:id="390"/>
    </w:p>
    <w:p w:rsidR="00886D37" w:rsidRPr="00127044" w:rsidRDefault="00886D37" w:rsidP="001D34D2">
      <w:pPr>
        <w:spacing w:line="480" w:lineRule="auto"/>
        <w:ind w:left="720" w:hanging="720"/>
        <w:rPr>
          <w:rFonts w:ascii="Times New Roman" w:hAnsi="Times New Roman"/>
          <w:noProof/>
          <w:szCs w:val="24"/>
        </w:rPr>
      </w:pPr>
      <w:bookmarkStart w:id="391" w:name="_ENREF_91"/>
      <w:r w:rsidRPr="00127044">
        <w:rPr>
          <w:rFonts w:ascii="Times New Roman" w:hAnsi="Times New Roman"/>
          <w:noProof/>
          <w:szCs w:val="24"/>
        </w:rPr>
        <w:t xml:space="preserve">Pascarella, E. T., &amp; Terenzini, P. T. (1991). </w:t>
      </w:r>
      <w:r w:rsidRPr="00127044">
        <w:rPr>
          <w:rFonts w:ascii="Times New Roman" w:hAnsi="Times New Roman"/>
          <w:i/>
          <w:noProof/>
          <w:szCs w:val="24"/>
        </w:rPr>
        <w:t>How college affects students : Findings and insights from twenty years of research</w:t>
      </w:r>
      <w:r w:rsidRPr="00127044">
        <w:rPr>
          <w:rFonts w:ascii="Times New Roman" w:hAnsi="Times New Roman"/>
          <w:noProof/>
          <w:szCs w:val="24"/>
        </w:rPr>
        <w:t xml:space="preserve"> (1st ed.). San Francisco: Jossey-Bass Publishers.</w:t>
      </w:r>
      <w:bookmarkEnd w:id="391"/>
    </w:p>
    <w:p w:rsidR="00886D37" w:rsidRPr="00127044" w:rsidRDefault="00886D37" w:rsidP="001D34D2">
      <w:pPr>
        <w:spacing w:line="480" w:lineRule="auto"/>
        <w:ind w:left="720" w:hanging="720"/>
        <w:rPr>
          <w:rFonts w:ascii="Times New Roman" w:hAnsi="Times New Roman"/>
          <w:noProof/>
          <w:szCs w:val="24"/>
        </w:rPr>
      </w:pPr>
      <w:bookmarkStart w:id="392" w:name="_ENREF_92"/>
      <w:r w:rsidRPr="00127044">
        <w:rPr>
          <w:rFonts w:ascii="Times New Roman" w:hAnsi="Times New Roman"/>
          <w:noProof/>
          <w:szCs w:val="24"/>
        </w:rPr>
        <w:t xml:space="preserve">Pascarella, E. T., &amp; Terenzini, P. T. (2005). </w:t>
      </w:r>
      <w:r w:rsidRPr="00127044">
        <w:rPr>
          <w:rFonts w:ascii="Times New Roman" w:hAnsi="Times New Roman"/>
          <w:i/>
          <w:noProof/>
          <w:szCs w:val="24"/>
        </w:rPr>
        <w:t>How college affects students : A third decade of research</w:t>
      </w:r>
      <w:r w:rsidRPr="00127044">
        <w:rPr>
          <w:rFonts w:ascii="Times New Roman" w:hAnsi="Times New Roman"/>
          <w:noProof/>
          <w:szCs w:val="24"/>
        </w:rPr>
        <w:t>: Jossey-Bass.</w:t>
      </w:r>
      <w:bookmarkEnd w:id="392"/>
    </w:p>
    <w:p w:rsidR="00886D37" w:rsidRPr="00127044" w:rsidRDefault="00886D37" w:rsidP="001D34D2">
      <w:pPr>
        <w:spacing w:line="480" w:lineRule="auto"/>
        <w:ind w:left="720" w:hanging="720"/>
        <w:rPr>
          <w:rFonts w:ascii="Times New Roman" w:hAnsi="Times New Roman"/>
          <w:noProof/>
          <w:szCs w:val="24"/>
        </w:rPr>
      </w:pPr>
      <w:bookmarkStart w:id="393" w:name="_ENREF_93"/>
      <w:r w:rsidRPr="00127044">
        <w:rPr>
          <w:rFonts w:ascii="Times New Roman" w:hAnsi="Times New Roman"/>
          <w:noProof/>
          <w:szCs w:val="24"/>
        </w:rPr>
        <w:t xml:space="preserve">Pierard, C., &amp; Graves, K. (2007). Research on student retention and implications for library involvement. In L. L. Hardesty (Ed.), </w:t>
      </w:r>
      <w:r w:rsidRPr="00127044">
        <w:rPr>
          <w:rFonts w:ascii="Times New Roman" w:hAnsi="Times New Roman"/>
          <w:i/>
          <w:noProof/>
          <w:szCs w:val="24"/>
        </w:rPr>
        <w:t xml:space="preserve">The role of the library in the first college year </w:t>
      </w:r>
      <w:r w:rsidRPr="00127044">
        <w:rPr>
          <w:rFonts w:ascii="Times New Roman" w:hAnsi="Times New Roman"/>
          <w:noProof/>
          <w:szCs w:val="24"/>
        </w:rPr>
        <w:t>(pp. 29-47). Columbia, SC: University of South Carolina National Resource Center for The First-Year Experience &amp; Students in Transition.</w:t>
      </w:r>
      <w:bookmarkEnd w:id="393"/>
    </w:p>
    <w:p w:rsidR="00886D37" w:rsidRPr="00127044" w:rsidRDefault="00886D37" w:rsidP="001D34D2">
      <w:pPr>
        <w:spacing w:line="480" w:lineRule="auto"/>
        <w:ind w:left="720" w:hanging="720"/>
        <w:rPr>
          <w:rFonts w:ascii="Times New Roman" w:hAnsi="Times New Roman"/>
          <w:noProof/>
          <w:szCs w:val="24"/>
        </w:rPr>
      </w:pPr>
      <w:bookmarkStart w:id="394" w:name="_ENREF_94"/>
      <w:r w:rsidRPr="00127044">
        <w:rPr>
          <w:rFonts w:ascii="Times New Roman" w:hAnsi="Times New Roman"/>
          <w:noProof/>
          <w:szCs w:val="24"/>
        </w:rPr>
        <w:t xml:space="preserve">Pike, G. R. (2006a). The convergent and discriminant validity of NSSE scalelet scores. </w:t>
      </w:r>
      <w:r w:rsidRPr="00127044">
        <w:rPr>
          <w:rFonts w:ascii="Times New Roman" w:hAnsi="Times New Roman"/>
          <w:i/>
          <w:noProof/>
          <w:szCs w:val="24"/>
        </w:rPr>
        <w:t>Journal of College Student Development, 47</w:t>
      </w:r>
      <w:r w:rsidRPr="00127044">
        <w:rPr>
          <w:rFonts w:ascii="Times New Roman" w:hAnsi="Times New Roman"/>
          <w:noProof/>
          <w:szCs w:val="24"/>
        </w:rPr>
        <w:t>(5), 550-563. doi: doi:10.1353/csd.2006.0061</w:t>
      </w:r>
      <w:bookmarkEnd w:id="394"/>
    </w:p>
    <w:p w:rsidR="00886D37" w:rsidRPr="00127044" w:rsidRDefault="00886D37" w:rsidP="001D34D2">
      <w:pPr>
        <w:spacing w:line="480" w:lineRule="auto"/>
        <w:ind w:left="720" w:hanging="720"/>
        <w:rPr>
          <w:rFonts w:ascii="Times New Roman" w:hAnsi="Times New Roman"/>
          <w:noProof/>
          <w:szCs w:val="24"/>
        </w:rPr>
      </w:pPr>
      <w:bookmarkStart w:id="395" w:name="_ENREF_95"/>
      <w:r w:rsidRPr="00127044">
        <w:rPr>
          <w:rFonts w:ascii="Times New Roman" w:hAnsi="Times New Roman"/>
          <w:noProof/>
          <w:szCs w:val="24"/>
        </w:rPr>
        <w:t xml:space="preserve">Pike, G. R. (2006b). The dependability of NSSE scalelets for college- and department-level assessment. </w:t>
      </w:r>
      <w:r w:rsidRPr="00127044">
        <w:rPr>
          <w:rFonts w:ascii="Times New Roman" w:hAnsi="Times New Roman"/>
          <w:i/>
          <w:noProof/>
          <w:szCs w:val="24"/>
        </w:rPr>
        <w:t>Research in Higher Education, 47</w:t>
      </w:r>
      <w:r w:rsidRPr="00127044">
        <w:rPr>
          <w:rFonts w:ascii="Times New Roman" w:hAnsi="Times New Roman"/>
          <w:noProof/>
          <w:szCs w:val="24"/>
        </w:rPr>
        <w:t>(2), 177-195. doi: 10.1007/s11162-005-8885-3</w:t>
      </w:r>
      <w:bookmarkEnd w:id="395"/>
    </w:p>
    <w:p w:rsidR="00886D37" w:rsidRPr="00127044" w:rsidRDefault="00886D37" w:rsidP="001D34D2">
      <w:pPr>
        <w:spacing w:line="480" w:lineRule="auto"/>
        <w:ind w:left="720" w:hanging="720"/>
        <w:rPr>
          <w:rFonts w:ascii="Times New Roman" w:hAnsi="Times New Roman"/>
          <w:noProof/>
          <w:szCs w:val="24"/>
        </w:rPr>
      </w:pPr>
      <w:bookmarkStart w:id="396" w:name="_ENREF_96"/>
      <w:r w:rsidRPr="00127044">
        <w:rPr>
          <w:rFonts w:ascii="Times New Roman" w:hAnsi="Times New Roman"/>
          <w:noProof/>
          <w:szCs w:val="24"/>
        </w:rPr>
        <w:t xml:space="preserve">Poll, R., &amp; Payne, P. (2006). Impact measures for libraries and information services. </w:t>
      </w:r>
      <w:r w:rsidRPr="00127044">
        <w:rPr>
          <w:rFonts w:ascii="Times New Roman" w:hAnsi="Times New Roman"/>
          <w:i/>
          <w:noProof/>
          <w:szCs w:val="24"/>
        </w:rPr>
        <w:t>Library Hi Tech, 24</w:t>
      </w:r>
      <w:r w:rsidRPr="00127044">
        <w:rPr>
          <w:rFonts w:ascii="Times New Roman" w:hAnsi="Times New Roman"/>
          <w:noProof/>
          <w:szCs w:val="24"/>
        </w:rPr>
        <w:t>(4), 547-562. doi: 10.1108/07378830610715419</w:t>
      </w:r>
      <w:bookmarkEnd w:id="396"/>
    </w:p>
    <w:p w:rsidR="00886D37" w:rsidRPr="00127044" w:rsidRDefault="00886D37" w:rsidP="001D34D2">
      <w:pPr>
        <w:spacing w:line="480" w:lineRule="auto"/>
        <w:ind w:left="720" w:hanging="720"/>
        <w:rPr>
          <w:rFonts w:ascii="Times New Roman" w:hAnsi="Times New Roman"/>
          <w:noProof/>
          <w:szCs w:val="24"/>
        </w:rPr>
      </w:pPr>
      <w:bookmarkStart w:id="397" w:name="_ENREF_97"/>
      <w:r w:rsidRPr="00127044">
        <w:rPr>
          <w:rFonts w:ascii="Times New Roman" w:hAnsi="Times New Roman"/>
          <w:noProof/>
          <w:szCs w:val="24"/>
        </w:rPr>
        <w:lastRenderedPageBreak/>
        <w:t xml:space="preserve">Porter, S. (2006). Institutional structures and student engagement. </w:t>
      </w:r>
      <w:r w:rsidRPr="00127044">
        <w:rPr>
          <w:rFonts w:ascii="Times New Roman" w:hAnsi="Times New Roman"/>
          <w:i/>
          <w:noProof/>
          <w:szCs w:val="24"/>
        </w:rPr>
        <w:t>Research in Higher Education, 47</w:t>
      </w:r>
      <w:r w:rsidRPr="00127044">
        <w:rPr>
          <w:rFonts w:ascii="Times New Roman" w:hAnsi="Times New Roman"/>
          <w:noProof/>
          <w:szCs w:val="24"/>
        </w:rPr>
        <w:t>(5), 521-558. doi: 10.1007/s11162-005-9006-z</w:t>
      </w:r>
      <w:bookmarkEnd w:id="397"/>
    </w:p>
    <w:p w:rsidR="00886D37" w:rsidRPr="00127044" w:rsidRDefault="00886D37" w:rsidP="001D34D2">
      <w:pPr>
        <w:spacing w:line="480" w:lineRule="auto"/>
        <w:ind w:left="720" w:hanging="720"/>
        <w:rPr>
          <w:rFonts w:ascii="Times New Roman" w:hAnsi="Times New Roman"/>
          <w:noProof/>
          <w:szCs w:val="24"/>
        </w:rPr>
      </w:pPr>
      <w:bookmarkStart w:id="398" w:name="_ENREF_98"/>
      <w:r w:rsidRPr="00127044">
        <w:rPr>
          <w:rFonts w:ascii="Times New Roman" w:hAnsi="Times New Roman"/>
          <w:noProof/>
          <w:szCs w:val="24"/>
        </w:rPr>
        <w:t xml:space="preserve">Powell, R. R. (1992). Impact assessment of university libraries: A consideration of issues and research methodologies. </w:t>
      </w:r>
      <w:r w:rsidRPr="00127044">
        <w:rPr>
          <w:rFonts w:ascii="Times New Roman" w:hAnsi="Times New Roman"/>
          <w:i/>
          <w:noProof/>
          <w:szCs w:val="24"/>
        </w:rPr>
        <w:t>Library &amp; Information Science Research, 14</w:t>
      </w:r>
      <w:r w:rsidRPr="00127044">
        <w:rPr>
          <w:rFonts w:ascii="Times New Roman" w:hAnsi="Times New Roman"/>
          <w:noProof/>
          <w:szCs w:val="24"/>
        </w:rPr>
        <w:t xml:space="preserve">, 245-258. </w:t>
      </w:r>
      <w:bookmarkEnd w:id="398"/>
    </w:p>
    <w:p w:rsidR="00886D37" w:rsidRPr="00127044" w:rsidRDefault="00886D37" w:rsidP="001D34D2">
      <w:pPr>
        <w:spacing w:line="480" w:lineRule="auto"/>
        <w:ind w:left="720" w:hanging="720"/>
        <w:rPr>
          <w:rFonts w:ascii="Times New Roman" w:hAnsi="Times New Roman"/>
          <w:noProof/>
          <w:szCs w:val="24"/>
        </w:rPr>
      </w:pPr>
      <w:bookmarkStart w:id="399" w:name="_ENREF_99"/>
      <w:r w:rsidRPr="00127044">
        <w:rPr>
          <w:rFonts w:ascii="Times New Roman" w:hAnsi="Times New Roman"/>
          <w:noProof/>
          <w:szCs w:val="24"/>
        </w:rPr>
        <w:t xml:space="preserve">Powell, R. R. (2006). Evaluation research: An overview. </w:t>
      </w:r>
      <w:r w:rsidRPr="00127044">
        <w:rPr>
          <w:rFonts w:ascii="Times New Roman" w:hAnsi="Times New Roman"/>
          <w:i/>
          <w:noProof/>
          <w:szCs w:val="24"/>
        </w:rPr>
        <w:t>Library Trends, 55</w:t>
      </w:r>
      <w:r w:rsidRPr="00127044">
        <w:rPr>
          <w:rFonts w:ascii="Times New Roman" w:hAnsi="Times New Roman"/>
          <w:noProof/>
          <w:szCs w:val="24"/>
        </w:rPr>
        <w:t>(1), 102-120. doi: 10.1353/lib.2006.0050</w:t>
      </w:r>
      <w:bookmarkEnd w:id="399"/>
    </w:p>
    <w:p w:rsidR="00886D37" w:rsidRPr="00127044" w:rsidRDefault="00886D37" w:rsidP="001D34D2">
      <w:pPr>
        <w:spacing w:line="480" w:lineRule="auto"/>
        <w:ind w:left="720" w:hanging="720"/>
        <w:rPr>
          <w:rFonts w:ascii="Times New Roman" w:hAnsi="Times New Roman"/>
          <w:noProof/>
          <w:szCs w:val="24"/>
        </w:rPr>
      </w:pPr>
      <w:bookmarkStart w:id="400" w:name="_ENREF_100"/>
      <w:r w:rsidRPr="00127044">
        <w:rPr>
          <w:rFonts w:ascii="Times New Roman" w:hAnsi="Times New Roman"/>
          <w:noProof/>
          <w:szCs w:val="24"/>
        </w:rPr>
        <w:t xml:space="preserve">Pritchard, S. M. (1996). Determining quality in academic libraries. </w:t>
      </w:r>
      <w:r w:rsidRPr="00127044">
        <w:rPr>
          <w:rFonts w:ascii="Times New Roman" w:hAnsi="Times New Roman"/>
          <w:i/>
          <w:noProof/>
          <w:szCs w:val="24"/>
        </w:rPr>
        <w:t>Library Trends, 44</w:t>
      </w:r>
      <w:r w:rsidRPr="00127044">
        <w:rPr>
          <w:rFonts w:ascii="Times New Roman" w:hAnsi="Times New Roman"/>
          <w:noProof/>
          <w:szCs w:val="24"/>
        </w:rPr>
        <w:t xml:space="preserve">(3), 572-594. </w:t>
      </w:r>
      <w:bookmarkEnd w:id="400"/>
    </w:p>
    <w:p w:rsidR="00886D37" w:rsidRPr="00127044" w:rsidRDefault="00886D37" w:rsidP="001D34D2">
      <w:pPr>
        <w:spacing w:line="480" w:lineRule="auto"/>
        <w:ind w:left="720" w:hanging="720"/>
        <w:rPr>
          <w:rFonts w:ascii="Times New Roman" w:hAnsi="Times New Roman"/>
          <w:noProof/>
          <w:szCs w:val="24"/>
        </w:rPr>
      </w:pPr>
      <w:bookmarkStart w:id="401" w:name="_ENREF_101"/>
      <w:r w:rsidRPr="00127044">
        <w:rPr>
          <w:rFonts w:ascii="Times New Roman" w:hAnsi="Times New Roman"/>
          <w:noProof/>
          <w:szCs w:val="24"/>
        </w:rPr>
        <w:t xml:space="preserve">Reason, R. D. (2003). Student variables that predict retention: Recent research and new developments. </w:t>
      </w:r>
      <w:r w:rsidRPr="00127044">
        <w:rPr>
          <w:rFonts w:ascii="Times New Roman" w:hAnsi="Times New Roman"/>
          <w:i/>
          <w:noProof/>
          <w:szCs w:val="24"/>
        </w:rPr>
        <w:t>NASPA Journal, 40</w:t>
      </w:r>
      <w:r w:rsidRPr="00127044">
        <w:rPr>
          <w:rFonts w:ascii="Times New Roman" w:hAnsi="Times New Roman"/>
          <w:noProof/>
          <w:szCs w:val="24"/>
        </w:rPr>
        <w:t>(4), 172-191. doi: 10.2202/1949-6605.1286</w:t>
      </w:r>
      <w:bookmarkEnd w:id="401"/>
    </w:p>
    <w:p w:rsidR="00886D37" w:rsidRPr="00127044" w:rsidRDefault="00886D37" w:rsidP="001D34D2">
      <w:pPr>
        <w:spacing w:line="480" w:lineRule="auto"/>
        <w:ind w:left="720" w:hanging="720"/>
        <w:rPr>
          <w:rFonts w:ascii="Times New Roman" w:hAnsi="Times New Roman"/>
          <w:noProof/>
          <w:szCs w:val="24"/>
        </w:rPr>
      </w:pPr>
      <w:bookmarkStart w:id="402" w:name="_ENREF_102"/>
      <w:r w:rsidRPr="00127044">
        <w:rPr>
          <w:rFonts w:ascii="Times New Roman" w:hAnsi="Times New Roman"/>
          <w:noProof/>
          <w:szCs w:val="24"/>
        </w:rPr>
        <w:t xml:space="preserve">Reason, R. D. (2009). An examination of persistence research through the lens of a comprehensive conceptual framework. </w:t>
      </w:r>
      <w:r w:rsidRPr="00127044">
        <w:rPr>
          <w:rFonts w:ascii="Times New Roman" w:hAnsi="Times New Roman"/>
          <w:i/>
          <w:noProof/>
          <w:szCs w:val="24"/>
        </w:rPr>
        <w:t>Journal of College Student Development, 50</w:t>
      </w:r>
      <w:r w:rsidRPr="00127044">
        <w:rPr>
          <w:rFonts w:ascii="Times New Roman" w:hAnsi="Times New Roman"/>
          <w:noProof/>
          <w:szCs w:val="24"/>
        </w:rPr>
        <w:t xml:space="preserve">(6), 659-682. </w:t>
      </w:r>
      <w:bookmarkEnd w:id="402"/>
    </w:p>
    <w:p w:rsidR="00886D37" w:rsidRPr="00127044" w:rsidRDefault="00886D37" w:rsidP="001D34D2">
      <w:pPr>
        <w:spacing w:line="480" w:lineRule="auto"/>
        <w:ind w:left="720" w:hanging="720"/>
        <w:rPr>
          <w:rFonts w:ascii="Times New Roman" w:hAnsi="Times New Roman"/>
          <w:noProof/>
          <w:szCs w:val="24"/>
        </w:rPr>
      </w:pPr>
      <w:bookmarkStart w:id="403" w:name="_ENREF_103"/>
      <w:r w:rsidRPr="00127044">
        <w:rPr>
          <w:rFonts w:ascii="Times New Roman" w:hAnsi="Times New Roman"/>
          <w:noProof/>
          <w:szCs w:val="24"/>
        </w:rPr>
        <w:t xml:space="preserve">Rushing, D., &amp; Poole, D. (2002). The role of the library in student retention. In M. C. Kelly &amp; A. Kross (Eds.), </w:t>
      </w:r>
      <w:r w:rsidRPr="00127044">
        <w:rPr>
          <w:rFonts w:ascii="Times New Roman" w:hAnsi="Times New Roman"/>
          <w:i/>
          <w:noProof/>
          <w:szCs w:val="24"/>
        </w:rPr>
        <w:t>Making the grade: Academic libraries and student success</w:t>
      </w:r>
      <w:r w:rsidRPr="00127044">
        <w:rPr>
          <w:rFonts w:ascii="Times New Roman" w:hAnsi="Times New Roman"/>
          <w:noProof/>
          <w:szCs w:val="24"/>
        </w:rPr>
        <w:t xml:space="preserve"> (pp. 91-102). Chicago: Association of College and Research Libraries.</w:t>
      </w:r>
      <w:bookmarkEnd w:id="403"/>
    </w:p>
    <w:p w:rsidR="00886D37" w:rsidRPr="00127044" w:rsidRDefault="00886D37" w:rsidP="001D34D2">
      <w:pPr>
        <w:spacing w:line="480" w:lineRule="auto"/>
        <w:ind w:left="720" w:hanging="720"/>
        <w:rPr>
          <w:rFonts w:ascii="Times New Roman" w:hAnsi="Times New Roman"/>
          <w:noProof/>
          <w:szCs w:val="24"/>
        </w:rPr>
      </w:pPr>
      <w:bookmarkStart w:id="404" w:name="_ENREF_104"/>
      <w:r w:rsidRPr="00127044">
        <w:rPr>
          <w:rFonts w:ascii="Times New Roman" w:hAnsi="Times New Roman"/>
          <w:noProof/>
          <w:szCs w:val="24"/>
        </w:rPr>
        <w:t xml:space="preserve">Ryan, J. F. (2004). The relationship between institutional expenditures and degree attainment at baccalaureate colleges. </w:t>
      </w:r>
      <w:r w:rsidRPr="00127044">
        <w:rPr>
          <w:rFonts w:ascii="Times New Roman" w:hAnsi="Times New Roman"/>
          <w:i/>
          <w:noProof/>
          <w:szCs w:val="24"/>
        </w:rPr>
        <w:t>Research in Higher Education, 45</w:t>
      </w:r>
      <w:r w:rsidRPr="00127044">
        <w:rPr>
          <w:rFonts w:ascii="Times New Roman" w:hAnsi="Times New Roman"/>
          <w:noProof/>
          <w:szCs w:val="24"/>
        </w:rPr>
        <w:t>(2), 97-114. doi: 10.1023/B:RIHE.0000015691.02545.61</w:t>
      </w:r>
      <w:bookmarkEnd w:id="404"/>
    </w:p>
    <w:p w:rsidR="00886D37" w:rsidRPr="00127044" w:rsidRDefault="00886D37" w:rsidP="001D34D2">
      <w:pPr>
        <w:spacing w:line="480" w:lineRule="auto"/>
        <w:ind w:left="720" w:hanging="720"/>
        <w:rPr>
          <w:rFonts w:ascii="Times New Roman" w:hAnsi="Times New Roman"/>
          <w:noProof/>
          <w:szCs w:val="24"/>
        </w:rPr>
      </w:pPr>
      <w:bookmarkStart w:id="405" w:name="_ENREF_105"/>
      <w:r w:rsidRPr="00127044">
        <w:rPr>
          <w:rFonts w:ascii="Times New Roman" w:hAnsi="Times New Roman"/>
          <w:noProof/>
          <w:szCs w:val="24"/>
        </w:rPr>
        <w:t xml:space="preserve">Saracevic, T., &amp; Kantor, P. B. (1997a). Studying the value of library and information services. Part I. Establishing a theoretical framework. </w:t>
      </w:r>
      <w:r w:rsidRPr="00127044">
        <w:rPr>
          <w:rFonts w:ascii="Times New Roman" w:hAnsi="Times New Roman"/>
          <w:i/>
          <w:noProof/>
          <w:szCs w:val="24"/>
        </w:rPr>
        <w:t xml:space="preserve">Journal of the American </w:t>
      </w:r>
      <w:r w:rsidRPr="00127044">
        <w:rPr>
          <w:rFonts w:ascii="Times New Roman" w:hAnsi="Times New Roman"/>
          <w:i/>
          <w:noProof/>
          <w:szCs w:val="24"/>
        </w:rPr>
        <w:lastRenderedPageBreak/>
        <w:t>Society for Information Science, 48</w:t>
      </w:r>
      <w:r w:rsidRPr="00127044">
        <w:rPr>
          <w:rFonts w:ascii="Times New Roman" w:hAnsi="Times New Roman"/>
          <w:noProof/>
          <w:szCs w:val="24"/>
        </w:rPr>
        <w:t>(6), 527-542. doi: 10.1002/(SICI)1097-4571(199706)48:6&lt;527::AID-ASI6&gt;3.0.CO;2-W</w:t>
      </w:r>
      <w:bookmarkEnd w:id="405"/>
    </w:p>
    <w:p w:rsidR="00886D37" w:rsidRPr="00127044" w:rsidRDefault="00886D37" w:rsidP="001D34D2">
      <w:pPr>
        <w:spacing w:line="480" w:lineRule="auto"/>
        <w:ind w:left="720" w:hanging="720"/>
        <w:rPr>
          <w:rFonts w:ascii="Times New Roman" w:hAnsi="Times New Roman"/>
          <w:noProof/>
          <w:szCs w:val="24"/>
        </w:rPr>
      </w:pPr>
      <w:bookmarkStart w:id="406" w:name="_ENREF_106"/>
      <w:r w:rsidRPr="00127044">
        <w:rPr>
          <w:rFonts w:ascii="Times New Roman" w:hAnsi="Times New Roman"/>
          <w:noProof/>
          <w:szCs w:val="24"/>
        </w:rPr>
        <w:t xml:space="preserve">Saracevic, T., &amp; Kantor, P. B. (1997b). Studying the value of library and information services. Part II. Methodology and taxonomy. </w:t>
      </w:r>
      <w:r w:rsidRPr="00127044">
        <w:rPr>
          <w:rFonts w:ascii="Times New Roman" w:hAnsi="Times New Roman"/>
          <w:i/>
          <w:noProof/>
          <w:szCs w:val="24"/>
        </w:rPr>
        <w:t>Journal of the American Society for Information Science, 48</w:t>
      </w:r>
      <w:r w:rsidRPr="00127044">
        <w:rPr>
          <w:rFonts w:ascii="Times New Roman" w:hAnsi="Times New Roman"/>
          <w:noProof/>
          <w:szCs w:val="24"/>
        </w:rPr>
        <w:t>(6), 543-563. doi: 10.1002/(SICI)1097-4571(199706)48:6&lt;543::AID-ASI7&gt;3.0.CO;2-U</w:t>
      </w:r>
      <w:bookmarkEnd w:id="406"/>
    </w:p>
    <w:p w:rsidR="00886D37" w:rsidRPr="00127044" w:rsidRDefault="00886D37" w:rsidP="001D34D2">
      <w:pPr>
        <w:spacing w:line="480" w:lineRule="auto"/>
        <w:ind w:left="720" w:hanging="720"/>
        <w:rPr>
          <w:rFonts w:ascii="Times New Roman" w:hAnsi="Times New Roman"/>
          <w:noProof/>
          <w:szCs w:val="24"/>
        </w:rPr>
      </w:pPr>
      <w:bookmarkStart w:id="407" w:name="_ENREF_107"/>
      <w:r w:rsidRPr="00127044">
        <w:rPr>
          <w:rFonts w:ascii="Times New Roman" w:hAnsi="Times New Roman"/>
          <w:noProof/>
          <w:szCs w:val="24"/>
        </w:rPr>
        <w:t>Shavelson, R. J. (2010). Measuring college learning responsibly : Accountability in a new era</w:t>
      </w:r>
      <w:r w:rsidRPr="00127044">
        <w:rPr>
          <w:rFonts w:ascii="Times New Roman" w:hAnsi="Times New Roman"/>
          <w:i/>
          <w:noProof/>
          <w:szCs w:val="24"/>
        </w:rPr>
        <w:t xml:space="preserve"> </w:t>
      </w:r>
      <w:r w:rsidRPr="00127044">
        <w:rPr>
          <w:rFonts w:ascii="Times New Roman" w:hAnsi="Times New Roman"/>
          <w:noProof/>
          <w:szCs w:val="24"/>
        </w:rPr>
        <w:t xml:space="preserve">  Retrieved from </w:t>
      </w:r>
      <w:hyperlink r:id="rId84" w:history="1">
        <w:r w:rsidRPr="00127044">
          <w:rPr>
            <w:rStyle w:val="Hyperlink"/>
            <w:rFonts w:ascii="Times New Roman" w:hAnsi="Times New Roman"/>
            <w:noProof/>
            <w:szCs w:val="24"/>
          </w:rPr>
          <w:t>http://bvbr.bib-bvb.de:8991/F?func=service&amp;doc_library=BVB01&amp;doc_number=018900029&amp;line_number=0001&amp;func_code=DB_RECORDS&amp;service_type=MEDIA</w:t>
        </w:r>
      </w:hyperlink>
      <w:r w:rsidRPr="00127044">
        <w:rPr>
          <w:rFonts w:ascii="Times New Roman" w:hAnsi="Times New Roman"/>
          <w:noProof/>
          <w:szCs w:val="24"/>
        </w:rPr>
        <w:t xml:space="preserve"> </w:t>
      </w:r>
      <w:bookmarkEnd w:id="407"/>
    </w:p>
    <w:p w:rsidR="00886D37" w:rsidRPr="00127044" w:rsidRDefault="00886D37" w:rsidP="001D34D2">
      <w:pPr>
        <w:spacing w:line="480" w:lineRule="auto"/>
        <w:ind w:left="720" w:hanging="720"/>
        <w:rPr>
          <w:rFonts w:ascii="Times New Roman" w:hAnsi="Times New Roman"/>
          <w:noProof/>
          <w:szCs w:val="24"/>
        </w:rPr>
      </w:pPr>
      <w:bookmarkStart w:id="408" w:name="_ENREF_108"/>
      <w:r w:rsidRPr="00127044">
        <w:rPr>
          <w:rFonts w:ascii="Times New Roman" w:hAnsi="Times New Roman"/>
          <w:noProof/>
          <w:szCs w:val="24"/>
        </w:rPr>
        <w:t xml:space="preserve">Simmons-Welburn, J., Donovan, G., &amp; Bender, L. (2008). Transforming the library: The case for libraries to end incremental measures and solve problems for their campuses now. </w:t>
      </w:r>
      <w:r w:rsidRPr="00127044">
        <w:rPr>
          <w:rFonts w:ascii="Times New Roman" w:hAnsi="Times New Roman"/>
          <w:i/>
          <w:noProof/>
          <w:szCs w:val="24"/>
        </w:rPr>
        <w:t>Library Administration &amp; Management, 22</w:t>
      </w:r>
      <w:r w:rsidRPr="00127044">
        <w:rPr>
          <w:rFonts w:ascii="Times New Roman" w:hAnsi="Times New Roman"/>
          <w:noProof/>
          <w:szCs w:val="24"/>
        </w:rPr>
        <w:t xml:space="preserve">(3), 130-134. </w:t>
      </w:r>
      <w:bookmarkEnd w:id="408"/>
    </w:p>
    <w:p w:rsidR="00886D37" w:rsidRPr="00127044" w:rsidRDefault="00886D37" w:rsidP="001D34D2">
      <w:pPr>
        <w:spacing w:line="480" w:lineRule="auto"/>
        <w:ind w:left="720" w:hanging="720"/>
        <w:rPr>
          <w:rFonts w:ascii="Times New Roman" w:hAnsi="Times New Roman"/>
          <w:noProof/>
          <w:szCs w:val="24"/>
        </w:rPr>
      </w:pPr>
      <w:bookmarkStart w:id="409" w:name="_ENREF_109"/>
      <w:r w:rsidRPr="00127044">
        <w:rPr>
          <w:rFonts w:ascii="Times New Roman" w:hAnsi="Times New Roman"/>
          <w:noProof/>
          <w:szCs w:val="24"/>
        </w:rPr>
        <w:t xml:space="preserve">Smith, K. R. (2001). New roles and responsibilities for the university library: Advancing student learning through outcomes assessment. </w:t>
      </w:r>
      <w:r w:rsidRPr="00127044">
        <w:rPr>
          <w:rFonts w:ascii="Times New Roman" w:hAnsi="Times New Roman"/>
          <w:i/>
          <w:noProof/>
          <w:szCs w:val="24"/>
        </w:rPr>
        <w:t>Journal of Library Administration, 35</w:t>
      </w:r>
      <w:r w:rsidRPr="00127044">
        <w:rPr>
          <w:rFonts w:ascii="Times New Roman" w:hAnsi="Times New Roman"/>
          <w:noProof/>
          <w:szCs w:val="24"/>
        </w:rPr>
        <w:t xml:space="preserve">(4), 29-36. </w:t>
      </w:r>
      <w:bookmarkEnd w:id="409"/>
    </w:p>
    <w:p w:rsidR="00886D37" w:rsidRPr="00127044" w:rsidRDefault="00886D37" w:rsidP="001D34D2">
      <w:pPr>
        <w:spacing w:line="480" w:lineRule="auto"/>
        <w:ind w:left="720" w:hanging="720"/>
        <w:rPr>
          <w:rFonts w:ascii="Times New Roman" w:hAnsi="Times New Roman"/>
          <w:noProof/>
          <w:szCs w:val="24"/>
        </w:rPr>
      </w:pPr>
      <w:bookmarkStart w:id="410" w:name="_ENREF_110"/>
      <w:r w:rsidRPr="00127044">
        <w:rPr>
          <w:rFonts w:ascii="Times New Roman" w:hAnsi="Times New Roman"/>
          <w:noProof/>
          <w:szCs w:val="24"/>
        </w:rPr>
        <w:t xml:space="preserve">Snelson, P. (2006). Communicating the value of academic libraries. </w:t>
      </w:r>
      <w:r w:rsidRPr="00127044">
        <w:rPr>
          <w:rFonts w:ascii="Times New Roman" w:hAnsi="Times New Roman"/>
          <w:i/>
          <w:noProof/>
          <w:szCs w:val="24"/>
        </w:rPr>
        <w:t>College &amp; Research Libraries News, 67</w:t>
      </w:r>
      <w:r w:rsidRPr="00127044">
        <w:rPr>
          <w:rFonts w:ascii="Times New Roman" w:hAnsi="Times New Roman"/>
          <w:noProof/>
          <w:szCs w:val="24"/>
        </w:rPr>
        <w:t xml:space="preserve">(8), 490-492. </w:t>
      </w:r>
      <w:bookmarkEnd w:id="410"/>
    </w:p>
    <w:p w:rsidR="00886D37" w:rsidRPr="00127044" w:rsidRDefault="00886D37" w:rsidP="001D34D2">
      <w:pPr>
        <w:spacing w:line="480" w:lineRule="auto"/>
        <w:ind w:left="720" w:hanging="720"/>
        <w:rPr>
          <w:rFonts w:ascii="Times New Roman" w:hAnsi="Times New Roman"/>
          <w:noProof/>
          <w:szCs w:val="24"/>
        </w:rPr>
      </w:pPr>
      <w:bookmarkStart w:id="411" w:name="_ENREF_111"/>
      <w:r w:rsidRPr="00127044">
        <w:rPr>
          <w:rFonts w:ascii="Times New Roman" w:hAnsi="Times New Roman"/>
          <w:noProof/>
          <w:szCs w:val="24"/>
        </w:rPr>
        <w:t xml:space="preserve">Spellings, M. (2006). A test of leadership: Charting the future of U.S. Higher education  Retrieved Sept. 29, 2009, from </w:t>
      </w:r>
      <w:hyperlink r:id="rId85" w:history="1">
        <w:r w:rsidRPr="00127044">
          <w:rPr>
            <w:rStyle w:val="Hyperlink"/>
            <w:rFonts w:ascii="Times New Roman" w:hAnsi="Times New Roman"/>
            <w:noProof/>
            <w:szCs w:val="24"/>
          </w:rPr>
          <w:t>http://purl.access.gpo.gov/GPO/LPS74643</w:t>
        </w:r>
        <w:bookmarkEnd w:id="411"/>
      </w:hyperlink>
    </w:p>
    <w:p w:rsidR="00886D37" w:rsidRPr="00127044" w:rsidRDefault="00886D37" w:rsidP="001D34D2">
      <w:pPr>
        <w:spacing w:line="480" w:lineRule="auto"/>
        <w:ind w:left="720" w:hanging="720"/>
        <w:rPr>
          <w:rFonts w:ascii="Times New Roman" w:hAnsi="Times New Roman"/>
          <w:noProof/>
          <w:szCs w:val="24"/>
        </w:rPr>
      </w:pPr>
      <w:bookmarkStart w:id="412" w:name="_ENREF_112"/>
      <w:r w:rsidRPr="00127044">
        <w:rPr>
          <w:rFonts w:ascii="Times New Roman" w:hAnsi="Times New Roman"/>
          <w:noProof/>
          <w:szCs w:val="24"/>
        </w:rPr>
        <w:t xml:space="preserve">Strouse, R. (2003). Demonstrating value and return on investment: The ongoing imperative-assessing your library's value statement. </w:t>
      </w:r>
      <w:r w:rsidRPr="00127044">
        <w:rPr>
          <w:rFonts w:ascii="Times New Roman" w:hAnsi="Times New Roman"/>
          <w:i/>
          <w:noProof/>
          <w:szCs w:val="24"/>
        </w:rPr>
        <w:t>Information Outlook</w:t>
      </w:r>
      <w:r w:rsidRPr="00127044">
        <w:rPr>
          <w:rFonts w:ascii="Times New Roman" w:hAnsi="Times New Roman"/>
          <w:noProof/>
          <w:szCs w:val="24"/>
        </w:rPr>
        <w:t xml:space="preserve">, 14-19. </w:t>
      </w:r>
      <w:bookmarkEnd w:id="412"/>
    </w:p>
    <w:p w:rsidR="00886D37" w:rsidRPr="00127044" w:rsidRDefault="00886D37" w:rsidP="001D34D2">
      <w:pPr>
        <w:spacing w:line="480" w:lineRule="auto"/>
        <w:ind w:left="720" w:hanging="720"/>
        <w:rPr>
          <w:rFonts w:ascii="Times New Roman" w:hAnsi="Times New Roman"/>
          <w:noProof/>
          <w:szCs w:val="24"/>
        </w:rPr>
      </w:pPr>
      <w:bookmarkStart w:id="413" w:name="_ENREF_113"/>
      <w:r w:rsidRPr="00127044">
        <w:rPr>
          <w:rFonts w:ascii="Times New Roman" w:hAnsi="Times New Roman"/>
          <w:noProof/>
          <w:szCs w:val="24"/>
        </w:rPr>
        <w:lastRenderedPageBreak/>
        <w:t xml:space="preserve">Swerdzewski, P., Miller, B. J., &amp; Mitchell, R. (2007). </w:t>
      </w:r>
      <w:r w:rsidRPr="00127044">
        <w:rPr>
          <w:rFonts w:ascii="Times New Roman" w:hAnsi="Times New Roman"/>
          <w:i/>
          <w:noProof/>
          <w:szCs w:val="24"/>
        </w:rPr>
        <w:t xml:space="preserve">Investigating the validity of the National Survey of Student Engagement </w:t>
      </w:r>
      <w:r w:rsidRPr="00127044">
        <w:rPr>
          <w:rFonts w:ascii="Times New Roman" w:hAnsi="Times New Roman"/>
          <w:noProof/>
          <w:szCs w:val="24"/>
        </w:rPr>
        <w:t xml:space="preserve">Paper presented at the Northeastern Educational Research Association, Rocky Hill, CT. </w:t>
      </w:r>
      <w:bookmarkEnd w:id="413"/>
    </w:p>
    <w:p w:rsidR="00886D37" w:rsidRPr="00127044" w:rsidRDefault="00886D37" w:rsidP="001D34D2">
      <w:pPr>
        <w:spacing w:line="480" w:lineRule="auto"/>
        <w:ind w:left="720" w:hanging="720"/>
        <w:rPr>
          <w:rFonts w:ascii="Times New Roman" w:hAnsi="Times New Roman"/>
          <w:noProof/>
          <w:szCs w:val="24"/>
        </w:rPr>
      </w:pPr>
      <w:bookmarkStart w:id="414" w:name="_ENREF_114"/>
      <w:r w:rsidRPr="00127044">
        <w:rPr>
          <w:rFonts w:ascii="Times New Roman" w:hAnsi="Times New Roman"/>
          <w:noProof/>
          <w:szCs w:val="24"/>
        </w:rPr>
        <w:t xml:space="preserve">Terenzini, P., &amp; Reason, R. (2005). </w:t>
      </w:r>
      <w:r w:rsidRPr="00127044">
        <w:rPr>
          <w:rFonts w:ascii="Times New Roman" w:hAnsi="Times New Roman"/>
          <w:i/>
          <w:noProof/>
          <w:szCs w:val="24"/>
        </w:rPr>
        <w:t>Parsing the first year of college: A conceptual framework for studying college impacts</w:t>
      </w:r>
      <w:r w:rsidRPr="00127044">
        <w:rPr>
          <w:rFonts w:ascii="Times New Roman" w:hAnsi="Times New Roman"/>
          <w:noProof/>
          <w:szCs w:val="24"/>
        </w:rPr>
        <w:t xml:space="preserve">. Paper presented at the Annual Conference of the Association for the Study of Higher Education, Philadelphia, PA. </w:t>
      </w:r>
      <w:bookmarkEnd w:id="414"/>
    </w:p>
    <w:p w:rsidR="00886D37" w:rsidRPr="00127044" w:rsidRDefault="00886D37" w:rsidP="001D34D2">
      <w:pPr>
        <w:spacing w:line="480" w:lineRule="auto"/>
        <w:ind w:left="720" w:hanging="720"/>
        <w:rPr>
          <w:rFonts w:ascii="Times New Roman" w:hAnsi="Times New Roman"/>
          <w:noProof/>
          <w:szCs w:val="24"/>
        </w:rPr>
      </w:pPr>
      <w:bookmarkStart w:id="415" w:name="_ENREF_115"/>
      <w:r w:rsidRPr="00127044">
        <w:rPr>
          <w:rFonts w:ascii="Times New Roman" w:hAnsi="Times New Roman"/>
          <w:noProof/>
          <w:szCs w:val="24"/>
        </w:rPr>
        <w:t xml:space="preserve">Tinto, V. (1975). Dropout from higher education: A theoretical synthesis of recent research. </w:t>
      </w:r>
      <w:r w:rsidRPr="00127044">
        <w:rPr>
          <w:rFonts w:ascii="Times New Roman" w:hAnsi="Times New Roman"/>
          <w:i/>
          <w:noProof/>
          <w:szCs w:val="24"/>
        </w:rPr>
        <w:t>Review of Educational Research, 45</w:t>
      </w:r>
      <w:r w:rsidRPr="00127044">
        <w:rPr>
          <w:rFonts w:ascii="Times New Roman" w:hAnsi="Times New Roman"/>
          <w:noProof/>
          <w:szCs w:val="24"/>
        </w:rPr>
        <w:t>(1), 89-125. doi: 10.3102/00346543045001089</w:t>
      </w:r>
      <w:bookmarkEnd w:id="415"/>
    </w:p>
    <w:p w:rsidR="00886D37" w:rsidRPr="00127044" w:rsidRDefault="00886D37" w:rsidP="001D34D2">
      <w:pPr>
        <w:spacing w:line="480" w:lineRule="auto"/>
        <w:ind w:left="720" w:hanging="720"/>
        <w:rPr>
          <w:rFonts w:ascii="Times New Roman" w:hAnsi="Times New Roman"/>
          <w:noProof/>
          <w:szCs w:val="24"/>
        </w:rPr>
      </w:pPr>
      <w:bookmarkStart w:id="416" w:name="_ENREF_116"/>
      <w:r w:rsidRPr="00127044">
        <w:rPr>
          <w:rFonts w:ascii="Times New Roman" w:hAnsi="Times New Roman"/>
          <w:noProof/>
          <w:szCs w:val="24"/>
        </w:rPr>
        <w:t xml:space="preserve">Tinto, V. (1987). </w:t>
      </w:r>
      <w:r w:rsidRPr="00127044">
        <w:rPr>
          <w:rFonts w:ascii="Times New Roman" w:hAnsi="Times New Roman"/>
          <w:i/>
          <w:noProof/>
          <w:szCs w:val="24"/>
        </w:rPr>
        <w:t>Leaving college: Rethinking the causes and cures of student attrition</w:t>
      </w:r>
      <w:r w:rsidRPr="00127044">
        <w:rPr>
          <w:rFonts w:ascii="Times New Roman" w:hAnsi="Times New Roman"/>
          <w:noProof/>
          <w:szCs w:val="24"/>
        </w:rPr>
        <w:t>. Chicago: University of Chicago Press.</w:t>
      </w:r>
      <w:bookmarkEnd w:id="416"/>
    </w:p>
    <w:p w:rsidR="00886D37" w:rsidRPr="00127044" w:rsidRDefault="00886D37" w:rsidP="001D34D2">
      <w:pPr>
        <w:spacing w:line="480" w:lineRule="auto"/>
        <w:ind w:left="720" w:hanging="720"/>
        <w:rPr>
          <w:rFonts w:ascii="Times New Roman" w:hAnsi="Times New Roman"/>
          <w:noProof/>
          <w:szCs w:val="24"/>
        </w:rPr>
      </w:pPr>
      <w:bookmarkStart w:id="417" w:name="_ENREF_117"/>
      <w:r w:rsidRPr="00127044">
        <w:rPr>
          <w:rFonts w:ascii="Times New Roman" w:hAnsi="Times New Roman"/>
          <w:noProof/>
          <w:szCs w:val="24"/>
        </w:rPr>
        <w:t xml:space="preserve">Tinto, V. (1993). </w:t>
      </w:r>
      <w:r w:rsidRPr="00127044">
        <w:rPr>
          <w:rFonts w:ascii="Times New Roman" w:hAnsi="Times New Roman"/>
          <w:i/>
          <w:noProof/>
          <w:szCs w:val="24"/>
        </w:rPr>
        <w:t>Leaving college: Rethinking the causes and cures of student attrition</w:t>
      </w:r>
      <w:r w:rsidRPr="00127044">
        <w:rPr>
          <w:rFonts w:ascii="Times New Roman" w:hAnsi="Times New Roman"/>
          <w:noProof/>
          <w:szCs w:val="24"/>
        </w:rPr>
        <w:t xml:space="preserve"> (2nd ed.). Chicago; London: University of Chicago Press.</w:t>
      </w:r>
      <w:bookmarkEnd w:id="417"/>
    </w:p>
    <w:p w:rsidR="00886D37" w:rsidRPr="00127044" w:rsidRDefault="00886D37" w:rsidP="001D34D2">
      <w:pPr>
        <w:spacing w:line="480" w:lineRule="auto"/>
        <w:ind w:left="720" w:hanging="720"/>
        <w:rPr>
          <w:rFonts w:ascii="Times New Roman" w:hAnsi="Times New Roman"/>
          <w:noProof/>
          <w:szCs w:val="24"/>
        </w:rPr>
      </w:pPr>
      <w:bookmarkStart w:id="418" w:name="_ENREF_118"/>
      <w:r w:rsidRPr="00127044">
        <w:rPr>
          <w:rFonts w:ascii="Times New Roman" w:hAnsi="Times New Roman"/>
          <w:noProof/>
          <w:szCs w:val="24"/>
        </w:rPr>
        <w:t xml:space="preserve">Tinto, V. (2006-2007). Research and practice of student retention: What next? </w:t>
      </w:r>
      <w:r w:rsidRPr="00127044">
        <w:rPr>
          <w:rFonts w:ascii="Times New Roman" w:hAnsi="Times New Roman"/>
          <w:i/>
          <w:noProof/>
          <w:szCs w:val="24"/>
        </w:rPr>
        <w:t>Journal of College Student Retention: Research, Theory &amp; Practice, 8</w:t>
      </w:r>
      <w:r w:rsidRPr="00127044">
        <w:rPr>
          <w:rFonts w:ascii="Times New Roman" w:hAnsi="Times New Roman"/>
          <w:noProof/>
          <w:szCs w:val="24"/>
        </w:rPr>
        <w:t xml:space="preserve">(1), 1-19. </w:t>
      </w:r>
      <w:bookmarkEnd w:id="418"/>
    </w:p>
    <w:p w:rsidR="00886D37" w:rsidRPr="00127044" w:rsidRDefault="00886D37" w:rsidP="001D34D2">
      <w:pPr>
        <w:spacing w:line="480" w:lineRule="auto"/>
        <w:ind w:left="720" w:hanging="720"/>
        <w:rPr>
          <w:rFonts w:ascii="Times New Roman" w:hAnsi="Times New Roman"/>
          <w:noProof/>
          <w:szCs w:val="24"/>
        </w:rPr>
      </w:pPr>
      <w:bookmarkStart w:id="419" w:name="_ENREF_119"/>
      <w:r w:rsidRPr="00127044">
        <w:rPr>
          <w:rFonts w:ascii="Times New Roman" w:hAnsi="Times New Roman"/>
          <w:noProof/>
          <w:szCs w:val="24"/>
        </w:rPr>
        <w:t xml:space="preserve">Urquhart, C. (2004). How do I measure the impact of my service? In A. Booth &amp; A. Brice (Eds.), </w:t>
      </w:r>
      <w:r w:rsidRPr="00127044">
        <w:rPr>
          <w:rFonts w:ascii="Times New Roman" w:hAnsi="Times New Roman"/>
          <w:i/>
          <w:noProof/>
          <w:szCs w:val="24"/>
        </w:rPr>
        <w:t>Evidence-based practice for information professionals : A handbook</w:t>
      </w:r>
      <w:r w:rsidRPr="00127044">
        <w:rPr>
          <w:rFonts w:ascii="Times New Roman" w:hAnsi="Times New Roman"/>
          <w:noProof/>
          <w:szCs w:val="24"/>
        </w:rPr>
        <w:t xml:space="preserve"> (pp. 210-222). London: Facet.</w:t>
      </w:r>
      <w:bookmarkEnd w:id="419"/>
    </w:p>
    <w:p w:rsidR="00886D37" w:rsidRPr="00127044" w:rsidRDefault="00886D37" w:rsidP="001D34D2">
      <w:pPr>
        <w:spacing w:line="480" w:lineRule="auto"/>
        <w:ind w:left="720" w:hanging="720"/>
        <w:rPr>
          <w:rFonts w:ascii="Times New Roman" w:hAnsi="Times New Roman"/>
          <w:noProof/>
          <w:szCs w:val="24"/>
        </w:rPr>
      </w:pPr>
      <w:bookmarkStart w:id="420" w:name="_ENREF_120"/>
      <w:r w:rsidRPr="00127044">
        <w:rPr>
          <w:rFonts w:ascii="Times New Roman" w:hAnsi="Times New Roman"/>
          <w:noProof/>
          <w:szCs w:val="24"/>
        </w:rPr>
        <w:t xml:space="preserve">Whitehall, T. (1995). Value in library and information management: A review. </w:t>
      </w:r>
      <w:r w:rsidRPr="00127044">
        <w:rPr>
          <w:rFonts w:ascii="Times New Roman" w:hAnsi="Times New Roman"/>
          <w:i/>
          <w:noProof/>
          <w:szCs w:val="24"/>
        </w:rPr>
        <w:t>Library Management, 16</w:t>
      </w:r>
      <w:r w:rsidRPr="00127044">
        <w:rPr>
          <w:rFonts w:ascii="Times New Roman" w:hAnsi="Times New Roman"/>
          <w:noProof/>
          <w:szCs w:val="24"/>
        </w:rPr>
        <w:t xml:space="preserve">(4), 3. </w:t>
      </w:r>
      <w:bookmarkEnd w:id="420"/>
    </w:p>
    <w:p w:rsidR="00886D37" w:rsidRPr="00127044" w:rsidRDefault="00886D37" w:rsidP="001D34D2">
      <w:pPr>
        <w:spacing w:line="480" w:lineRule="auto"/>
        <w:ind w:left="720" w:hanging="720"/>
        <w:rPr>
          <w:rFonts w:ascii="Times New Roman" w:hAnsi="Times New Roman"/>
          <w:noProof/>
          <w:szCs w:val="24"/>
        </w:rPr>
      </w:pPr>
      <w:bookmarkStart w:id="421" w:name="_ENREF_121"/>
      <w:r w:rsidRPr="00127044">
        <w:rPr>
          <w:rFonts w:ascii="Times New Roman" w:hAnsi="Times New Roman"/>
          <w:noProof/>
          <w:szCs w:val="24"/>
        </w:rPr>
        <w:lastRenderedPageBreak/>
        <w:t xml:space="preserve">Whitmire, E. (1998). Development of critical thinking skills: An analysis of academic library experiences and other measures. </w:t>
      </w:r>
      <w:r w:rsidRPr="00127044">
        <w:rPr>
          <w:rFonts w:ascii="Times New Roman" w:hAnsi="Times New Roman"/>
          <w:i/>
          <w:noProof/>
          <w:szCs w:val="24"/>
        </w:rPr>
        <w:t>College &amp; Research Libraries, 59</w:t>
      </w:r>
      <w:r w:rsidRPr="00127044">
        <w:rPr>
          <w:rFonts w:ascii="Times New Roman" w:hAnsi="Times New Roman"/>
          <w:noProof/>
          <w:szCs w:val="24"/>
        </w:rPr>
        <w:t xml:space="preserve">(3), 266-273. </w:t>
      </w:r>
      <w:bookmarkEnd w:id="421"/>
    </w:p>
    <w:p w:rsidR="00886D37" w:rsidRPr="00127044" w:rsidRDefault="00886D37" w:rsidP="001D34D2">
      <w:pPr>
        <w:spacing w:line="480" w:lineRule="auto"/>
        <w:ind w:left="720" w:hanging="720"/>
        <w:rPr>
          <w:rFonts w:ascii="Times New Roman" w:hAnsi="Times New Roman"/>
          <w:noProof/>
          <w:szCs w:val="24"/>
        </w:rPr>
      </w:pPr>
      <w:bookmarkStart w:id="422" w:name="_ENREF_122"/>
      <w:r w:rsidRPr="00127044">
        <w:rPr>
          <w:rFonts w:ascii="Times New Roman" w:hAnsi="Times New Roman"/>
          <w:noProof/>
          <w:szCs w:val="24"/>
        </w:rPr>
        <w:t xml:space="preserve">Whitmire, E. (2002). Academic library performance measures and undergraduates' library use and educational outcomes. </w:t>
      </w:r>
      <w:r w:rsidRPr="00127044">
        <w:rPr>
          <w:rFonts w:ascii="Times New Roman" w:hAnsi="Times New Roman"/>
          <w:i/>
          <w:noProof/>
          <w:szCs w:val="24"/>
        </w:rPr>
        <w:t>Library &amp; Information Science Research, 24</w:t>
      </w:r>
      <w:r w:rsidRPr="00127044">
        <w:rPr>
          <w:rFonts w:ascii="Times New Roman" w:hAnsi="Times New Roman"/>
          <w:noProof/>
          <w:szCs w:val="24"/>
        </w:rPr>
        <w:t>(2), 107-128. doi: 10.1016/S0740-8188(02)00108-1</w:t>
      </w:r>
      <w:bookmarkEnd w:id="422"/>
    </w:p>
    <w:p w:rsidR="00886D37" w:rsidRPr="00127044" w:rsidRDefault="00886D37" w:rsidP="001D34D2">
      <w:pPr>
        <w:spacing w:line="480" w:lineRule="auto"/>
        <w:ind w:left="720" w:hanging="720"/>
        <w:rPr>
          <w:rFonts w:ascii="Times New Roman" w:hAnsi="Times New Roman"/>
          <w:noProof/>
          <w:szCs w:val="24"/>
        </w:rPr>
      </w:pPr>
      <w:bookmarkStart w:id="423" w:name="_ENREF_123"/>
      <w:r w:rsidRPr="00127044">
        <w:rPr>
          <w:rFonts w:ascii="Times New Roman" w:hAnsi="Times New Roman"/>
          <w:noProof/>
          <w:szCs w:val="24"/>
        </w:rPr>
        <w:t xml:space="preserve">Wilder, S. (1990). Library jobs and student retention. </w:t>
      </w:r>
      <w:r w:rsidRPr="00127044">
        <w:rPr>
          <w:rFonts w:ascii="Times New Roman" w:hAnsi="Times New Roman"/>
          <w:i/>
          <w:noProof/>
          <w:szCs w:val="24"/>
        </w:rPr>
        <w:t>College &amp; Research Libraries News, 51</w:t>
      </w:r>
      <w:r w:rsidRPr="00127044">
        <w:rPr>
          <w:rFonts w:ascii="Times New Roman" w:hAnsi="Times New Roman"/>
          <w:noProof/>
          <w:szCs w:val="24"/>
        </w:rPr>
        <w:t xml:space="preserve">(11), 1035-1038. </w:t>
      </w:r>
      <w:bookmarkEnd w:id="423"/>
    </w:p>
    <w:p w:rsidR="00886D37" w:rsidRPr="00127044" w:rsidRDefault="00886D37" w:rsidP="001D34D2">
      <w:pPr>
        <w:spacing w:line="480" w:lineRule="auto"/>
        <w:ind w:left="720" w:hanging="720"/>
        <w:rPr>
          <w:rFonts w:ascii="Times New Roman" w:hAnsi="Times New Roman"/>
          <w:noProof/>
          <w:szCs w:val="24"/>
        </w:rPr>
      </w:pPr>
      <w:bookmarkStart w:id="424" w:name="_ENREF_124"/>
      <w:r w:rsidRPr="00127044">
        <w:rPr>
          <w:rFonts w:ascii="Times New Roman" w:hAnsi="Times New Roman"/>
          <w:noProof/>
          <w:szCs w:val="24"/>
        </w:rPr>
        <w:t xml:space="preserve">Zhong, Y., &amp; Alexander, J. (2007). </w:t>
      </w:r>
      <w:r w:rsidRPr="00127044">
        <w:rPr>
          <w:rFonts w:ascii="Times New Roman" w:hAnsi="Times New Roman"/>
          <w:i/>
          <w:noProof/>
          <w:szCs w:val="24"/>
        </w:rPr>
        <w:t>Academic success: How library services make a difference.</w:t>
      </w:r>
      <w:r w:rsidRPr="00127044">
        <w:rPr>
          <w:rFonts w:ascii="Times New Roman" w:hAnsi="Times New Roman"/>
          <w:noProof/>
          <w:szCs w:val="24"/>
        </w:rPr>
        <w:t xml:space="preserve"> Paper presented at the Sailing into the future: charting our destiny: proceedings of the Thirteenth National Conference of the Association of College and Research Libraries, March 29 - April 1, 2007, Baltimore.</w:t>
      </w:r>
      <w:bookmarkEnd w:id="424"/>
    </w:p>
    <w:p w:rsidR="00886D37" w:rsidRPr="00127044" w:rsidRDefault="00886D37" w:rsidP="00886D37">
      <w:pPr>
        <w:rPr>
          <w:rFonts w:ascii="Times New Roman" w:hAnsi="Times New Roman"/>
          <w:noProof/>
          <w:szCs w:val="24"/>
        </w:rPr>
      </w:pPr>
    </w:p>
    <w:p w:rsidR="00A45597" w:rsidRPr="00127044" w:rsidRDefault="00E6099C" w:rsidP="000F6A0C">
      <w:pPr>
        <w:spacing w:line="480" w:lineRule="auto"/>
        <w:rPr>
          <w:rFonts w:ascii="Times New Roman" w:hAnsi="Times New Roman"/>
        </w:rPr>
      </w:pPr>
      <w:r w:rsidRPr="00127044">
        <w:rPr>
          <w:rFonts w:ascii="Times New Roman" w:hAnsi="Times New Roman"/>
          <w:szCs w:val="24"/>
        </w:rPr>
        <w:fldChar w:fldCharType="end"/>
      </w:r>
    </w:p>
    <w:p w:rsidR="00EE4436" w:rsidRPr="00127044" w:rsidRDefault="00A45597" w:rsidP="000706CE">
      <w:pPr>
        <w:pStyle w:val="Heading1fordissertation"/>
      </w:pPr>
      <w:r w:rsidRPr="00127044">
        <w:br w:type="page"/>
      </w:r>
      <w:bookmarkStart w:id="425" w:name="_Toc357082434"/>
      <w:r w:rsidR="009812FA" w:rsidRPr="00127044">
        <w:lastRenderedPageBreak/>
        <w:t xml:space="preserve">APPENDIX </w:t>
      </w:r>
      <w:r w:rsidR="000B2FE3" w:rsidRPr="00127044">
        <w:t>A</w:t>
      </w:r>
      <w:r w:rsidR="00B221CE" w:rsidRPr="00127044">
        <w:t>:</w:t>
      </w:r>
      <w:bookmarkEnd w:id="425"/>
    </w:p>
    <w:p w:rsidR="00B92EAA" w:rsidRPr="00127044" w:rsidRDefault="00A45597" w:rsidP="000706CE">
      <w:pPr>
        <w:pStyle w:val="Heading1fordissertation"/>
      </w:pPr>
      <w:bookmarkStart w:id="426" w:name="_Toc321485926"/>
      <w:bookmarkStart w:id="427" w:name="_Toc321814909"/>
      <w:bookmarkStart w:id="428" w:name="_Toc322177215"/>
      <w:bookmarkStart w:id="429" w:name="_Toc357082435"/>
      <w:r w:rsidRPr="00127044">
        <w:t>CODEBOOK</w:t>
      </w:r>
      <w:bookmarkEnd w:id="426"/>
      <w:bookmarkEnd w:id="427"/>
      <w:bookmarkEnd w:id="428"/>
      <w:bookmarkEnd w:id="429"/>
    </w:p>
    <w:p w:rsidR="00D83AE3" w:rsidRPr="00127044" w:rsidRDefault="007D00DB" w:rsidP="00E96A63">
      <w:pPr>
        <w:pStyle w:val="TableCaption"/>
      </w:pPr>
      <w:bookmarkStart w:id="430" w:name="_Toc321814506"/>
      <w:r w:rsidRPr="00127044">
        <w:t>Table A1</w:t>
      </w:r>
      <w:r w:rsidR="00D83AE3" w:rsidRPr="00127044">
        <w:t>:</w:t>
      </w:r>
      <w:bookmarkEnd w:id="430"/>
    </w:p>
    <w:p w:rsidR="00D83AE3" w:rsidRPr="00127044" w:rsidRDefault="00D83AE3" w:rsidP="00E96A63">
      <w:pPr>
        <w:pStyle w:val="TableCaption"/>
        <w:rPr>
          <w:i/>
        </w:rPr>
      </w:pPr>
      <w:bookmarkStart w:id="431" w:name="_Toc321814507"/>
      <w:r w:rsidRPr="00127044">
        <w:rPr>
          <w:i/>
        </w:rPr>
        <w:t>Codebook</w:t>
      </w:r>
      <w:bookmarkEnd w:id="4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7"/>
        <w:gridCol w:w="1165"/>
        <w:gridCol w:w="1478"/>
        <w:gridCol w:w="1474"/>
        <w:gridCol w:w="2952"/>
      </w:tblGrid>
      <w:tr w:rsidR="0083521D" w:rsidRPr="00127044">
        <w:trPr>
          <w:trHeight w:val="300"/>
        </w:trPr>
        <w:tc>
          <w:tcPr>
            <w:tcW w:w="1787" w:type="dxa"/>
            <w:tcBorders>
              <w:top w:val="single" w:sz="8" w:space="0" w:color="auto"/>
              <w:bottom w:val="single" w:sz="8" w:space="0" w:color="auto"/>
            </w:tcBorders>
          </w:tcPr>
          <w:p w:rsidR="0083521D" w:rsidRPr="00CE78E2" w:rsidRDefault="0083521D" w:rsidP="000706CE">
            <w:pPr>
              <w:rPr>
                <w:rFonts w:ascii="Times New Roman" w:hAnsi="Times New Roman"/>
                <w:i/>
              </w:rPr>
            </w:pPr>
            <w:r w:rsidRPr="00CE78E2">
              <w:rPr>
                <w:rFonts w:ascii="Times New Roman" w:hAnsi="Times New Roman"/>
                <w:i/>
              </w:rPr>
              <w:t>Name</w:t>
            </w:r>
          </w:p>
        </w:tc>
        <w:tc>
          <w:tcPr>
            <w:tcW w:w="2643" w:type="dxa"/>
            <w:gridSpan w:val="2"/>
            <w:tcBorders>
              <w:top w:val="single" w:sz="8" w:space="0" w:color="auto"/>
              <w:bottom w:val="single" w:sz="8" w:space="0" w:color="auto"/>
            </w:tcBorders>
            <w:noWrap/>
          </w:tcPr>
          <w:p w:rsidR="0083521D" w:rsidRPr="00CE78E2" w:rsidRDefault="0083521D" w:rsidP="000706CE">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bottom w:val="single" w:sz="8" w:space="0" w:color="auto"/>
            </w:tcBorders>
          </w:tcPr>
          <w:p w:rsidR="0083521D" w:rsidRPr="00CE78E2" w:rsidRDefault="0083521D" w:rsidP="000706CE">
            <w:pPr>
              <w:rPr>
                <w:rFonts w:ascii="Times New Roman" w:hAnsi="Times New Roman"/>
                <w:i/>
              </w:rPr>
            </w:pPr>
            <w:r w:rsidRPr="00CE78E2">
              <w:rPr>
                <w:rFonts w:ascii="Times New Roman" w:hAnsi="Times New Roman"/>
                <w:i/>
              </w:rPr>
              <w:t>Label</w:t>
            </w:r>
          </w:p>
        </w:tc>
      </w:tr>
      <w:tr w:rsidR="0083521D" w:rsidRPr="00127044">
        <w:trPr>
          <w:trHeight w:val="300"/>
        </w:trPr>
        <w:tc>
          <w:tcPr>
            <w:tcW w:w="1787" w:type="dxa"/>
            <w:tcBorders>
              <w:top w:val="single" w:sz="8" w:space="0" w:color="auto"/>
              <w:bottom w:val="single" w:sz="8" w:space="0" w:color="auto"/>
            </w:tcBorders>
          </w:tcPr>
          <w:p w:rsidR="0083521D" w:rsidRPr="00127044" w:rsidRDefault="0083521D" w:rsidP="000706CE">
            <w:pPr>
              <w:rPr>
                <w:rFonts w:ascii="Times New Roman" w:hAnsi="Times New Roman"/>
              </w:rPr>
            </w:pPr>
            <w:r w:rsidRPr="00127044">
              <w:rPr>
                <w:rFonts w:ascii="Times New Roman" w:hAnsi="Times New Roman"/>
              </w:rPr>
              <w:t>ID</w:t>
            </w:r>
          </w:p>
        </w:tc>
        <w:tc>
          <w:tcPr>
            <w:tcW w:w="2643" w:type="dxa"/>
            <w:gridSpan w:val="2"/>
            <w:tcBorders>
              <w:top w:val="single" w:sz="8" w:space="0" w:color="auto"/>
              <w:bottom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ID</w:t>
            </w:r>
          </w:p>
        </w:tc>
        <w:tc>
          <w:tcPr>
            <w:tcW w:w="4426" w:type="dxa"/>
            <w:gridSpan w:val="2"/>
            <w:tcBorders>
              <w:top w:val="single" w:sz="8" w:space="0" w:color="auto"/>
              <w:bottom w:val="single" w:sz="8" w:space="0" w:color="auto"/>
            </w:tcBorders>
          </w:tcPr>
          <w:p w:rsidR="0083521D" w:rsidRPr="00127044" w:rsidRDefault="0083521D" w:rsidP="000706CE">
            <w:pPr>
              <w:rPr>
                <w:rFonts w:ascii="Times New Roman" w:hAnsi="Times New Roman"/>
              </w:rPr>
            </w:pPr>
            <w:r w:rsidRPr="00127044">
              <w:rPr>
                <w:rFonts w:ascii="Times New Roman" w:hAnsi="Times New Roman"/>
              </w:rPr>
              <w:t xml:space="preserve">ID = key variable </w:t>
            </w:r>
          </w:p>
        </w:tc>
      </w:tr>
      <w:tr w:rsidR="00DE3F99" w:rsidRPr="00127044">
        <w:trPr>
          <w:trHeight w:val="300"/>
        </w:trPr>
        <w:tc>
          <w:tcPr>
            <w:tcW w:w="8856" w:type="dxa"/>
            <w:gridSpan w:val="5"/>
            <w:tcBorders>
              <w:top w:val="single" w:sz="8" w:space="0" w:color="auto"/>
              <w:bottom w:val="single" w:sz="8" w:space="0" w:color="auto"/>
            </w:tcBorders>
          </w:tcPr>
          <w:p w:rsidR="00DE3F99" w:rsidRPr="00127044" w:rsidRDefault="00DE3F99" w:rsidP="00DE3F99">
            <w:pPr>
              <w:jc w:val="center"/>
              <w:rPr>
                <w:rFonts w:ascii="Times New Roman" w:hAnsi="Times New Roman"/>
                <w:b/>
              </w:rPr>
            </w:pPr>
            <w:r w:rsidRPr="00127044">
              <w:rPr>
                <w:rFonts w:ascii="Times New Roman" w:hAnsi="Times New Roman"/>
                <w:b/>
              </w:rPr>
              <w:t>Library Construct Indicators</w:t>
            </w:r>
          </w:p>
        </w:tc>
      </w:tr>
      <w:tr w:rsidR="007B088F" w:rsidRPr="00127044">
        <w:trPr>
          <w:trHeight w:val="300"/>
        </w:trPr>
        <w:tc>
          <w:tcPr>
            <w:tcW w:w="1787" w:type="dxa"/>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643" w:type="dxa"/>
            <w:gridSpan w:val="2"/>
            <w:tcBorders>
              <w:top w:val="single" w:sz="8" w:space="0" w:color="auto"/>
            </w:tcBorders>
            <w:noWrap/>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83521D" w:rsidRPr="00127044">
        <w:trPr>
          <w:trHeight w:val="300"/>
        </w:trPr>
        <w:tc>
          <w:tcPr>
            <w:tcW w:w="1787" w:type="dxa"/>
            <w:tcBorders>
              <w:top w:val="single" w:sz="8" w:space="0" w:color="auto"/>
            </w:tcBorders>
          </w:tcPr>
          <w:p w:rsidR="0083521D" w:rsidRPr="00127044" w:rsidRDefault="0083521D" w:rsidP="000706CE">
            <w:pPr>
              <w:rPr>
                <w:rFonts w:ascii="Times New Roman" w:hAnsi="Times New Roman"/>
              </w:rPr>
            </w:pPr>
            <w:r w:rsidRPr="00127044">
              <w:rPr>
                <w:rFonts w:ascii="Times New Roman" w:hAnsi="Times New Roman"/>
              </w:rPr>
              <w:t>Librarians</w:t>
            </w:r>
          </w:p>
        </w:tc>
        <w:tc>
          <w:tcPr>
            <w:tcW w:w="2643" w:type="dxa"/>
            <w:gridSpan w:val="2"/>
            <w:tcBorders>
              <w:top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STLIBPRO_coll</w:t>
            </w:r>
          </w:p>
        </w:tc>
        <w:tc>
          <w:tcPr>
            <w:tcW w:w="4426" w:type="dxa"/>
            <w:gridSpan w:val="2"/>
            <w:tcBorders>
              <w:top w:val="single" w:sz="8" w:space="0" w:color="auto"/>
            </w:tcBorders>
          </w:tcPr>
          <w:p w:rsidR="0083521D" w:rsidRPr="00127044" w:rsidRDefault="0083521D" w:rsidP="000706CE">
            <w:pPr>
              <w:rPr>
                <w:rFonts w:ascii="Times New Roman" w:hAnsi="Times New Roman"/>
              </w:rPr>
            </w:pPr>
            <w:r w:rsidRPr="00127044">
              <w:rPr>
                <w:rFonts w:ascii="Times New Roman" w:hAnsi="Times New Roman"/>
              </w:rPr>
              <w:t xml:space="preserve">Total librarians and other professional staff - collapsed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Expenditures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EXTOT_coll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Total library expenditures - collapsed</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Serials expenditures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EXCUSER_coll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Expenditures for Current serial subscriptions (ongoing commitments) - collapsed</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Circulation</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CRGEN_coll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General circulation transactions - collapsed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Instruction</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ATTEND_coll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Total attendance at all presentations - collapsed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Librarians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STLIBPRO_coll_Log10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Total librarians and other professional staff - collapsed - transformed with Log10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Expenditures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EXTOT_colll_Log10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Total library expenditures - collapsed - transformed with Log10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Circulation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CRGEN_coll_Log10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General circulation transactions - collapsed - transformed with Log10 </w:t>
            </w:r>
          </w:p>
        </w:tc>
      </w:tr>
      <w:tr w:rsidR="0083521D" w:rsidRPr="00127044">
        <w:trPr>
          <w:trHeight w:val="300"/>
        </w:trPr>
        <w:tc>
          <w:tcPr>
            <w:tcW w:w="1787" w:type="dxa"/>
          </w:tcPr>
          <w:p w:rsidR="0083521D" w:rsidRPr="00127044" w:rsidRDefault="0083521D" w:rsidP="000706CE">
            <w:pPr>
              <w:rPr>
                <w:rFonts w:ascii="Times New Roman" w:hAnsi="Times New Roman"/>
              </w:rPr>
            </w:pPr>
            <w:r w:rsidRPr="00127044">
              <w:rPr>
                <w:rFonts w:ascii="Times New Roman" w:hAnsi="Times New Roman"/>
              </w:rPr>
              <w:t>Instruction (Log 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ATTEND_coll_Log10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Total attendance at all presentations - collapsed - transformed with Log10</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Librarians ratio</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LIBRAT_coll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library professional staff to FTE students - collapsed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Librarians ratio inverted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LIBRAT_inverse</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library professional staff to FTE students - collapsed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Expenditures ratio</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EXPRAT_coll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total library expenditures to FTE students - collapsed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Serials ratio</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SUBRAT_coll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serial subscriptions to FTE students - collapsed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Circulation ratio</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CIRCRAT_coll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total circulation to FTE students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Instruction ratio</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ATTRAT_coll</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attendance in library instruction to FTE students - collapsed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Librarians ratio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LIBRAT_coll_Log10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library professional staff to FTE students - collapsed - transformed with Log10 </w:t>
            </w:r>
          </w:p>
        </w:tc>
      </w:tr>
      <w:tr w:rsidR="0083521D" w:rsidRPr="00127044">
        <w:trPr>
          <w:trHeight w:val="300"/>
        </w:trPr>
        <w:tc>
          <w:tcPr>
            <w:tcW w:w="1787" w:type="dxa"/>
          </w:tcPr>
          <w:p w:rsidR="00DB7553" w:rsidRDefault="00DB7553" w:rsidP="000706CE">
            <w:pPr>
              <w:rPr>
                <w:rFonts w:ascii="Times New Roman" w:hAnsi="Times New Roman"/>
              </w:rPr>
            </w:pPr>
          </w:p>
          <w:p w:rsidR="00DB7553" w:rsidRDefault="00DB7553" w:rsidP="000706CE">
            <w:pPr>
              <w:rPr>
                <w:rFonts w:ascii="Times New Roman" w:hAnsi="Times New Roman"/>
              </w:rPr>
            </w:pPr>
          </w:p>
          <w:p w:rsidR="0083521D" w:rsidRPr="00127044" w:rsidRDefault="00A05197" w:rsidP="000706CE">
            <w:pPr>
              <w:rPr>
                <w:rFonts w:ascii="Times New Roman" w:hAnsi="Times New Roman"/>
              </w:rPr>
            </w:pPr>
            <w:r w:rsidRPr="00127044">
              <w:rPr>
                <w:rFonts w:ascii="Times New Roman" w:hAnsi="Times New Roman"/>
              </w:rPr>
              <w:lastRenderedPageBreak/>
              <w:t>Librarians ra</w:t>
            </w:r>
            <w:r w:rsidR="000F035E" w:rsidRPr="00127044">
              <w:rPr>
                <w:rFonts w:ascii="Times New Roman" w:hAnsi="Times New Roman"/>
              </w:rPr>
              <w:t>t</w:t>
            </w:r>
            <w:r w:rsidRPr="00127044">
              <w:rPr>
                <w:rFonts w:ascii="Times New Roman" w:hAnsi="Times New Roman"/>
              </w:rPr>
              <w:t>io inverted (Log10)</w:t>
            </w:r>
          </w:p>
        </w:tc>
        <w:tc>
          <w:tcPr>
            <w:tcW w:w="2643" w:type="dxa"/>
            <w:gridSpan w:val="2"/>
            <w:noWrap/>
          </w:tcPr>
          <w:p w:rsidR="00DB7553" w:rsidRDefault="00DB7553" w:rsidP="000706CE">
            <w:pPr>
              <w:rPr>
                <w:rFonts w:ascii="Times New Roman" w:hAnsi="Times New Roman"/>
              </w:rPr>
            </w:pPr>
          </w:p>
          <w:p w:rsidR="00DB7553" w:rsidRDefault="00DB7553" w:rsidP="000706CE">
            <w:pPr>
              <w:rPr>
                <w:rFonts w:ascii="Times New Roman" w:hAnsi="Times New Roman"/>
              </w:rPr>
            </w:pPr>
          </w:p>
          <w:p w:rsidR="0083521D" w:rsidRPr="00127044" w:rsidRDefault="0083521D" w:rsidP="000706CE">
            <w:pPr>
              <w:rPr>
                <w:rFonts w:ascii="Times New Roman" w:hAnsi="Times New Roman"/>
              </w:rPr>
            </w:pPr>
            <w:r w:rsidRPr="00127044">
              <w:rPr>
                <w:rFonts w:ascii="Times New Roman" w:hAnsi="Times New Roman"/>
              </w:rPr>
              <w:lastRenderedPageBreak/>
              <w:t>LIBRAT_inverse_Log10</w:t>
            </w:r>
          </w:p>
        </w:tc>
        <w:tc>
          <w:tcPr>
            <w:tcW w:w="4426" w:type="dxa"/>
            <w:gridSpan w:val="2"/>
          </w:tcPr>
          <w:p w:rsidR="00DB7553" w:rsidRDefault="00DB7553" w:rsidP="000706CE">
            <w:pPr>
              <w:rPr>
                <w:rFonts w:ascii="Times New Roman" w:hAnsi="Times New Roman"/>
              </w:rPr>
            </w:pPr>
          </w:p>
          <w:p w:rsidR="00DB7553" w:rsidRDefault="00DB7553" w:rsidP="000706CE">
            <w:pPr>
              <w:rPr>
                <w:rFonts w:ascii="Times New Roman" w:hAnsi="Times New Roman"/>
              </w:rPr>
            </w:pPr>
          </w:p>
          <w:p w:rsidR="0083521D" w:rsidRPr="00127044" w:rsidRDefault="0083521D" w:rsidP="000706CE">
            <w:pPr>
              <w:rPr>
                <w:rFonts w:ascii="Times New Roman" w:hAnsi="Times New Roman"/>
              </w:rPr>
            </w:pPr>
            <w:r w:rsidRPr="00127044">
              <w:rPr>
                <w:rFonts w:ascii="Times New Roman" w:hAnsi="Times New Roman"/>
              </w:rPr>
              <w:lastRenderedPageBreak/>
              <w:t xml:space="preserve">Ratio of library professional staff to FTE students - collapsed - transformed with Log10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lastRenderedPageBreak/>
              <w:t>Expenditures ratio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EXPRAT_coll_Log10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total library expenditures to FTE students - collapsed - transformed with Log10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Circulation ratio (Log10)</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CIRCRAT_coll_Log10</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Ratio of total circulation to FTE students - collapsed - transformed with Log10 </w:t>
            </w:r>
          </w:p>
        </w:tc>
      </w:tr>
      <w:tr w:rsidR="0083521D" w:rsidRPr="00127044">
        <w:trPr>
          <w:trHeight w:val="300"/>
        </w:trPr>
        <w:tc>
          <w:tcPr>
            <w:tcW w:w="1787" w:type="dxa"/>
            <w:tcBorders>
              <w:bottom w:val="single" w:sz="8" w:space="0" w:color="auto"/>
            </w:tcBorders>
          </w:tcPr>
          <w:p w:rsidR="0083521D" w:rsidRPr="00127044" w:rsidRDefault="00A05197" w:rsidP="000706CE">
            <w:pPr>
              <w:rPr>
                <w:rFonts w:ascii="Times New Roman" w:hAnsi="Times New Roman"/>
              </w:rPr>
            </w:pPr>
            <w:r w:rsidRPr="00127044">
              <w:rPr>
                <w:rFonts w:ascii="Times New Roman" w:hAnsi="Times New Roman"/>
              </w:rPr>
              <w:t>Instruction ratio (Log10)</w:t>
            </w:r>
          </w:p>
        </w:tc>
        <w:tc>
          <w:tcPr>
            <w:tcW w:w="2643" w:type="dxa"/>
            <w:gridSpan w:val="2"/>
            <w:tcBorders>
              <w:bottom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ATTRAT_coll_Log10</w:t>
            </w:r>
          </w:p>
        </w:tc>
        <w:tc>
          <w:tcPr>
            <w:tcW w:w="4426" w:type="dxa"/>
            <w:gridSpan w:val="2"/>
            <w:tcBorders>
              <w:bottom w:val="single" w:sz="8" w:space="0" w:color="auto"/>
            </w:tcBorders>
          </w:tcPr>
          <w:p w:rsidR="00DB7553" w:rsidRPr="00127044" w:rsidRDefault="0083521D" w:rsidP="000706CE">
            <w:pPr>
              <w:rPr>
                <w:rFonts w:ascii="Times New Roman" w:hAnsi="Times New Roman"/>
              </w:rPr>
            </w:pPr>
            <w:r w:rsidRPr="00127044">
              <w:rPr>
                <w:rFonts w:ascii="Times New Roman" w:hAnsi="Times New Roman"/>
              </w:rPr>
              <w:t xml:space="preserve">Ratio of attendance in library instruction to FTE students - collapsed - transformed with Log10 </w:t>
            </w:r>
          </w:p>
        </w:tc>
      </w:tr>
      <w:tr w:rsidR="00AD39FE" w:rsidRPr="00127044">
        <w:trPr>
          <w:trHeight w:val="300"/>
        </w:trPr>
        <w:tc>
          <w:tcPr>
            <w:tcW w:w="8856" w:type="dxa"/>
            <w:gridSpan w:val="5"/>
            <w:tcBorders>
              <w:bottom w:val="single" w:sz="8" w:space="0" w:color="auto"/>
            </w:tcBorders>
          </w:tcPr>
          <w:p w:rsidR="00AD39FE" w:rsidRPr="00127044" w:rsidRDefault="00AD39FE" w:rsidP="00AD39FE">
            <w:pPr>
              <w:jc w:val="center"/>
              <w:rPr>
                <w:rFonts w:ascii="Times New Roman" w:hAnsi="Times New Roman"/>
                <w:b/>
              </w:rPr>
            </w:pPr>
            <w:r w:rsidRPr="00127044">
              <w:rPr>
                <w:rFonts w:ascii="Times New Roman" w:hAnsi="Times New Roman"/>
                <w:b/>
              </w:rPr>
              <w:t>Academic Performance Construct Indicators</w:t>
            </w:r>
          </w:p>
        </w:tc>
      </w:tr>
      <w:tr w:rsidR="007B088F" w:rsidRPr="00127044">
        <w:trPr>
          <w:trHeight w:val="300"/>
        </w:trPr>
        <w:tc>
          <w:tcPr>
            <w:tcW w:w="2952" w:type="dxa"/>
            <w:gridSpan w:val="2"/>
            <w:tcBorders>
              <w:bottom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952" w:type="dxa"/>
            <w:gridSpan w:val="2"/>
            <w:tcBorders>
              <w:bottom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2952" w:type="dxa"/>
            <w:tcBorders>
              <w:bottom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83521D" w:rsidRPr="00127044">
        <w:trPr>
          <w:trHeight w:val="600"/>
        </w:trPr>
        <w:tc>
          <w:tcPr>
            <w:tcW w:w="1787" w:type="dxa"/>
            <w:tcBorders>
              <w:top w:val="single" w:sz="8" w:space="0" w:color="auto"/>
            </w:tcBorders>
          </w:tcPr>
          <w:p w:rsidR="0083521D" w:rsidRPr="00127044" w:rsidRDefault="00A05197" w:rsidP="000706CE">
            <w:pPr>
              <w:rPr>
                <w:rFonts w:ascii="Times New Roman" w:hAnsi="Times New Roman"/>
              </w:rPr>
            </w:pPr>
            <w:r w:rsidRPr="00127044">
              <w:rPr>
                <w:rFonts w:ascii="Times New Roman" w:hAnsi="Times New Roman"/>
              </w:rPr>
              <w:t>Memorized</w:t>
            </w:r>
          </w:p>
        </w:tc>
        <w:tc>
          <w:tcPr>
            <w:tcW w:w="2643" w:type="dxa"/>
            <w:gridSpan w:val="2"/>
            <w:tcBorders>
              <w:top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memorize_Mean</w:t>
            </w:r>
          </w:p>
        </w:tc>
        <w:tc>
          <w:tcPr>
            <w:tcW w:w="4426" w:type="dxa"/>
            <w:gridSpan w:val="2"/>
            <w:tcBorders>
              <w:top w:val="single" w:sz="8" w:space="0" w:color="auto"/>
            </w:tcBorders>
          </w:tcPr>
          <w:p w:rsidR="0083521D" w:rsidRPr="00127044" w:rsidRDefault="0083521D" w:rsidP="000706CE">
            <w:pPr>
              <w:rPr>
                <w:rFonts w:ascii="Times New Roman" w:hAnsi="Times New Roman"/>
              </w:rPr>
            </w:pPr>
            <w:r w:rsidRPr="00127044">
              <w:rPr>
                <w:rFonts w:ascii="Times New Roman" w:hAnsi="Times New Roman"/>
              </w:rPr>
              <w:t xml:space="preserve">Memorizing facts, ideas, or methods from your courses and readings so you can repeat them in pretty much the same form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Applied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applying_Mean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Applying theories or concepts to practical problems or in new situations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Analyzed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analyze_Mean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Analyzing the basic elements of an idea, experience, or theory, such as examining a particular case or situation in depth and considering its components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Synthesized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synthesz_Mean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Synthesizing and organizing ideas, information, or experiences into new, more complex interpretations and relationships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Evaluated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evaluate_Mean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Making judgments about the value of information, arguments, or methods, such as examining how others gathered and interpreted data and assessing the soundness of their conclusions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Bloom</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Bloom</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Bloom's Taxonomy scale: Calculated as mean of memorize, applying, synthesz, evaluate.</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Critical</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gnanaly_Mean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Critical thinking: To what extent has your experience at this institution contributed to your knowledge, skills, and personal development in thinking critically and analytically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Lifelong</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gninq_Mean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Lifelong learning: To what extent has your experience at this institution contributed to your knowledge, skills, and personal development in learning effectively on your own - Mean</w:t>
            </w:r>
          </w:p>
        </w:tc>
      </w:tr>
      <w:tr w:rsidR="0083521D" w:rsidRPr="00127044">
        <w:trPr>
          <w:trHeight w:val="300"/>
        </w:trPr>
        <w:tc>
          <w:tcPr>
            <w:tcW w:w="1787" w:type="dxa"/>
            <w:tcBorders>
              <w:bottom w:val="single" w:sz="8" w:space="0" w:color="auto"/>
            </w:tcBorders>
          </w:tcPr>
          <w:p w:rsidR="0083521D" w:rsidRPr="00127044" w:rsidRDefault="00A05197" w:rsidP="000706CE">
            <w:pPr>
              <w:rPr>
                <w:rFonts w:ascii="Times New Roman" w:hAnsi="Times New Roman"/>
              </w:rPr>
            </w:pPr>
            <w:r w:rsidRPr="00127044">
              <w:rPr>
                <w:rFonts w:ascii="Times New Roman" w:hAnsi="Times New Roman"/>
              </w:rPr>
              <w:lastRenderedPageBreak/>
              <w:t>Grades</w:t>
            </w:r>
          </w:p>
        </w:tc>
        <w:tc>
          <w:tcPr>
            <w:tcW w:w="2643" w:type="dxa"/>
            <w:gridSpan w:val="2"/>
            <w:tcBorders>
              <w:bottom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grades04_Mean</w:t>
            </w:r>
          </w:p>
        </w:tc>
        <w:tc>
          <w:tcPr>
            <w:tcW w:w="4426" w:type="dxa"/>
            <w:gridSpan w:val="2"/>
            <w:tcBorders>
              <w:bottom w:val="single" w:sz="8" w:space="0" w:color="auto"/>
            </w:tcBorders>
          </w:tcPr>
          <w:p w:rsidR="000F035E" w:rsidRPr="00127044" w:rsidRDefault="0083521D" w:rsidP="000706CE">
            <w:pPr>
              <w:rPr>
                <w:rFonts w:ascii="Times New Roman" w:hAnsi="Times New Roman"/>
              </w:rPr>
            </w:pPr>
            <w:r w:rsidRPr="00127044">
              <w:rPr>
                <w:rFonts w:ascii="Times New Roman" w:hAnsi="Times New Roman"/>
              </w:rPr>
              <w:t xml:space="preserve">What have most of your grades been up to now at this institution? - Mean </w:t>
            </w:r>
          </w:p>
        </w:tc>
      </w:tr>
      <w:tr w:rsidR="00DE3F99" w:rsidRPr="00127044">
        <w:trPr>
          <w:trHeight w:val="300"/>
        </w:trPr>
        <w:tc>
          <w:tcPr>
            <w:tcW w:w="8856" w:type="dxa"/>
            <w:gridSpan w:val="5"/>
            <w:tcBorders>
              <w:top w:val="single" w:sz="8" w:space="0" w:color="auto"/>
              <w:bottom w:val="single" w:sz="8" w:space="0" w:color="auto"/>
            </w:tcBorders>
          </w:tcPr>
          <w:p w:rsidR="00DE3F99" w:rsidRPr="00127044" w:rsidRDefault="00DE3F99" w:rsidP="00DE3F99">
            <w:pPr>
              <w:jc w:val="center"/>
              <w:rPr>
                <w:rFonts w:ascii="Times New Roman" w:hAnsi="Times New Roman"/>
                <w:b/>
              </w:rPr>
            </w:pPr>
            <w:r w:rsidRPr="00127044">
              <w:rPr>
                <w:rFonts w:ascii="Times New Roman" w:hAnsi="Times New Roman"/>
                <w:b/>
              </w:rPr>
              <w:t>Academic Integration Construct Indicators</w:t>
            </w:r>
          </w:p>
        </w:tc>
      </w:tr>
      <w:tr w:rsidR="007B088F" w:rsidRPr="00127044">
        <w:trPr>
          <w:trHeight w:val="300"/>
        </w:trPr>
        <w:tc>
          <w:tcPr>
            <w:tcW w:w="1787" w:type="dxa"/>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643" w:type="dxa"/>
            <w:gridSpan w:val="2"/>
            <w:tcBorders>
              <w:top w:val="single" w:sz="8" w:space="0" w:color="auto"/>
            </w:tcBorders>
            <w:noWrap/>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83521D" w:rsidRPr="00127044">
        <w:trPr>
          <w:trHeight w:val="300"/>
        </w:trPr>
        <w:tc>
          <w:tcPr>
            <w:tcW w:w="1787" w:type="dxa"/>
            <w:tcBorders>
              <w:top w:val="single" w:sz="8" w:space="0" w:color="auto"/>
            </w:tcBorders>
          </w:tcPr>
          <w:p w:rsidR="0083521D" w:rsidRPr="00127044" w:rsidRDefault="00A05197" w:rsidP="000706CE">
            <w:pPr>
              <w:rPr>
                <w:rFonts w:ascii="Times New Roman" w:hAnsi="Times New Roman"/>
              </w:rPr>
            </w:pPr>
            <w:r w:rsidRPr="00127044">
              <w:rPr>
                <w:rFonts w:ascii="Times New Roman" w:hAnsi="Times New Roman"/>
              </w:rPr>
              <w:t>Challenge Index (NSSE)</w:t>
            </w:r>
          </w:p>
        </w:tc>
        <w:tc>
          <w:tcPr>
            <w:tcW w:w="2643" w:type="dxa"/>
            <w:gridSpan w:val="2"/>
            <w:tcBorders>
              <w:top w:val="single" w:sz="8" w:space="0" w:color="auto"/>
            </w:tcBorders>
            <w:noWrap/>
          </w:tcPr>
          <w:p w:rsidR="0083521D" w:rsidRPr="00127044" w:rsidRDefault="0083521D" w:rsidP="000706CE">
            <w:pPr>
              <w:rPr>
                <w:rFonts w:ascii="Times New Roman" w:hAnsi="Times New Roman"/>
              </w:rPr>
            </w:pPr>
            <w:r w:rsidRPr="00127044">
              <w:rPr>
                <w:rFonts w:ascii="Times New Roman" w:hAnsi="Times New Roman"/>
              </w:rPr>
              <w:t>ACa_Mean</w:t>
            </w:r>
          </w:p>
        </w:tc>
        <w:tc>
          <w:tcPr>
            <w:tcW w:w="4426" w:type="dxa"/>
            <w:gridSpan w:val="2"/>
            <w:tcBorders>
              <w:top w:val="single" w:sz="8" w:space="0" w:color="auto"/>
            </w:tcBorders>
          </w:tcPr>
          <w:p w:rsidR="0083521D" w:rsidRPr="00127044" w:rsidRDefault="00DD2309" w:rsidP="000706CE">
            <w:pPr>
              <w:rPr>
                <w:rFonts w:ascii="Times New Roman" w:hAnsi="Times New Roman"/>
              </w:rPr>
            </w:pPr>
            <w:r w:rsidRPr="00127044">
              <w:rPr>
                <w:rFonts w:ascii="Times New Roman" w:hAnsi="Times New Roman"/>
              </w:rPr>
              <w:t xml:space="preserve">NSSE </w:t>
            </w:r>
            <w:r w:rsidR="0083521D" w:rsidRPr="00127044">
              <w:rPr>
                <w:rFonts w:ascii="Times New Roman" w:hAnsi="Times New Roman"/>
              </w:rPr>
              <w:t xml:space="preserve">Level of Academic Challenge Index (adjusted)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Asked questions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clquest_Mean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Asked questions in class or contributed to class discussions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Made presentation</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clpresen_Mean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Made a class presentation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Service learning</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commproj_Mean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Participated in a community-based project (e.g., service learning) as part of a regular course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Integrated ideas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integrat_Mean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Worked on a paper or project that required integrating ideas or information from various sources - Mean</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Active (Pike)</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Active_Pike</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Pike’s Active Learning scalelet: Calculated as mean of asked questions, made presentation</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Active (Pike) adjusted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Active2_Pike</w:t>
            </w:r>
          </w:p>
        </w:tc>
        <w:tc>
          <w:tcPr>
            <w:tcW w:w="4426" w:type="dxa"/>
            <w:gridSpan w:val="2"/>
          </w:tcPr>
          <w:p w:rsidR="0083521D" w:rsidRPr="00127044" w:rsidRDefault="0083521D" w:rsidP="00DD2309">
            <w:pPr>
              <w:rPr>
                <w:rFonts w:ascii="Times New Roman" w:hAnsi="Times New Roman"/>
              </w:rPr>
            </w:pPr>
            <w:r w:rsidRPr="00127044">
              <w:rPr>
                <w:rFonts w:ascii="Times New Roman" w:hAnsi="Times New Roman"/>
              </w:rPr>
              <w:t xml:space="preserve">Pike’s Active Learning scalelet </w:t>
            </w:r>
            <w:r w:rsidR="00DD2309" w:rsidRPr="00127044">
              <w:rPr>
                <w:rFonts w:ascii="Times New Roman" w:hAnsi="Times New Roman"/>
              </w:rPr>
              <w:t>adjusted</w:t>
            </w:r>
            <w:r w:rsidRPr="00127044">
              <w:rPr>
                <w:rFonts w:ascii="Times New Roman" w:hAnsi="Times New Roman"/>
              </w:rPr>
              <w:t>: Calculated as mean of asked questions, made presentation, wrote a paper</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Active and Collaborative Index (NSSE)</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ACL_Mean</w:t>
            </w:r>
          </w:p>
        </w:tc>
        <w:tc>
          <w:tcPr>
            <w:tcW w:w="4426" w:type="dxa"/>
            <w:gridSpan w:val="2"/>
          </w:tcPr>
          <w:p w:rsidR="0083521D" w:rsidRPr="00127044" w:rsidRDefault="00DD2309" w:rsidP="000706CE">
            <w:pPr>
              <w:rPr>
                <w:rFonts w:ascii="Times New Roman" w:hAnsi="Times New Roman"/>
              </w:rPr>
            </w:pPr>
            <w:r w:rsidRPr="00127044">
              <w:rPr>
                <w:rFonts w:ascii="Times New Roman" w:hAnsi="Times New Roman"/>
              </w:rPr>
              <w:t xml:space="preserve">NSSE </w:t>
            </w:r>
            <w:r w:rsidR="0083521D" w:rsidRPr="00127044">
              <w:rPr>
                <w:rFonts w:ascii="Times New Roman" w:hAnsi="Times New Roman"/>
              </w:rPr>
              <w:t>Active and Collaborative Learning Index - Mean</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Group project in class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classgrp_Mean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Worked with other students on projects during class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Group project outside class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occgrp_Mean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Worked with classmates outside of class to prepare class assignments - Mean </w:t>
            </w:r>
          </w:p>
        </w:tc>
      </w:tr>
      <w:tr w:rsidR="0083521D" w:rsidRPr="00127044">
        <w:trPr>
          <w:trHeight w:val="300"/>
        </w:trPr>
        <w:tc>
          <w:tcPr>
            <w:tcW w:w="1787" w:type="dxa"/>
          </w:tcPr>
          <w:p w:rsidR="0083521D" w:rsidRPr="00127044" w:rsidRDefault="00A05197" w:rsidP="000706CE">
            <w:pPr>
              <w:rPr>
                <w:rFonts w:ascii="Times New Roman" w:hAnsi="Times New Roman"/>
              </w:rPr>
            </w:pPr>
            <w:r w:rsidRPr="00127044">
              <w:rPr>
                <w:rFonts w:ascii="Times New Roman" w:hAnsi="Times New Roman"/>
              </w:rPr>
              <w:t>Tutored</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tutor_Mean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Tutored or taught other students (paid or voluntary) - Mean </w:t>
            </w:r>
          </w:p>
        </w:tc>
      </w:tr>
      <w:tr w:rsidR="0083521D" w:rsidRPr="00127044">
        <w:trPr>
          <w:trHeight w:val="600"/>
        </w:trPr>
        <w:tc>
          <w:tcPr>
            <w:tcW w:w="1787" w:type="dxa"/>
          </w:tcPr>
          <w:p w:rsidR="0083521D" w:rsidRPr="00127044" w:rsidRDefault="00A05197" w:rsidP="000706CE">
            <w:pPr>
              <w:rPr>
                <w:rFonts w:ascii="Times New Roman" w:hAnsi="Times New Roman"/>
              </w:rPr>
            </w:pPr>
            <w:r w:rsidRPr="00127044">
              <w:rPr>
                <w:rFonts w:ascii="Times New Roman" w:hAnsi="Times New Roman"/>
              </w:rPr>
              <w:t>Discussed ideas</w:t>
            </w:r>
          </w:p>
        </w:tc>
        <w:tc>
          <w:tcPr>
            <w:tcW w:w="2643" w:type="dxa"/>
            <w:gridSpan w:val="2"/>
            <w:noWrap/>
          </w:tcPr>
          <w:p w:rsidR="0083521D" w:rsidRPr="00127044" w:rsidRDefault="0083521D" w:rsidP="000706CE">
            <w:pPr>
              <w:rPr>
                <w:rFonts w:ascii="Times New Roman" w:hAnsi="Times New Roman"/>
              </w:rPr>
            </w:pPr>
            <w:r w:rsidRPr="00127044">
              <w:rPr>
                <w:rFonts w:ascii="Times New Roman" w:hAnsi="Times New Roman"/>
              </w:rPr>
              <w:t>oocideas_Mean</w:t>
            </w:r>
          </w:p>
        </w:tc>
        <w:tc>
          <w:tcPr>
            <w:tcW w:w="4426" w:type="dxa"/>
            <w:gridSpan w:val="2"/>
          </w:tcPr>
          <w:p w:rsidR="0083521D" w:rsidRPr="00127044" w:rsidRDefault="0083521D" w:rsidP="000706CE">
            <w:pPr>
              <w:rPr>
                <w:rFonts w:ascii="Times New Roman" w:hAnsi="Times New Roman"/>
              </w:rPr>
            </w:pPr>
            <w:r w:rsidRPr="00127044">
              <w:rPr>
                <w:rFonts w:ascii="Times New Roman" w:hAnsi="Times New Roman"/>
              </w:rPr>
              <w:t xml:space="preserve">Discussed ideas from your readings or classes with others outside of class (students, family members, co-workers, etc.) - Mean </w:t>
            </w:r>
          </w:p>
        </w:tc>
      </w:tr>
      <w:tr w:rsidR="00A05197" w:rsidRPr="00127044">
        <w:trPr>
          <w:trHeight w:val="300"/>
        </w:trPr>
        <w:tc>
          <w:tcPr>
            <w:tcW w:w="1787" w:type="dxa"/>
          </w:tcPr>
          <w:p w:rsidR="00A05197" w:rsidRPr="00127044" w:rsidRDefault="00A05197" w:rsidP="006C2B0B">
            <w:pPr>
              <w:rPr>
                <w:rFonts w:ascii="Times New Roman" w:hAnsi="Times New Roman"/>
              </w:rPr>
            </w:pPr>
            <w:r w:rsidRPr="00127044">
              <w:rPr>
                <w:rFonts w:ascii="Times New Roman" w:hAnsi="Times New Roman"/>
              </w:rPr>
              <w:t>Collaborate (Pike)</w:t>
            </w:r>
          </w:p>
        </w:tc>
        <w:tc>
          <w:tcPr>
            <w:tcW w:w="2643" w:type="dxa"/>
            <w:gridSpan w:val="2"/>
            <w:noWrap/>
          </w:tcPr>
          <w:p w:rsidR="00A05197" w:rsidRPr="00127044" w:rsidRDefault="00A05197" w:rsidP="006C2B0B">
            <w:pPr>
              <w:rPr>
                <w:rFonts w:ascii="Times New Roman" w:hAnsi="Times New Roman"/>
              </w:rPr>
            </w:pPr>
            <w:r w:rsidRPr="00127044">
              <w:rPr>
                <w:rFonts w:ascii="Times New Roman" w:hAnsi="Times New Roman"/>
              </w:rPr>
              <w:t>Collabor_Pike</w:t>
            </w:r>
          </w:p>
        </w:tc>
        <w:tc>
          <w:tcPr>
            <w:tcW w:w="4426" w:type="dxa"/>
            <w:gridSpan w:val="2"/>
          </w:tcPr>
          <w:p w:rsidR="00A05197" w:rsidRPr="00127044" w:rsidRDefault="00A05197" w:rsidP="00A05197">
            <w:pPr>
              <w:rPr>
                <w:rFonts w:ascii="Times New Roman" w:hAnsi="Times New Roman"/>
              </w:rPr>
            </w:pPr>
            <w:r w:rsidRPr="00127044">
              <w:rPr>
                <w:rFonts w:ascii="Times New Roman" w:hAnsi="Times New Roman"/>
              </w:rPr>
              <w:t>Pike’s Collaborative Learning scalelet</w:t>
            </w:r>
          </w:p>
        </w:tc>
      </w:tr>
      <w:tr w:rsidR="00A05197" w:rsidRPr="00127044">
        <w:trPr>
          <w:trHeight w:val="300"/>
        </w:trPr>
        <w:tc>
          <w:tcPr>
            <w:tcW w:w="1787" w:type="dxa"/>
          </w:tcPr>
          <w:p w:rsidR="00A05197" w:rsidRPr="00127044" w:rsidRDefault="00A05197" w:rsidP="000706CE">
            <w:pPr>
              <w:rPr>
                <w:rFonts w:ascii="Times New Roman" w:hAnsi="Times New Roman"/>
              </w:rPr>
            </w:pPr>
            <w:r w:rsidRPr="00127044">
              <w:rPr>
                <w:rFonts w:ascii="Times New Roman" w:hAnsi="Times New Roman"/>
              </w:rPr>
              <w:t>Collaborate (Pike) adjusted</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Collabor2_Pike</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Pike’s Collaborative Learning scalelet: Calculated as mean of group project outside of class, tutored</w:t>
            </w:r>
          </w:p>
        </w:tc>
      </w:tr>
      <w:tr w:rsidR="00A05197" w:rsidRPr="00127044">
        <w:trPr>
          <w:trHeight w:val="300"/>
        </w:trPr>
        <w:tc>
          <w:tcPr>
            <w:tcW w:w="1787" w:type="dxa"/>
          </w:tcPr>
          <w:p w:rsidR="00A05197" w:rsidRPr="00127044" w:rsidRDefault="00A05197" w:rsidP="000706CE">
            <w:pPr>
              <w:rPr>
                <w:rFonts w:ascii="Times New Roman" w:hAnsi="Times New Roman"/>
              </w:rPr>
            </w:pPr>
            <w:r w:rsidRPr="00127044">
              <w:rPr>
                <w:rFonts w:ascii="Times New Roman" w:hAnsi="Times New Roman"/>
              </w:rPr>
              <w:t>Came unprepared</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clunprep_Mean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Come to class without completing readings or assignments - Mean </w:t>
            </w:r>
          </w:p>
        </w:tc>
      </w:tr>
      <w:tr w:rsidR="00A05197" w:rsidRPr="00127044">
        <w:trPr>
          <w:trHeight w:val="600"/>
        </w:trPr>
        <w:tc>
          <w:tcPr>
            <w:tcW w:w="1787" w:type="dxa"/>
          </w:tcPr>
          <w:p w:rsidR="00A05197" w:rsidRPr="00127044" w:rsidRDefault="00A05197" w:rsidP="000706CE">
            <w:pPr>
              <w:rPr>
                <w:rFonts w:ascii="Times New Roman" w:hAnsi="Times New Roman"/>
              </w:rPr>
            </w:pPr>
            <w:r w:rsidRPr="00127044">
              <w:rPr>
                <w:rFonts w:ascii="Times New Roman" w:hAnsi="Times New Roman"/>
              </w:rPr>
              <w:t>Worked hard</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workhard_Mean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Worked harder than you thought you could to meet an instructor's standards or expectations - Mean </w:t>
            </w:r>
          </w:p>
        </w:tc>
      </w:tr>
      <w:tr w:rsidR="00A05197" w:rsidRPr="00127044">
        <w:trPr>
          <w:trHeight w:val="600"/>
        </w:trPr>
        <w:tc>
          <w:tcPr>
            <w:tcW w:w="1787" w:type="dxa"/>
          </w:tcPr>
          <w:p w:rsidR="00A05197" w:rsidRPr="00127044" w:rsidRDefault="00A05197" w:rsidP="000706CE">
            <w:pPr>
              <w:rPr>
                <w:rFonts w:ascii="Times New Roman" w:hAnsi="Times New Roman"/>
              </w:rPr>
            </w:pPr>
            <w:r w:rsidRPr="00127044">
              <w:rPr>
                <w:rFonts w:ascii="Times New Roman" w:hAnsi="Times New Roman"/>
              </w:rPr>
              <w:lastRenderedPageBreak/>
              <w:t>Exams challenged</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exams_Mean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Examinations during the current school year challenged you to do your best work - Mean </w:t>
            </w:r>
          </w:p>
        </w:tc>
      </w:tr>
      <w:tr w:rsidR="00A05197" w:rsidRPr="00127044">
        <w:trPr>
          <w:trHeight w:val="600"/>
        </w:trPr>
        <w:tc>
          <w:tcPr>
            <w:tcW w:w="1787" w:type="dxa"/>
          </w:tcPr>
          <w:p w:rsidR="00A05197" w:rsidRPr="00127044" w:rsidRDefault="00A05197" w:rsidP="000706CE">
            <w:pPr>
              <w:rPr>
                <w:rFonts w:ascii="Times New Roman" w:hAnsi="Times New Roman"/>
              </w:rPr>
            </w:pPr>
            <w:r w:rsidRPr="00127044">
              <w:rPr>
                <w:rFonts w:ascii="Times New Roman" w:hAnsi="Times New Roman"/>
              </w:rPr>
              <w:t>Hours studying</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acadpr01_Mean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About how many hours do you spend in a typical 7-day week preparing for class (studying, reading, writing, doing homework or lab work, analyzing data, rehearsing, and other academic activities) - Mean </w:t>
            </w:r>
          </w:p>
        </w:tc>
      </w:tr>
      <w:tr w:rsidR="00A05197" w:rsidRPr="00127044">
        <w:trPr>
          <w:trHeight w:val="600"/>
        </w:trPr>
        <w:tc>
          <w:tcPr>
            <w:tcW w:w="1787" w:type="dxa"/>
          </w:tcPr>
          <w:p w:rsidR="00A05197" w:rsidRPr="00127044" w:rsidRDefault="00A05197" w:rsidP="000706CE">
            <w:pPr>
              <w:rPr>
                <w:rFonts w:ascii="Times New Roman" w:hAnsi="Times New Roman"/>
              </w:rPr>
            </w:pPr>
            <w:r w:rsidRPr="00127044">
              <w:rPr>
                <w:rFonts w:ascii="Times New Roman" w:hAnsi="Times New Roman"/>
              </w:rPr>
              <w:t>Institutional emphasis on studying</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envschol_Mean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To what extent does your institution emphasize spending significant amounts of time studying and on academic work - Mean </w:t>
            </w:r>
          </w:p>
        </w:tc>
      </w:tr>
      <w:tr w:rsidR="00A05197" w:rsidRPr="00127044">
        <w:trPr>
          <w:trHeight w:val="300"/>
        </w:trPr>
        <w:tc>
          <w:tcPr>
            <w:tcW w:w="1787" w:type="dxa"/>
          </w:tcPr>
          <w:p w:rsidR="00A05197" w:rsidRPr="00127044" w:rsidRDefault="00A05197" w:rsidP="006C2B0B">
            <w:pPr>
              <w:rPr>
                <w:rFonts w:ascii="Times New Roman" w:hAnsi="Times New Roman"/>
              </w:rPr>
            </w:pPr>
            <w:r w:rsidRPr="00127044">
              <w:rPr>
                <w:rFonts w:ascii="Times New Roman" w:hAnsi="Times New Roman"/>
              </w:rPr>
              <w:t>Challenge (Pike)</w:t>
            </w:r>
          </w:p>
        </w:tc>
        <w:tc>
          <w:tcPr>
            <w:tcW w:w="2643" w:type="dxa"/>
            <w:gridSpan w:val="2"/>
            <w:noWrap/>
          </w:tcPr>
          <w:p w:rsidR="00A05197" w:rsidRPr="00127044" w:rsidRDefault="00A05197" w:rsidP="006C2B0B">
            <w:pPr>
              <w:rPr>
                <w:rFonts w:ascii="Times New Roman" w:hAnsi="Times New Roman"/>
              </w:rPr>
            </w:pPr>
            <w:r w:rsidRPr="00127044">
              <w:rPr>
                <w:rFonts w:ascii="Times New Roman" w:hAnsi="Times New Roman"/>
              </w:rPr>
              <w:t>Challeng_Pike</w:t>
            </w:r>
          </w:p>
        </w:tc>
        <w:tc>
          <w:tcPr>
            <w:tcW w:w="4426" w:type="dxa"/>
            <w:gridSpan w:val="2"/>
          </w:tcPr>
          <w:p w:rsidR="00A05197" w:rsidRPr="00127044" w:rsidRDefault="00A05197" w:rsidP="00A05197">
            <w:pPr>
              <w:rPr>
                <w:rFonts w:ascii="Times New Roman" w:hAnsi="Times New Roman"/>
              </w:rPr>
            </w:pPr>
            <w:r w:rsidRPr="00127044">
              <w:rPr>
                <w:rFonts w:ascii="Times New Roman" w:hAnsi="Times New Roman"/>
              </w:rPr>
              <w:t>Pike’s Course Challenge scalelet</w:t>
            </w:r>
          </w:p>
        </w:tc>
      </w:tr>
      <w:tr w:rsidR="00A05197" w:rsidRPr="00127044">
        <w:trPr>
          <w:trHeight w:val="300"/>
        </w:trPr>
        <w:tc>
          <w:tcPr>
            <w:tcW w:w="1787" w:type="dxa"/>
          </w:tcPr>
          <w:p w:rsidR="00A05197" w:rsidRPr="00127044" w:rsidRDefault="00A05197" w:rsidP="000706CE">
            <w:pPr>
              <w:rPr>
                <w:rFonts w:ascii="Times New Roman" w:hAnsi="Times New Roman"/>
              </w:rPr>
            </w:pPr>
            <w:r w:rsidRPr="00127044">
              <w:rPr>
                <w:rFonts w:ascii="Times New Roman" w:hAnsi="Times New Roman"/>
              </w:rPr>
              <w:t>Challenge (Pike) adjusted</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Challeng2_Pike</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Pike’s Course Challenge scalelet</w:t>
            </w:r>
            <w:r w:rsidR="00992939" w:rsidRPr="00127044">
              <w:rPr>
                <w:rFonts w:ascii="Times New Roman" w:hAnsi="Times New Roman"/>
              </w:rPr>
              <w:t xml:space="preserve"> adjusted</w:t>
            </w:r>
            <w:r w:rsidRPr="00127044">
              <w:rPr>
                <w:rFonts w:ascii="Times New Roman" w:hAnsi="Times New Roman"/>
              </w:rPr>
              <w:t>: Calculated as mean of worked hard, exams challenged, institutional emphasis on studying</w:t>
            </w:r>
          </w:p>
        </w:tc>
      </w:tr>
      <w:tr w:rsidR="00A05197" w:rsidRPr="00127044">
        <w:trPr>
          <w:trHeight w:val="300"/>
        </w:trPr>
        <w:tc>
          <w:tcPr>
            <w:tcW w:w="1787" w:type="dxa"/>
          </w:tcPr>
          <w:p w:rsidR="00A05197" w:rsidRPr="00127044" w:rsidRDefault="00A05197" w:rsidP="000706CE">
            <w:pPr>
              <w:rPr>
                <w:rFonts w:ascii="Times New Roman" w:hAnsi="Times New Roman"/>
              </w:rPr>
            </w:pPr>
            <w:r w:rsidRPr="00127044">
              <w:rPr>
                <w:rFonts w:ascii="Times New Roman" w:hAnsi="Times New Roman"/>
              </w:rPr>
              <w:t>Discussed grades</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facgrade_Mean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Discussed grades or assignments with an instructor - Mean </w:t>
            </w:r>
          </w:p>
        </w:tc>
      </w:tr>
      <w:tr w:rsidR="00A05197" w:rsidRPr="00127044">
        <w:trPr>
          <w:trHeight w:val="600"/>
        </w:trPr>
        <w:tc>
          <w:tcPr>
            <w:tcW w:w="1787" w:type="dxa"/>
          </w:tcPr>
          <w:p w:rsidR="00A05197" w:rsidRPr="00127044" w:rsidRDefault="00A05197" w:rsidP="000706CE">
            <w:pPr>
              <w:rPr>
                <w:rFonts w:ascii="Times New Roman" w:hAnsi="Times New Roman"/>
              </w:rPr>
            </w:pPr>
            <w:r w:rsidRPr="00127044">
              <w:rPr>
                <w:rFonts w:ascii="Times New Roman" w:hAnsi="Times New Roman"/>
              </w:rPr>
              <w:t>Discussed ideas with faculty</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facideas_Mean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Discussed ideas from your readings or classes with faculty members outside of class - </w:t>
            </w:r>
          </w:p>
        </w:tc>
      </w:tr>
      <w:tr w:rsidR="00A05197" w:rsidRPr="00127044">
        <w:trPr>
          <w:trHeight w:val="600"/>
        </w:trPr>
        <w:tc>
          <w:tcPr>
            <w:tcW w:w="1787" w:type="dxa"/>
            <w:tcBorders>
              <w:bottom w:val="single" w:sz="8" w:space="0" w:color="auto"/>
            </w:tcBorders>
          </w:tcPr>
          <w:p w:rsidR="00A05197" w:rsidRPr="00127044" w:rsidRDefault="00A05197" w:rsidP="000706CE">
            <w:pPr>
              <w:rPr>
                <w:rFonts w:ascii="Times New Roman" w:hAnsi="Times New Roman"/>
              </w:rPr>
            </w:pPr>
            <w:r w:rsidRPr="00127044">
              <w:rPr>
                <w:rFonts w:ascii="Times New Roman" w:hAnsi="Times New Roman"/>
              </w:rPr>
              <w:t>Received feedback</w:t>
            </w:r>
          </w:p>
        </w:tc>
        <w:tc>
          <w:tcPr>
            <w:tcW w:w="2643" w:type="dxa"/>
            <w:gridSpan w:val="2"/>
            <w:tcBorders>
              <w:bottom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facfeed_Mean</w:t>
            </w:r>
          </w:p>
        </w:tc>
        <w:tc>
          <w:tcPr>
            <w:tcW w:w="4426" w:type="dxa"/>
            <w:gridSpan w:val="2"/>
            <w:tcBorders>
              <w:bottom w:val="single" w:sz="8" w:space="0" w:color="auto"/>
            </w:tcBorders>
          </w:tcPr>
          <w:p w:rsidR="00DB7553" w:rsidRPr="00127044" w:rsidRDefault="00A05197" w:rsidP="000706CE">
            <w:pPr>
              <w:rPr>
                <w:rFonts w:ascii="Times New Roman" w:hAnsi="Times New Roman"/>
              </w:rPr>
            </w:pPr>
            <w:r w:rsidRPr="00127044">
              <w:rPr>
                <w:rFonts w:ascii="Times New Roman" w:hAnsi="Times New Roman"/>
              </w:rPr>
              <w:t xml:space="preserve">Received prompt written or oral feedback from faculty on your academic performance - Mean </w:t>
            </w:r>
          </w:p>
        </w:tc>
      </w:tr>
      <w:tr w:rsidR="00DE3F99" w:rsidRPr="00127044">
        <w:trPr>
          <w:trHeight w:val="300"/>
        </w:trPr>
        <w:tc>
          <w:tcPr>
            <w:tcW w:w="8856" w:type="dxa"/>
            <w:gridSpan w:val="5"/>
            <w:tcBorders>
              <w:top w:val="single" w:sz="8" w:space="0" w:color="auto"/>
              <w:bottom w:val="single" w:sz="8" w:space="0" w:color="auto"/>
            </w:tcBorders>
          </w:tcPr>
          <w:p w:rsidR="00DE3F99" w:rsidRPr="00127044" w:rsidRDefault="00DE3F99" w:rsidP="00DE3F99">
            <w:pPr>
              <w:jc w:val="center"/>
              <w:rPr>
                <w:rFonts w:ascii="Times New Roman" w:hAnsi="Times New Roman"/>
                <w:b/>
              </w:rPr>
            </w:pPr>
            <w:r w:rsidRPr="00127044">
              <w:rPr>
                <w:rFonts w:ascii="Times New Roman" w:hAnsi="Times New Roman"/>
                <w:b/>
              </w:rPr>
              <w:t>Institutional Support Construct Indicators</w:t>
            </w:r>
          </w:p>
        </w:tc>
      </w:tr>
      <w:tr w:rsidR="007B088F" w:rsidRPr="00127044">
        <w:trPr>
          <w:trHeight w:val="300"/>
        </w:trPr>
        <w:tc>
          <w:tcPr>
            <w:tcW w:w="1787" w:type="dxa"/>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643" w:type="dxa"/>
            <w:gridSpan w:val="2"/>
            <w:tcBorders>
              <w:top w:val="single" w:sz="8" w:space="0" w:color="auto"/>
            </w:tcBorders>
            <w:noWrap/>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A05197" w:rsidRPr="00127044">
        <w:trPr>
          <w:trHeight w:val="300"/>
        </w:trPr>
        <w:tc>
          <w:tcPr>
            <w:tcW w:w="1787" w:type="dxa"/>
            <w:tcBorders>
              <w:top w:val="single" w:sz="8" w:space="0" w:color="auto"/>
            </w:tcBorders>
          </w:tcPr>
          <w:p w:rsidR="00A05197" w:rsidRPr="00127044" w:rsidRDefault="006C2B0B" w:rsidP="000706CE">
            <w:pPr>
              <w:rPr>
                <w:rFonts w:ascii="Times New Roman" w:hAnsi="Times New Roman"/>
              </w:rPr>
            </w:pPr>
            <w:r w:rsidRPr="00127044">
              <w:rPr>
                <w:rFonts w:ascii="Times New Roman" w:hAnsi="Times New Roman"/>
              </w:rPr>
              <w:t>Interaction (Pike)</w:t>
            </w:r>
          </w:p>
        </w:tc>
        <w:tc>
          <w:tcPr>
            <w:tcW w:w="2643" w:type="dxa"/>
            <w:gridSpan w:val="2"/>
            <w:tcBorders>
              <w:top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Interact_Pike</w:t>
            </w:r>
          </w:p>
        </w:tc>
        <w:tc>
          <w:tcPr>
            <w:tcW w:w="4426" w:type="dxa"/>
            <w:gridSpan w:val="2"/>
            <w:tcBorders>
              <w:top w:val="single" w:sz="8" w:space="0" w:color="auto"/>
            </w:tcBorders>
          </w:tcPr>
          <w:p w:rsidR="00A05197" w:rsidRPr="00127044" w:rsidRDefault="00A05197" w:rsidP="00992939">
            <w:pPr>
              <w:rPr>
                <w:rFonts w:ascii="Times New Roman" w:hAnsi="Times New Roman"/>
              </w:rPr>
            </w:pPr>
            <w:r w:rsidRPr="00127044">
              <w:rPr>
                <w:rFonts w:ascii="Times New Roman" w:hAnsi="Times New Roman"/>
              </w:rPr>
              <w:t>Pike’s Course Interaction scalelet</w:t>
            </w:r>
          </w:p>
        </w:tc>
      </w:tr>
      <w:tr w:rsidR="00A05197" w:rsidRPr="00127044">
        <w:trPr>
          <w:trHeight w:val="600"/>
        </w:trPr>
        <w:tc>
          <w:tcPr>
            <w:tcW w:w="1787" w:type="dxa"/>
          </w:tcPr>
          <w:p w:rsidR="00A05197" w:rsidRPr="00127044" w:rsidRDefault="006C2B0B" w:rsidP="000706CE">
            <w:pPr>
              <w:rPr>
                <w:rFonts w:ascii="Times New Roman" w:hAnsi="Times New Roman"/>
              </w:rPr>
            </w:pPr>
            <w:r w:rsidRPr="00127044">
              <w:rPr>
                <w:rFonts w:ascii="Times New Roman" w:hAnsi="Times New Roman"/>
              </w:rPr>
              <w:t>Students</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envstu_Mean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The quality of your relationships with other students at your institution - Mean </w:t>
            </w:r>
          </w:p>
        </w:tc>
      </w:tr>
      <w:tr w:rsidR="00A05197" w:rsidRPr="00127044">
        <w:trPr>
          <w:trHeight w:val="600"/>
        </w:trPr>
        <w:tc>
          <w:tcPr>
            <w:tcW w:w="1787" w:type="dxa"/>
          </w:tcPr>
          <w:p w:rsidR="00A05197" w:rsidRPr="00127044" w:rsidRDefault="006C2B0B" w:rsidP="000706CE">
            <w:pPr>
              <w:rPr>
                <w:rFonts w:ascii="Times New Roman" w:hAnsi="Times New Roman"/>
              </w:rPr>
            </w:pPr>
            <w:r w:rsidRPr="00127044">
              <w:rPr>
                <w:rFonts w:ascii="Times New Roman" w:hAnsi="Times New Roman"/>
              </w:rPr>
              <w:t>Faculty</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envfac_Mean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The quality of your relationships with faculty members at your institution - Mean </w:t>
            </w:r>
          </w:p>
          <w:p w:rsidR="00453B9C" w:rsidRPr="00127044" w:rsidRDefault="00453B9C" w:rsidP="000706CE">
            <w:pPr>
              <w:rPr>
                <w:rFonts w:ascii="Times New Roman" w:hAnsi="Times New Roman"/>
              </w:rPr>
            </w:pPr>
          </w:p>
        </w:tc>
      </w:tr>
      <w:tr w:rsidR="00A05197" w:rsidRPr="00127044">
        <w:trPr>
          <w:trHeight w:val="600"/>
        </w:trPr>
        <w:tc>
          <w:tcPr>
            <w:tcW w:w="1787" w:type="dxa"/>
          </w:tcPr>
          <w:p w:rsidR="00A05197" w:rsidRPr="00127044" w:rsidRDefault="006C2B0B" w:rsidP="000706CE">
            <w:pPr>
              <w:rPr>
                <w:rFonts w:ascii="Times New Roman" w:hAnsi="Times New Roman"/>
              </w:rPr>
            </w:pPr>
            <w:r w:rsidRPr="00127044">
              <w:rPr>
                <w:rFonts w:ascii="Times New Roman" w:hAnsi="Times New Roman"/>
              </w:rPr>
              <w:t>Administration</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envadm_Mean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The quality of your relationships with administrative personnel and offices at your institution - Mean </w:t>
            </w:r>
          </w:p>
        </w:tc>
      </w:tr>
      <w:tr w:rsidR="00A05197" w:rsidRPr="00127044">
        <w:trPr>
          <w:trHeight w:val="600"/>
        </w:trPr>
        <w:tc>
          <w:tcPr>
            <w:tcW w:w="1787" w:type="dxa"/>
          </w:tcPr>
          <w:p w:rsidR="00A05197" w:rsidRPr="00127044" w:rsidRDefault="006C2B0B" w:rsidP="000706CE">
            <w:pPr>
              <w:rPr>
                <w:rFonts w:ascii="Times New Roman" w:hAnsi="Times New Roman"/>
              </w:rPr>
            </w:pPr>
            <w:r w:rsidRPr="00127044">
              <w:rPr>
                <w:rFonts w:ascii="Times New Roman" w:hAnsi="Times New Roman"/>
              </w:rPr>
              <w:t>Support</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envsuprt_Mean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To what extent does your institution emphasize providing the support you need to help you succeed academically - Mean </w:t>
            </w:r>
          </w:p>
        </w:tc>
      </w:tr>
      <w:tr w:rsidR="00A05197" w:rsidRPr="00127044">
        <w:trPr>
          <w:trHeight w:val="600"/>
        </w:trPr>
        <w:tc>
          <w:tcPr>
            <w:tcW w:w="1787" w:type="dxa"/>
          </w:tcPr>
          <w:p w:rsidR="00A05197" w:rsidRPr="00127044" w:rsidRDefault="001D2D42" w:rsidP="000706CE">
            <w:pPr>
              <w:rPr>
                <w:rFonts w:ascii="Times New Roman" w:hAnsi="Times New Roman"/>
              </w:rPr>
            </w:pPr>
            <w:r w:rsidRPr="00127044">
              <w:rPr>
                <w:rFonts w:ascii="Times New Roman" w:hAnsi="Times New Roman"/>
              </w:rPr>
              <w:t>Institutional work and family support</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envnacad_Mean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To what extent does your institution emphasize helping you cope with your non-academic responsibilities (work, </w:t>
            </w:r>
            <w:r w:rsidRPr="00127044">
              <w:rPr>
                <w:rFonts w:ascii="Times New Roman" w:hAnsi="Times New Roman"/>
              </w:rPr>
              <w:lastRenderedPageBreak/>
              <w:t xml:space="preserve">family, etc.) - Mean </w:t>
            </w:r>
          </w:p>
        </w:tc>
      </w:tr>
      <w:tr w:rsidR="00A05197" w:rsidRPr="00127044">
        <w:trPr>
          <w:trHeight w:val="600"/>
        </w:trPr>
        <w:tc>
          <w:tcPr>
            <w:tcW w:w="1787" w:type="dxa"/>
          </w:tcPr>
          <w:p w:rsidR="00A05197" w:rsidRPr="00127044" w:rsidRDefault="001D2D42" w:rsidP="000706CE">
            <w:pPr>
              <w:rPr>
                <w:rFonts w:ascii="Times New Roman" w:hAnsi="Times New Roman"/>
              </w:rPr>
            </w:pPr>
            <w:r w:rsidRPr="00127044">
              <w:rPr>
                <w:rFonts w:ascii="Times New Roman" w:hAnsi="Times New Roman"/>
              </w:rPr>
              <w:lastRenderedPageBreak/>
              <w:t>Institutional social support</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envsocal_Mean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To what extent does your institution emphasize providing the support you need to thrive socially - Mean </w:t>
            </w:r>
          </w:p>
        </w:tc>
      </w:tr>
      <w:tr w:rsidR="00A05197" w:rsidRPr="00127044">
        <w:trPr>
          <w:trHeight w:val="300"/>
        </w:trPr>
        <w:tc>
          <w:tcPr>
            <w:tcW w:w="1787" w:type="dxa"/>
          </w:tcPr>
          <w:p w:rsidR="00A05197" w:rsidRPr="00127044" w:rsidRDefault="001D2D42" w:rsidP="000706CE">
            <w:pPr>
              <w:rPr>
                <w:rFonts w:ascii="Times New Roman" w:hAnsi="Times New Roman"/>
              </w:rPr>
            </w:pPr>
            <w:r w:rsidRPr="00127044">
              <w:rPr>
                <w:rFonts w:ascii="Times New Roman" w:hAnsi="Times New Roman"/>
              </w:rPr>
              <w:t>Support (Pike)</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Support_Pike</w:t>
            </w:r>
          </w:p>
        </w:tc>
        <w:tc>
          <w:tcPr>
            <w:tcW w:w="4426" w:type="dxa"/>
            <w:gridSpan w:val="2"/>
          </w:tcPr>
          <w:p w:rsidR="00A05197" w:rsidRPr="00127044" w:rsidRDefault="00A05197" w:rsidP="00992939">
            <w:pPr>
              <w:rPr>
                <w:rFonts w:ascii="Times New Roman" w:hAnsi="Times New Roman"/>
              </w:rPr>
            </w:pPr>
            <w:r w:rsidRPr="00127044">
              <w:rPr>
                <w:rFonts w:ascii="Times New Roman" w:hAnsi="Times New Roman"/>
              </w:rPr>
              <w:t>Pike’s Support for Student Success scalelet</w:t>
            </w:r>
          </w:p>
        </w:tc>
      </w:tr>
      <w:tr w:rsidR="00A05197" w:rsidRPr="00127044">
        <w:trPr>
          <w:trHeight w:val="300"/>
        </w:trPr>
        <w:tc>
          <w:tcPr>
            <w:tcW w:w="1787" w:type="dxa"/>
          </w:tcPr>
          <w:p w:rsidR="00A05197" w:rsidRPr="00127044" w:rsidRDefault="001D2D42" w:rsidP="000706CE">
            <w:pPr>
              <w:rPr>
                <w:rFonts w:ascii="Times New Roman" w:hAnsi="Times New Roman"/>
              </w:rPr>
            </w:pPr>
            <w:r w:rsidRPr="00127044">
              <w:rPr>
                <w:rFonts w:ascii="Times New Roman" w:hAnsi="Times New Roman"/>
              </w:rPr>
              <w:t>Supportive Campus Environment Index (NSSE)</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SCE_Mean</w:t>
            </w:r>
          </w:p>
        </w:tc>
        <w:tc>
          <w:tcPr>
            <w:tcW w:w="4426" w:type="dxa"/>
            <w:gridSpan w:val="2"/>
          </w:tcPr>
          <w:p w:rsidR="00A05197" w:rsidRPr="00127044" w:rsidRDefault="00992939" w:rsidP="000706CE">
            <w:pPr>
              <w:rPr>
                <w:rFonts w:ascii="Times New Roman" w:hAnsi="Times New Roman"/>
              </w:rPr>
            </w:pPr>
            <w:r w:rsidRPr="00127044">
              <w:rPr>
                <w:rFonts w:ascii="Times New Roman" w:hAnsi="Times New Roman"/>
              </w:rPr>
              <w:t xml:space="preserve">NSSE </w:t>
            </w:r>
            <w:r w:rsidR="00A05197" w:rsidRPr="00127044">
              <w:rPr>
                <w:rFonts w:ascii="Times New Roman" w:hAnsi="Times New Roman"/>
              </w:rPr>
              <w:t xml:space="preserve">Supportive Campus Environment Index - Mean </w:t>
            </w:r>
          </w:p>
        </w:tc>
      </w:tr>
      <w:tr w:rsidR="00A05197" w:rsidRPr="00127044">
        <w:trPr>
          <w:trHeight w:val="300"/>
        </w:trPr>
        <w:tc>
          <w:tcPr>
            <w:tcW w:w="1787" w:type="dxa"/>
            <w:tcBorders>
              <w:bottom w:val="single" w:sz="8" w:space="0" w:color="auto"/>
            </w:tcBorders>
          </w:tcPr>
          <w:p w:rsidR="00A05197" w:rsidRPr="00127044" w:rsidRDefault="001D2D42" w:rsidP="000706CE">
            <w:pPr>
              <w:rPr>
                <w:rFonts w:ascii="Times New Roman" w:hAnsi="Times New Roman"/>
              </w:rPr>
            </w:pPr>
            <w:r w:rsidRPr="00127044">
              <w:rPr>
                <w:rFonts w:ascii="Times New Roman" w:hAnsi="Times New Roman"/>
              </w:rPr>
              <w:t>Student-Faculty Interaction Index (NSSE)</w:t>
            </w:r>
          </w:p>
        </w:tc>
        <w:tc>
          <w:tcPr>
            <w:tcW w:w="2643" w:type="dxa"/>
            <w:gridSpan w:val="2"/>
            <w:tcBorders>
              <w:bottom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SFI_Mean</w:t>
            </w:r>
          </w:p>
        </w:tc>
        <w:tc>
          <w:tcPr>
            <w:tcW w:w="4426" w:type="dxa"/>
            <w:gridSpan w:val="2"/>
            <w:tcBorders>
              <w:bottom w:val="single" w:sz="8" w:space="0" w:color="auto"/>
            </w:tcBorders>
          </w:tcPr>
          <w:p w:rsidR="00A05197" w:rsidRPr="00127044" w:rsidRDefault="00992939" w:rsidP="000706CE">
            <w:pPr>
              <w:rPr>
                <w:rFonts w:ascii="Times New Roman" w:hAnsi="Times New Roman"/>
              </w:rPr>
            </w:pPr>
            <w:r w:rsidRPr="00127044">
              <w:rPr>
                <w:rFonts w:ascii="Times New Roman" w:hAnsi="Times New Roman"/>
              </w:rPr>
              <w:t xml:space="preserve">NSSE </w:t>
            </w:r>
            <w:r w:rsidR="00A05197" w:rsidRPr="00127044">
              <w:rPr>
                <w:rFonts w:ascii="Times New Roman" w:hAnsi="Times New Roman"/>
              </w:rPr>
              <w:t xml:space="preserve">Student-Faculty Interaction Index - Mean </w:t>
            </w:r>
          </w:p>
        </w:tc>
      </w:tr>
      <w:tr w:rsidR="00DE3F99" w:rsidRPr="00127044">
        <w:trPr>
          <w:trHeight w:val="300"/>
        </w:trPr>
        <w:tc>
          <w:tcPr>
            <w:tcW w:w="8856" w:type="dxa"/>
            <w:gridSpan w:val="5"/>
            <w:tcBorders>
              <w:top w:val="single" w:sz="8" w:space="0" w:color="auto"/>
              <w:bottom w:val="single" w:sz="8" w:space="0" w:color="auto"/>
            </w:tcBorders>
          </w:tcPr>
          <w:p w:rsidR="00DE3F99" w:rsidRPr="00127044" w:rsidRDefault="00DE3F99" w:rsidP="00DE3F99">
            <w:pPr>
              <w:jc w:val="center"/>
              <w:rPr>
                <w:rFonts w:ascii="Times New Roman" w:hAnsi="Times New Roman"/>
                <w:b/>
              </w:rPr>
            </w:pPr>
            <w:r w:rsidRPr="00127044">
              <w:rPr>
                <w:rFonts w:ascii="Times New Roman" w:hAnsi="Times New Roman"/>
                <w:b/>
              </w:rPr>
              <w:t>Intent to Persist Construct Indicators</w:t>
            </w:r>
          </w:p>
        </w:tc>
      </w:tr>
      <w:tr w:rsidR="007B088F" w:rsidRPr="00127044">
        <w:trPr>
          <w:trHeight w:val="300"/>
        </w:trPr>
        <w:tc>
          <w:tcPr>
            <w:tcW w:w="1787" w:type="dxa"/>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643" w:type="dxa"/>
            <w:gridSpan w:val="2"/>
            <w:tcBorders>
              <w:top w:val="single" w:sz="8" w:space="0" w:color="auto"/>
            </w:tcBorders>
            <w:noWrap/>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A05197" w:rsidRPr="00127044">
        <w:trPr>
          <w:trHeight w:val="300"/>
        </w:trPr>
        <w:tc>
          <w:tcPr>
            <w:tcW w:w="1787" w:type="dxa"/>
            <w:tcBorders>
              <w:top w:val="single" w:sz="8" w:space="0" w:color="auto"/>
            </w:tcBorders>
          </w:tcPr>
          <w:p w:rsidR="00A05197" w:rsidRPr="00127044" w:rsidRDefault="001D2D42" w:rsidP="000706CE">
            <w:pPr>
              <w:rPr>
                <w:rFonts w:ascii="Times New Roman" w:hAnsi="Times New Roman"/>
              </w:rPr>
            </w:pPr>
            <w:r w:rsidRPr="00127044">
              <w:rPr>
                <w:rFonts w:ascii="Times New Roman" w:hAnsi="Times New Roman"/>
              </w:rPr>
              <w:t>Experience</w:t>
            </w:r>
          </w:p>
        </w:tc>
        <w:tc>
          <w:tcPr>
            <w:tcW w:w="2643" w:type="dxa"/>
            <w:gridSpan w:val="2"/>
            <w:tcBorders>
              <w:top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entirexp_Mean</w:t>
            </w:r>
          </w:p>
        </w:tc>
        <w:tc>
          <w:tcPr>
            <w:tcW w:w="4426" w:type="dxa"/>
            <w:gridSpan w:val="2"/>
            <w:tcBorders>
              <w:top w:val="single" w:sz="8" w:space="0" w:color="auto"/>
            </w:tcBorders>
          </w:tcPr>
          <w:p w:rsidR="00A05197" w:rsidRPr="00127044" w:rsidRDefault="00A05197" w:rsidP="000706CE">
            <w:pPr>
              <w:rPr>
                <w:rFonts w:ascii="Times New Roman" w:hAnsi="Times New Roman"/>
              </w:rPr>
            </w:pPr>
            <w:r w:rsidRPr="00127044">
              <w:rPr>
                <w:rFonts w:ascii="Times New Roman" w:hAnsi="Times New Roman"/>
              </w:rPr>
              <w:t xml:space="preserve">How would you evaluate your entire educational experience at this institution? - Mean </w:t>
            </w:r>
          </w:p>
        </w:tc>
      </w:tr>
      <w:tr w:rsidR="00A05197" w:rsidRPr="00127044">
        <w:trPr>
          <w:trHeight w:val="300"/>
        </w:trPr>
        <w:tc>
          <w:tcPr>
            <w:tcW w:w="1787" w:type="dxa"/>
          </w:tcPr>
          <w:p w:rsidR="00A05197" w:rsidRPr="00127044" w:rsidRDefault="001D2D42" w:rsidP="000706CE">
            <w:pPr>
              <w:rPr>
                <w:rFonts w:ascii="Times New Roman" w:hAnsi="Times New Roman"/>
              </w:rPr>
            </w:pPr>
            <w:r w:rsidRPr="00127044">
              <w:rPr>
                <w:rFonts w:ascii="Times New Roman" w:hAnsi="Times New Roman"/>
              </w:rPr>
              <w:t>Return</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samecoll_Mean</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If you could start over again, would you go to the same institution you are now attending? - Mean </w:t>
            </w:r>
          </w:p>
        </w:tc>
      </w:tr>
      <w:tr w:rsidR="00992939" w:rsidRPr="00127044">
        <w:trPr>
          <w:trHeight w:val="300"/>
        </w:trPr>
        <w:tc>
          <w:tcPr>
            <w:tcW w:w="1787" w:type="dxa"/>
            <w:tcBorders>
              <w:bottom w:val="single" w:sz="8" w:space="0" w:color="auto"/>
            </w:tcBorders>
          </w:tcPr>
          <w:p w:rsidR="00992939" w:rsidRPr="00127044" w:rsidRDefault="00992939" w:rsidP="000706CE">
            <w:pPr>
              <w:rPr>
                <w:rFonts w:ascii="Times New Roman" w:hAnsi="Times New Roman"/>
              </w:rPr>
            </w:pPr>
            <w:r w:rsidRPr="00127044">
              <w:rPr>
                <w:rFonts w:ascii="Times New Roman" w:hAnsi="Times New Roman"/>
              </w:rPr>
              <w:t>Satisfaction</w:t>
            </w:r>
          </w:p>
        </w:tc>
        <w:tc>
          <w:tcPr>
            <w:tcW w:w="2643" w:type="dxa"/>
            <w:gridSpan w:val="2"/>
            <w:tcBorders>
              <w:bottom w:val="single" w:sz="8" w:space="0" w:color="auto"/>
            </w:tcBorders>
            <w:noWrap/>
          </w:tcPr>
          <w:p w:rsidR="00992939" w:rsidRPr="00127044" w:rsidRDefault="00992939" w:rsidP="000706CE">
            <w:pPr>
              <w:rPr>
                <w:rFonts w:ascii="Times New Roman" w:hAnsi="Times New Roman"/>
              </w:rPr>
            </w:pPr>
            <w:r w:rsidRPr="00127044">
              <w:rPr>
                <w:rFonts w:ascii="Times New Roman" w:hAnsi="Times New Roman"/>
              </w:rPr>
              <w:t>satisfaction</w:t>
            </w:r>
          </w:p>
        </w:tc>
        <w:tc>
          <w:tcPr>
            <w:tcW w:w="4426" w:type="dxa"/>
            <w:gridSpan w:val="2"/>
            <w:tcBorders>
              <w:bottom w:val="single" w:sz="8" w:space="0" w:color="auto"/>
            </w:tcBorders>
          </w:tcPr>
          <w:p w:rsidR="00992939" w:rsidRPr="00127044" w:rsidRDefault="00992939" w:rsidP="000706CE">
            <w:pPr>
              <w:rPr>
                <w:rFonts w:ascii="Times New Roman" w:hAnsi="Times New Roman"/>
              </w:rPr>
            </w:pPr>
            <w:r w:rsidRPr="00127044">
              <w:rPr>
                <w:rFonts w:ascii="Times New Roman" w:hAnsi="Times New Roman"/>
              </w:rPr>
              <w:t>Satisfaction: calculated as mean of experience and return.</w:t>
            </w:r>
          </w:p>
        </w:tc>
      </w:tr>
      <w:tr w:rsidR="00DE3F99" w:rsidRPr="00127044">
        <w:trPr>
          <w:trHeight w:val="300"/>
        </w:trPr>
        <w:tc>
          <w:tcPr>
            <w:tcW w:w="8856" w:type="dxa"/>
            <w:gridSpan w:val="5"/>
            <w:tcBorders>
              <w:top w:val="single" w:sz="8" w:space="0" w:color="auto"/>
              <w:bottom w:val="single" w:sz="8" w:space="0" w:color="auto"/>
            </w:tcBorders>
          </w:tcPr>
          <w:p w:rsidR="00DE3F99" w:rsidRPr="00127044" w:rsidRDefault="00DE3F99" w:rsidP="00DE3F99">
            <w:pPr>
              <w:jc w:val="center"/>
              <w:rPr>
                <w:rFonts w:ascii="Times New Roman" w:hAnsi="Times New Roman"/>
                <w:b/>
              </w:rPr>
            </w:pPr>
            <w:r w:rsidRPr="00127044">
              <w:rPr>
                <w:rFonts w:ascii="Times New Roman" w:hAnsi="Times New Roman"/>
                <w:b/>
              </w:rPr>
              <w:t>Persistence Construct Indicators</w:t>
            </w:r>
          </w:p>
        </w:tc>
      </w:tr>
      <w:tr w:rsidR="007B088F" w:rsidRPr="00127044">
        <w:trPr>
          <w:trHeight w:val="300"/>
        </w:trPr>
        <w:tc>
          <w:tcPr>
            <w:tcW w:w="1787" w:type="dxa"/>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Name</w:t>
            </w:r>
          </w:p>
        </w:tc>
        <w:tc>
          <w:tcPr>
            <w:tcW w:w="2643" w:type="dxa"/>
            <w:gridSpan w:val="2"/>
            <w:tcBorders>
              <w:top w:val="single" w:sz="8" w:space="0" w:color="auto"/>
            </w:tcBorders>
            <w:noWrap/>
          </w:tcPr>
          <w:p w:rsidR="007B088F" w:rsidRPr="00CE78E2" w:rsidRDefault="007B088F" w:rsidP="00B13C57">
            <w:pPr>
              <w:rPr>
                <w:rFonts w:ascii="Times New Roman" w:hAnsi="Times New Roman"/>
                <w:i/>
              </w:rPr>
            </w:pPr>
            <w:r w:rsidRPr="00CE78E2">
              <w:rPr>
                <w:rFonts w:ascii="Times New Roman" w:hAnsi="Times New Roman"/>
                <w:i/>
              </w:rPr>
              <w:t>Variable Name</w:t>
            </w:r>
          </w:p>
        </w:tc>
        <w:tc>
          <w:tcPr>
            <w:tcW w:w="4426" w:type="dxa"/>
            <w:gridSpan w:val="2"/>
            <w:tcBorders>
              <w:top w:val="single" w:sz="8" w:space="0" w:color="auto"/>
            </w:tcBorders>
          </w:tcPr>
          <w:p w:rsidR="007B088F" w:rsidRPr="00CE78E2" w:rsidRDefault="007B088F" w:rsidP="00B13C57">
            <w:pPr>
              <w:rPr>
                <w:rFonts w:ascii="Times New Roman" w:hAnsi="Times New Roman"/>
                <w:i/>
              </w:rPr>
            </w:pPr>
            <w:r w:rsidRPr="00CE78E2">
              <w:rPr>
                <w:rFonts w:ascii="Times New Roman" w:hAnsi="Times New Roman"/>
                <w:i/>
              </w:rPr>
              <w:t>Label</w:t>
            </w:r>
          </w:p>
        </w:tc>
      </w:tr>
      <w:tr w:rsidR="00A05197" w:rsidRPr="00127044">
        <w:trPr>
          <w:trHeight w:val="300"/>
        </w:trPr>
        <w:tc>
          <w:tcPr>
            <w:tcW w:w="1787" w:type="dxa"/>
            <w:tcBorders>
              <w:top w:val="single" w:sz="8" w:space="0" w:color="auto"/>
            </w:tcBorders>
          </w:tcPr>
          <w:p w:rsidR="00A05197" w:rsidRPr="00127044" w:rsidRDefault="001D2D42" w:rsidP="000706CE">
            <w:pPr>
              <w:rPr>
                <w:rFonts w:ascii="Times New Roman" w:hAnsi="Times New Roman"/>
              </w:rPr>
            </w:pPr>
            <w:r w:rsidRPr="00127044">
              <w:rPr>
                <w:rFonts w:ascii="Times New Roman" w:hAnsi="Times New Roman"/>
              </w:rPr>
              <w:t>Retention 2006</w:t>
            </w:r>
          </w:p>
        </w:tc>
        <w:tc>
          <w:tcPr>
            <w:tcW w:w="2643" w:type="dxa"/>
            <w:gridSpan w:val="2"/>
            <w:tcBorders>
              <w:top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RET2006_coll</w:t>
            </w:r>
          </w:p>
        </w:tc>
        <w:tc>
          <w:tcPr>
            <w:tcW w:w="4426" w:type="dxa"/>
            <w:gridSpan w:val="2"/>
            <w:tcBorders>
              <w:top w:val="single" w:sz="8" w:space="0" w:color="auto"/>
            </w:tcBorders>
          </w:tcPr>
          <w:p w:rsidR="00A05197" w:rsidRPr="00127044" w:rsidRDefault="00A05197" w:rsidP="000706CE">
            <w:pPr>
              <w:rPr>
                <w:rFonts w:ascii="Times New Roman" w:hAnsi="Times New Roman"/>
              </w:rPr>
            </w:pPr>
            <w:r w:rsidRPr="00127044">
              <w:rPr>
                <w:rFonts w:ascii="Times New Roman" w:hAnsi="Times New Roman"/>
              </w:rPr>
              <w:t xml:space="preserve">Retention 2006: Full-time retention rate (EF2006D) </w:t>
            </w:r>
            <w:r w:rsidR="0094220C" w:rsidRPr="00127044">
              <w:rPr>
                <w:rFonts w:ascii="Times New Roman" w:hAnsi="Times New Roman"/>
              </w:rPr>
              <w:t>–</w:t>
            </w:r>
            <w:r w:rsidRPr="00127044">
              <w:rPr>
                <w:rFonts w:ascii="Times New Roman" w:hAnsi="Times New Roman"/>
              </w:rPr>
              <w:t xml:space="preserve"> collapsed</w:t>
            </w:r>
            <w:r w:rsidR="0094220C" w:rsidRPr="00127044">
              <w:rPr>
                <w:rFonts w:ascii="Times New Roman" w:hAnsi="Times New Roman"/>
              </w:rPr>
              <w:t xml:space="preserve"> (ALS)</w:t>
            </w:r>
          </w:p>
        </w:tc>
      </w:tr>
      <w:tr w:rsidR="00A05197" w:rsidRPr="00127044">
        <w:trPr>
          <w:trHeight w:val="300"/>
        </w:trPr>
        <w:tc>
          <w:tcPr>
            <w:tcW w:w="1787" w:type="dxa"/>
          </w:tcPr>
          <w:p w:rsidR="00A05197" w:rsidRPr="00127044" w:rsidRDefault="001D2D42" w:rsidP="000706CE">
            <w:pPr>
              <w:rPr>
                <w:rFonts w:ascii="Times New Roman" w:hAnsi="Times New Roman"/>
              </w:rPr>
            </w:pPr>
            <w:r w:rsidRPr="00127044">
              <w:rPr>
                <w:rFonts w:ascii="Times New Roman" w:hAnsi="Times New Roman"/>
              </w:rPr>
              <w:t>Retention 2007</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RET2007_coll</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Retention 2007: Full-time retention rate (EF2007D) </w:t>
            </w:r>
            <w:r w:rsidR="0094220C" w:rsidRPr="00127044">
              <w:rPr>
                <w:rFonts w:ascii="Times New Roman" w:hAnsi="Times New Roman"/>
              </w:rPr>
              <w:t>– collapsed (ALS)</w:t>
            </w:r>
          </w:p>
        </w:tc>
      </w:tr>
      <w:tr w:rsidR="00A05197" w:rsidRPr="00127044">
        <w:trPr>
          <w:trHeight w:val="300"/>
        </w:trPr>
        <w:tc>
          <w:tcPr>
            <w:tcW w:w="1787" w:type="dxa"/>
          </w:tcPr>
          <w:p w:rsidR="00A05197" w:rsidRPr="00127044" w:rsidRDefault="001D2D42" w:rsidP="000706CE">
            <w:pPr>
              <w:rPr>
                <w:rFonts w:ascii="Times New Roman" w:hAnsi="Times New Roman"/>
              </w:rPr>
            </w:pPr>
            <w:r w:rsidRPr="00127044">
              <w:rPr>
                <w:rFonts w:ascii="Times New Roman" w:hAnsi="Times New Roman"/>
              </w:rPr>
              <w:t>Graduation 2006</w:t>
            </w:r>
          </w:p>
        </w:tc>
        <w:tc>
          <w:tcPr>
            <w:tcW w:w="2643" w:type="dxa"/>
            <w:gridSpan w:val="2"/>
            <w:noWrap/>
          </w:tcPr>
          <w:p w:rsidR="00A05197" w:rsidRPr="00127044" w:rsidRDefault="00A05197" w:rsidP="000706CE">
            <w:pPr>
              <w:rPr>
                <w:rFonts w:ascii="Times New Roman" w:hAnsi="Times New Roman"/>
              </w:rPr>
            </w:pPr>
            <w:r w:rsidRPr="00127044">
              <w:rPr>
                <w:rFonts w:ascii="Times New Roman" w:hAnsi="Times New Roman"/>
              </w:rPr>
              <w:t>GRAD2006_coll</w:t>
            </w:r>
          </w:p>
        </w:tc>
        <w:tc>
          <w:tcPr>
            <w:tcW w:w="4426" w:type="dxa"/>
            <w:gridSpan w:val="2"/>
          </w:tcPr>
          <w:p w:rsidR="00A05197" w:rsidRPr="00127044" w:rsidRDefault="00A05197" w:rsidP="000706CE">
            <w:pPr>
              <w:rPr>
                <w:rFonts w:ascii="Times New Roman" w:hAnsi="Times New Roman"/>
              </w:rPr>
            </w:pPr>
            <w:r w:rsidRPr="00127044">
              <w:rPr>
                <w:rFonts w:ascii="Times New Roman" w:hAnsi="Times New Roman"/>
              </w:rPr>
              <w:t xml:space="preserve">Graduation 2006: Graduation rate total cohort (DRVGR2006) </w:t>
            </w:r>
            <w:r w:rsidR="0094220C" w:rsidRPr="00127044">
              <w:rPr>
                <w:rFonts w:ascii="Times New Roman" w:hAnsi="Times New Roman"/>
              </w:rPr>
              <w:t>– collapsed (ALS)</w:t>
            </w:r>
          </w:p>
        </w:tc>
      </w:tr>
      <w:tr w:rsidR="00A05197" w:rsidRPr="00127044">
        <w:trPr>
          <w:trHeight w:val="300"/>
        </w:trPr>
        <w:tc>
          <w:tcPr>
            <w:tcW w:w="1787" w:type="dxa"/>
            <w:tcBorders>
              <w:bottom w:val="single" w:sz="8" w:space="0" w:color="auto"/>
            </w:tcBorders>
          </w:tcPr>
          <w:p w:rsidR="00A05197" w:rsidRPr="00127044" w:rsidRDefault="001D2D42" w:rsidP="000706CE">
            <w:pPr>
              <w:rPr>
                <w:rFonts w:ascii="Times New Roman" w:hAnsi="Times New Roman"/>
              </w:rPr>
            </w:pPr>
            <w:r w:rsidRPr="00127044">
              <w:rPr>
                <w:rFonts w:ascii="Times New Roman" w:hAnsi="Times New Roman"/>
              </w:rPr>
              <w:t>Graduation 2007</w:t>
            </w:r>
          </w:p>
        </w:tc>
        <w:tc>
          <w:tcPr>
            <w:tcW w:w="2643" w:type="dxa"/>
            <w:gridSpan w:val="2"/>
            <w:tcBorders>
              <w:bottom w:val="single" w:sz="8" w:space="0" w:color="auto"/>
            </w:tcBorders>
            <w:noWrap/>
          </w:tcPr>
          <w:p w:rsidR="00A05197" w:rsidRPr="00127044" w:rsidRDefault="00A05197" w:rsidP="000706CE">
            <w:pPr>
              <w:rPr>
                <w:rFonts w:ascii="Times New Roman" w:hAnsi="Times New Roman"/>
              </w:rPr>
            </w:pPr>
            <w:r w:rsidRPr="00127044">
              <w:rPr>
                <w:rFonts w:ascii="Times New Roman" w:hAnsi="Times New Roman"/>
              </w:rPr>
              <w:t>GRAD2007_coll</w:t>
            </w:r>
          </w:p>
        </w:tc>
        <w:tc>
          <w:tcPr>
            <w:tcW w:w="4426" w:type="dxa"/>
            <w:gridSpan w:val="2"/>
            <w:tcBorders>
              <w:bottom w:val="single" w:sz="8" w:space="0" w:color="auto"/>
            </w:tcBorders>
          </w:tcPr>
          <w:p w:rsidR="00A05197" w:rsidRPr="00127044" w:rsidRDefault="00A05197" w:rsidP="000706CE">
            <w:pPr>
              <w:rPr>
                <w:rFonts w:ascii="Times New Roman" w:hAnsi="Times New Roman"/>
              </w:rPr>
            </w:pPr>
            <w:r w:rsidRPr="00127044">
              <w:rPr>
                <w:rFonts w:ascii="Times New Roman" w:hAnsi="Times New Roman"/>
              </w:rPr>
              <w:t xml:space="preserve">Graduation 2007: Graduation rate total cohort (DRVGR2007) </w:t>
            </w:r>
            <w:r w:rsidR="0094220C" w:rsidRPr="00127044">
              <w:rPr>
                <w:rFonts w:ascii="Times New Roman" w:hAnsi="Times New Roman"/>
              </w:rPr>
              <w:t>– collapsed (ALS)</w:t>
            </w:r>
          </w:p>
        </w:tc>
      </w:tr>
    </w:tbl>
    <w:p w:rsidR="00A45597" w:rsidRPr="00127044" w:rsidRDefault="00A45597" w:rsidP="00A45597">
      <w:pPr>
        <w:spacing w:line="480" w:lineRule="auto"/>
        <w:rPr>
          <w:rFonts w:ascii="Times New Roman" w:hAnsi="Times New Roman"/>
        </w:rPr>
      </w:pPr>
    </w:p>
    <w:p w:rsidR="00656EC6" w:rsidRPr="00127044" w:rsidRDefault="00656EC6">
      <w:pPr>
        <w:rPr>
          <w:rFonts w:ascii="Times New Roman" w:hAnsi="Times New Roman"/>
        </w:rPr>
      </w:pPr>
      <w:r w:rsidRPr="00127044">
        <w:rPr>
          <w:rFonts w:ascii="Times New Roman" w:hAnsi="Times New Roman"/>
        </w:rPr>
        <w:br w:type="page"/>
      </w:r>
    </w:p>
    <w:p w:rsidR="00DA6C92" w:rsidRDefault="00DA6C92">
      <w:pPr>
        <w:rPr>
          <w:rFonts w:ascii="Times New Roman" w:hAnsi="Times New Roman"/>
          <w:b/>
        </w:rPr>
      </w:pPr>
      <w:r>
        <w:lastRenderedPageBreak/>
        <w:br w:type="page"/>
      </w:r>
    </w:p>
    <w:p w:rsidR="00B221CE" w:rsidRPr="00127044" w:rsidRDefault="00656EC6" w:rsidP="009812FA">
      <w:pPr>
        <w:pStyle w:val="Heading1fordissertation"/>
      </w:pPr>
      <w:bookmarkStart w:id="432" w:name="_Toc357082436"/>
      <w:r w:rsidRPr="00127044">
        <w:lastRenderedPageBreak/>
        <w:t xml:space="preserve">APPENDIX </w:t>
      </w:r>
      <w:r w:rsidR="000B2FE3" w:rsidRPr="00127044">
        <w:t>B</w:t>
      </w:r>
      <w:r w:rsidR="00B221CE" w:rsidRPr="00127044">
        <w:t>:</w:t>
      </w:r>
      <w:bookmarkEnd w:id="432"/>
    </w:p>
    <w:p w:rsidR="00656EC6" w:rsidRPr="00127044" w:rsidRDefault="00FE0ACC" w:rsidP="009812FA">
      <w:pPr>
        <w:pStyle w:val="Heading1fordissertation"/>
      </w:pPr>
      <w:bookmarkStart w:id="433" w:name="_Toc321485928"/>
      <w:bookmarkStart w:id="434" w:name="_Toc321814911"/>
      <w:bookmarkStart w:id="435" w:name="_Toc322177217"/>
      <w:bookmarkStart w:id="436" w:name="_Toc357082437"/>
      <w:r w:rsidRPr="00127044">
        <w:t>LIBRARY ENGAGEMENT</w:t>
      </w:r>
      <w:bookmarkEnd w:id="433"/>
      <w:bookmarkEnd w:id="434"/>
      <w:bookmarkEnd w:id="435"/>
      <w:bookmarkEnd w:id="436"/>
    </w:p>
    <w:p w:rsidR="00656EC6" w:rsidRPr="00127044" w:rsidRDefault="00656EC6" w:rsidP="00656EC6">
      <w:pPr>
        <w:spacing w:line="480" w:lineRule="auto"/>
        <w:ind w:firstLine="720"/>
        <w:rPr>
          <w:rFonts w:ascii="Times New Roman" w:hAnsi="Times New Roman"/>
        </w:rPr>
      </w:pPr>
      <w:r w:rsidRPr="00127044">
        <w:rPr>
          <w:rFonts w:ascii="Times New Roman" w:hAnsi="Times New Roman"/>
        </w:rPr>
        <w:t xml:space="preserve">Library engagement measures consist of an experimental questionnaire that NSSE included in their 2006 administration called the </w:t>
      </w:r>
      <w:r w:rsidRPr="00127044">
        <w:rPr>
          <w:rFonts w:ascii="Times New Roman" w:hAnsi="Times New Roman"/>
          <w:i/>
        </w:rPr>
        <w:t>Information Literacy Test</w:t>
      </w:r>
      <w:r w:rsidRPr="00127044">
        <w:rPr>
          <w:rFonts w:ascii="Times New Roman" w:hAnsi="Times New Roman"/>
        </w:rPr>
        <w:t xml:space="preserve"> (ILT) </w:t>
      </w:r>
      <w:r w:rsidR="00E6099C" w:rsidRPr="00127044">
        <w:rPr>
          <w:rFonts w:ascii="Times New Roman" w:hAnsi="Times New Roman"/>
        </w:rPr>
        <w:fldChar w:fldCharType="begin"/>
      </w:r>
      <w:r w:rsidR="00E64841" w:rsidRPr="00127044">
        <w:rPr>
          <w:rFonts w:ascii="Times New Roman" w:hAnsi="Times New Roman"/>
        </w:rPr>
        <w:instrText xml:space="preserve"> ADDIN EN.CITE &lt;EndNote&gt;&lt;Cite&gt;&lt;Author&gt;Gratch-Lindauer&lt;/Author&gt;&lt;Year&gt;2008&lt;/Year&gt;&lt;RecNum&gt;44&lt;/RecNum&gt;&lt;DisplayText&gt;(Gratch-Lindauer, 2008)&lt;/DisplayText&gt;&lt;record&gt;&lt;rec-number&gt;44&lt;/rec-number&gt;&lt;foreign-keys&gt;&lt;key app="EN" db-id="trdvwvf9m00zd4es0eavtr0g5zf90pzwzsw5"&gt;44&lt;/key&gt;&lt;/foreign-keys&gt;&lt;ref-type name="Journal Article"&gt;17&lt;/ref-type&gt;&lt;contributors&gt;&lt;authors&gt;&lt;author&gt;Gratch-Lindauer, Bonnie&lt;/author&gt;&lt;/authors&gt;&lt;/contributors&gt;&lt;titles&gt;&lt;title&gt;College student engagement surveys: Implications for information literacy&lt;/title&gt;&lt;secondary-title&gt;New Directions for Teaching &amp;amp; Learning&lt;/secondary-title&gt;&lt;alt-title&gt;New Directions for Teaching &amp;amp; Learning&lt;/alt-title&gt;&lt;/titles&gt;&lt;periodical&gt;&lt;full-title&gt;New Directions for Teaching &amp;amp; Learning&lt;/full-title&gt;&lt;/periodical&gt;&lt;alt-periodical&gt;&lt;full-title&gt;New Directions for Teaching &amp;amp; Learning&lt;/full-title&gt;&lt;/alt-periodical&gt;&lt;pages&gt;101-114&lt;/pages&gt;&lt;volume&gt;2008&lt;/volume&gt;&lt;keywords&gt;&lt;keyword&gt;EDUCATIONAL surveys&lt;/keyword&gt;&lt;keyword&gt;INFORMATION literacy&lt;/keyword&gt;&lt;keyword&gt;LIBRARIES&lt;/keyword&gt;&lt;keyword&gt;ACTIVITY programs in education&lt;/keyword&gt;&lt;keyword&gt;EDUCATION, Higher&lt;/keyword&gt;&lt;keyword&gt;COLLEGE students&lt;/keyword&gt;&lt;keyword&gt;UNIVERSITIES &amp;amp; colleges&lt;/keyword&gt;&lt;/keywords&gt;&lt;dates&gt;&lt;year&gt;2008&lt;/year&gt;&lt;pub-dates&gt;&lt;date&gt;Summer2008&lt;/date&gt;&lt;/pub-dates&gt;&lt;/dates&gt;&lt;publisher&gt;John Wiley &amp;amp; Sons, Inc. / Education&lt;/publisher&gt;&lt;urls&gt;&lt;related-urls&gt;&lt;url&gt;10.1002/tl.320&lt;/url&gt;&lt;url&gt;http://libproxy.unm.edu/login?url=http://search.ebscohost.com/login.aspx?direct=true&amp;amp;db=ehh&amp;amp;AN=32750175&amp;amp;loginpage=Login.asp&amp;amp;site=ehost-live&amp;amp;scope=site&lt;/url&gt;&lt;/related-urls&gt;&lt;/urls&gt;&lt;electronic-resource-num&gt;10.1002/tl.320&lt;/electronic-resource-num&gt;&lt;/record&gt;&lt;/Cite&gt;&lt;/EndNote&gt;</w:instrText>
      </w:r>
      <w:r w:rsidR="00E6099C" w:rsidRPr="00127044">
        <w:rPr>
          <w:rFonts w:ascii="Times New Roman" w:hAnsi="Times New Roman"/>
        </w:rPr>
        <w:fldChar w:fldCharType="separate"/>
      </w:r>
      <w:r w:rsidR="00E64841" w:rsidRPr="00127044">
        <w:rPr>
          <w:rFonts w:ascii="Times New Roman" w:hAnsi="Times New Roman"/>
          <w:noProof/>
        </w:rPr>
        <w:t>(</w:t>
      </w:r>
      <w:hyperlink w:anchor="_ENREF_50" w:tooltip="Gratch-Lindauer, 2008 #44" w:history="1">
        <w:r w:rsidR="00886D37" w:rsidRPr="00127044">
          <w:rPr>
            <w:rFonts w:ascii="Times New Roman" w:hAnsi="Times New Roman"/>
            <w:noProof/>
          </w:rPr>
          <w:t>Gratch-Lindauer, 2008</w:t>
        </w:r>
      </w:hyperlink>
      <w:r w:rsidR="00E64841" w:rsidRPr="00127044">
        <w:rPr>
          <w:rFonts w:ascii="Times New Roman" w:hAnsi="Times New Roman"/>
          <w:noProof/>
        </w:rPr>
        <w:t>)</w:t>
      </w:r>
      <w:r w:rsidR="00E6099C" w:rsidRPr="00127044">
        <w:rPr>
          <w:rFonts w:ascii="Times New Roman" w:hAnsi="Times New Roman"/>
        </w:rPr>
        <w:fldChar w:fldCharType="end"/>
      </w:r>
      <w:r w:rsidRPr="00127044">
        <w:rPr>
          <w:rFonts w:ascii="Times New Roman" w:hAnsi="Times New Roman"/>
        </w:rPr>
        <w:t>. I had originally planned to fit a second model using the ILT questions as indicators for the library construct, but only 33 institutions participated, a sample size far too small for structural equation modeling or a multiple linear regression analysis. Instead, I took a cautious look at correlations to see if they could tell me anything about the library’s impact upon academic performance and academic integration.</w:t>
      </w:r>
      <w:r w:rsidR="00C92CC6" w:rsidRPr="00127044">
        <w:rPr>
          <w:rFonts w:ascii="Times New Roman" w:hAnsi="Times New Roman"/>
        </w:rPr>
        <w:t xml:space="preserve"> </w:t>
      </w:r>
      <w:r w:rsidRPr="00127044">
        <w:rPr>
          <w:rFonts w:ascii="Times New Roman" w:hAnsi="Times New Roman"/>
        </w:rPr>
        <w:t>The indicators for the library engagement construct include</w:t>
      </w:r>
      <w:r w:rsidR="00400755" w:rsidRPr="00127044">
        <w:rPr>
          <w:rFonts w:ascii="Times New Roman" w:hAnsi="Times New Roman"/>
        </w:rPr>
        <w:t>d</w:t>
      </w:r>
      <w:r w:rsidRPr="00127044">
        <w:rPr>
          <w:rFonts w:ascii="Times New Roman" w:hAnsi="Times New Roman"/>
        </w:rPr>
        <w:t>:</w:t>
      </w:r>
    </w:p>
    <w:p w:rsidR="00656EC6" w:rsidRPr="00127044" w:rsidRDefault="00656EC6" w:rsidP="00656EC6">
      <w:pPr>
        <w:pStyle w:val="ListParagraph"/>
        <w:numPr>
          <w:ilvl w:val="0"/>
          <w:numId w:val="11"/>
        </w:numPr>
        <w:spacing w:line="480" w:lineRule="auto"/>
      </w:pPr>
      <w:r w:rsidRPr="00127044">
        <w:t>In your experience at your institution during the current school year, about how often have you done each of the following? [Response options included very often, often, sometimes, and never.]</w:t>
      </w:r>
    </w:p>
    <w:p w:rsidR="00656EC6" w:rsidRPr="00127044" w:rsidRDefault="00656EC6" w:rsidP="00656EC6">
      <w:pPr>
        <w:pStyle w:val="ListParagraph"/>
        <w:numPr>
          <w:ilvl w:val="1"/>
          <w:numId w:val="12"/>
        </w:numPr>
        <w:spacing w:line="480" w:lineRule="auto"/>
      </w:pPr>
      <w:r w:rsidRPr="00127044">
        <w:t>Asked a librarian for help (in person, e-mail, chat, etc.)?</w:t>
      </w:r>
    </w:p>
    <w:p w:rsidR="00656EC6" w:rsidRPr="00127044" w:rsidRDefault="00656EC6" w:rsidP="00656EC6">
      <w:pPr>
        <w:pStyle w:val="ListParagraph"/>
        <w:numPr>
          <w:ilvl w:val="1"/>
          <w:numId w:val="12"/>
        </w:numPr>
        <w:spacing w:line="480" w:lineRule="auto"/>
      </w:pPr>
      <w:r w:rsidRPr="00127044">
        <w:t>Went to a campus library to do academic research?</w:t>
      </w:r>
    </w:p>
    <w:p w:rsidR="00656EC6" w:rsidRPr="00127044" w:rsidRDefault="00656EC6" w:rsidP="00656EC6">
      <w:pPr>
        <w:pStyle w:val="ListParagraph"/>
        <w:numPr>
          <w:ilvl w:val="1"/>
          <w:numId w:val="12"/>
        </w:numPr>
        <w:spacing w:line="480" w:lineRule="auto"/>
      </w:pPr>
      <w:r w:rsidRPr="00127044">
        <w:t>Used your institution’s Web-based library resources in completing class assignments?</w:t>
      </w:r>
    </w:p>
    <w:p w:rsidR="00656EC6" w:rsidRPr="00127044" w:rsidRDefault="00656EC6" w:rsidP="00656EC6">
      <w:pPr>
        <w:pStyle w:val="ListParagraph"/>
        <w:numPr>
          <w:ilvl w:val="0"/>
          <w:numId w:val="11"/>
        </w:numPr>
        <w:spacing w:line="480" w:lineRule="auto"/>
      </w:pPr>
      <w:r w:rsidRPr="00127044">
        <w:t>Which of the following have you done or do you plan to do before you graduate from your institution? [Response options included done, plan to do, do not plan to do, and have not decided.]</w:t>
      </w:r>
    </w:p>
    <w:p w:rsidR="00656EC6" w:rsidRPr="00127044" w:rsidRDefault="00656EC6" w:rsidP="00656EC6">
      <w:pPr>
        <w:pStyle w:val="ListParagraph"/>
        <w:numPr>
          <w:ilvl w:val="1"/>
          <w:numId w:val="13"/>
        </w:numPr>
        <w:spacing w:line="480" w:lineRule="auto"/>
      </w:pPr>
      <w:r w:rsidRPr="00127044">
        <w:t>Participated in an instructional session led by a librarian or other library staff member?</w:t>
      </w:r>
    </w:p>
    <w:p w:rsidR="00656EC6" w:rsidRPr="00127044" w:rsidRDefault="00656EC6" w:rsidP="00656EC6">
      <w:pPr>
        <w:pStyle w:val="ListParagraph"/>
        <w:numPr>
          <w:ilvl w:val="1"/>
          <w:numId w:val="13"/>
        </w:numPr>
        <w:spacing w:line="480" w:lineRule="auto"/>
      </w:pPr>
      <w:r w:rsidRPr="00127044">
        <w:t>Participated in an online library tutorial?</w:t>
      </w:r>
    </w:p>
    <w:p w:rsidR="00656EC6" w:rsidRPr="00127044" w:rsidRDefault="00656EC6" w:rsidP="00656EC6">
      <w:pPr>
        <w:pStyle w:val="ListParagraph"/>
        <w:numPr>
          <w:ilvl w:val="0"/>
          <w:numId w:val="11"/>
        </w:numPr>
        <w:spacing w:line="480" w:lineRule="auto"/>
      </w:pPr>
      <w:r w:rsidRPr="00127044">
        <w:lastRenderedPageBreak/>
        <w:t>To what extent does your institution emphasize each of the following? [Response options included very much, quite a bit, some, and very little.]</w:t>
      </w:r>
    </w:p>
    <w:p w:rsidR="00656EC6" w:rsidRPr="00127044" w:rsidRDefault="00656EC6" w:rsidP="00656EC6">
      <w:pPr>
        <w:pStyle w:val="ListParagraph"/>
        <w:numPr>
          <w:ilvl w:val="1"/>
          <w:numId w:val="14"/>
        </w:numPr>
        <w:spacing w:line="480" w:lineRule="auto"/>
      </w:pPr>
      <w:r w:rsidRPr="00127044">
        <w:t>Developing critical, analytical abilities?</w:t>
      </w:r>
    </w:p>
    <w:p w:rsidR="00656EC6" w:rsidRPr="00127044" w:rsidRDefault="00656EC6" w:rsidP="00656EC6">
      <w:pPr>
        <w:pStyle w:val="ListParagraph"/>
        <w:numPr>
          <w:ilvl w:val="1"/>
          <w:numId w:val="14"/>
        </w:numPr>
        <w:spacing w:line="480" w:lineRule="auto"/>
      </w:pPr>
      <w:r w:rsidRPr="00127044">
        <w:t>Developing the ability to obtain and effectively use information for problem solving?</w:t>
      </w:r>
    </w:p>
    <w:p w:rsidR="00656EC6" w:rsidRPr="00127044" w:rsidRDefault="00656EC6" w:rsidP="00656EC6">
      <w:pPr>
        <w:pStyle w:val="ListParagraph"/>
        <w:numPr>
          <w:ilvl w:val="1"/>
          <w:numId w:val="14"/>
        </w:numPr>
        <w:spacing w:line="480" w:lineRule="auto"/>
      </w:pPr>
      <w:r w:rsidRPr="00127044">
        <w:t>Developing the ability to evaluate the quality of information available from various media sources (TV, radio, newspapers, magazines, etc.)?</w:t>
      </w:r>
    </w:p>
    <w:p w:rsidR="00656EC6" w:rsidRPr="00127044" w:rsidRDefault="00656EC6" w:rsidP="00656EC6">
      <w:pPr>
        <w:pStyle w:val="ListParagraph"/>
        <w:numPr>
          <w:ilvl w:val="0"/>
          <w:numId w:val="11"/>
        </w:numPr>
        <w:spacing w:line="480" w:lineRule="auto"/>
      </w:pPr>
      <w:r w:rsidRPr="00127044">
        <w:t>To what extent has your experience at this institution contributed to your knowledge, skills, and personal development in the following areas? [Response options included very much, quite a bit, some, and very little.]</w:t>
      </w:r>
    </w:p>
    <w:p w:rsidR="00656EC6" w:rsidRPr="00127044" w:rsidRDefault="00656EC6" w:rsidP="00656EC6">
      <w:pPr>
        <w:pStyle w:val="ListParagraph"/>
        <w:numPr>
          <w:ilvl w:val="1"/>
          <w:numId w:val="15"/>
        </w:numPr>
        <w:spacing w:line="480" w:lineRule="auto"/>
      </w:pPr>
      <w:r w:rsidRPr="00127044">
        <w:t>Evaluating the quality of information?</w:t>
      </w:r>
    </w:p>
    <w:p w:rsidR="00656EC6" w:rsidRPr="00127044" w:rsidRDefault="00656EC6" w:rsidP="00656EC6">
      <w:pPr>
        <w:pStyle w:val="ListParagraph"/>
        <w:numPr>
          <w:ilvl w:val="1"/>
          <w:numId w:val="15"/>
        </w:numPr>
        <w:spacing w:line="480" w:lineRule="auto"/>
      </w:pPr>
      <w:r w:rsidRPr="00127044">
        <w:t>Understanding how to ethically use information in academic work (proper citation use, not plagiarizing, etc.)?</w:t>
      </w:r>
    </w:p>
    <w:p w:rsidR="00656EC6" w:rsidRPr="00127044" w:rsidRDefault="00656EC6" w:rsidP="00656EC6">
      <w:pPr>
        <w:pStyle w:val="Heading3fordissertation"/>
      </w:pPr>
      <w:bookmarkStart w:id="437" w:name="_Toc318374560"/>
      <w:bookmarkStart w:id="438" w:name="_Toc318404442"/>
      <w:bookmarkStart w:id="439" w:name="_Toc357082438"/>
      <w:r w:rsidRPr="00127044">
        <w:t>Library engagement measures</w:t>
      </w:r>
      <w:bookmarkEnd w:id="437"/>
      <w:bookmarkEnd w:id="438"/>
      <w:bookmarkEnd w:id="439"/>
    </w:p>
    <w:p w:rsidR="00656EC6" w:rsidRPr="00127044" w:rsidRDefault="00317347" w:rsidP="00656EC6">
      <w:pPr>
        <w:autoSpaceDE w:val="0"/>
        <w:autoSpaceDN w:val="0"/>
        <w:adjustRightInd w:val="0"/>
        <w:spacing w:line="480" w:lineRule="auto"/>
        <w:ind w:firstLine="720"/>
        <w:rPr>
          <w:rFonts w:ascii="Times New Roman" w:hAnsi="Times New Roman"/>
          <w:iCs/>
          <w:color w:val="000000"/>
          <w:szCs w:val="24"/>
        </w:rPr>
      </w:pPr>
      <w:r w:rsidRPr="00127044">
        <w:rPr>
          <w:rFonts w:ascii="Times New Roman" w:hAnsi="Times New Roman"/>
          <w:iCs/>
          <w:color w:val="000000"/>
          <w:szCs w:val="24"/>
        </w:rPr>
        <w:t>Library engagement measured</w:t>
      </w:r>
      <w:r w:rsidR="00656EC6" w:rsidRPr="00127044">
        <w:rPr>
          <w:rFonts w:ascii="Times New Roman" w:hAnsi="Times New Roman"/>
          <w:iCs/>
          <w:color w:val="000000"/>
          <w:szCs w:val="24"/>
        </w:rPr>
        <w:t xml:space="preserve"> how students engage the library by visiting the library, asking questions of a librarian, and using library web resourc</w:t>
      </w:r>
      <w:r w:rsidRPr="00127044">
        <w:rPr>
          <w:rFonts w:ascii="Times New Roman" w:hAnsi="Times New Roman"/>
          <w:iCs/>
          <w:color w:val="000000"/>
          <w:szCs w:val="24"/>
        </w:rPr>
        <w:t>es. Library engagement also asked</w:t>
      </w:r>
      <w:r w:rsidR="00656EC6" w:rsidRPr="00127044">
        <w:rPr>
          <w:rFonts w:ascii="Times New Roman" w:hAnsi="Times New Roman"/>
          <w:iCs/>
          <w:color w:val="000000"/>
          <w:szCs w:val="24"/>
        </w:rPr>
        <w:t xml:space="preserve"> students about issues of critical thinking, problem solving, and the ethical use of information resources.</w:t>
      </w:r>
      <w:r w:rsidR="00C92CC6" w:rsidRPr="00127044">
        <w:rPr>
          <w:rFonts w:ascii="Times New Roman" w:hAnsi="Times New Roman"/>
          <w:iCs/>
          <w:color w:val="000000"/>
          <w:szCs w:val="24"/>
        </w:rPr>
        <w:t xml:space="preserve"> Table 50</w:t>
      </w:r>
      <w:r w:rsidR="00656EC6" w:rsidRPr="00127044">
        <w:rPr>
          <w:rFonts w:ascii="Times New Roman" w:hAnsi="Times New Roman"/>
          <w:iCs/>
          <w:color w:val="000000"/>
          <w:szCs w:val="24"/>
        </w:rPr>
        <w:t xml:space="preserve"> presents the descriptive statistics for these items.</w:t>
      </w:r>
    </w:p>
    <w:p w:rsidR="005B483F" w:rsidRPr="00127044" w:rsidRDefault="005B483F">
      <w:pPr>
        <w:rPr>
          <w:rFonts w:ascii="Times New Roman" w:hAnsi="Times New Roman"/>
          <w:iCs/>
          <w:color w:val="000000"/>
          <w:szCs w:val="24"/>
        </w:rPr>
      </w:pPr>
      <w:r w:rsidRPr="00127044">
        <w:rPr>
          <w:rFonts w:ascii="Times New Roman" w:hAnsi="Times New Roman"/>
          <w:iCs/>
          <w:color w:val="000000"/>
          <w:szCs w:val="24"/>
        </w:rPr>
        <w:br w:type="page"/>
      </w:r>
    </w:p>
    <w:p w:rsidR="00C92CC6" w:rsidRPr="00127044" w:rsidRDefault="00656EC6" w:rsidP="00DB44F7">
      <w:pPr>
        <w:pStyle w:val="TableCaption"/>
      </w:pPr>
      <w:bookmarkStart w:id="440" w:name="_Toc321814508"/>
      <w:r w:rsidRPr="00127044">
        <w:lastRenderedPageBreak/>
        <w:t xml:space="preserve">Table </w:t>
      </w:r>
      <w:r w:rsidR="009F4EA8" w:rsidRPr="00127044">
        <w:t>B1</w:t>
      </w:r>
      <w:r w:rsidRPr="00127044">
        <w:t>:</w:t>
      </w:r>
      <w:bookmarkEnd w:id="440"/>
      <w:r w:rsidRPr="00127044">
        <w:t xml:space="preserve"> </w:t>
      </w:r>
    </w:p>
    <w:p w:rsidR="00656EC6" w:rsidRPr="00127044" w:rsidRDefault="00656EC6" w:rsidP="00DB44F7">
      <w:pPr>
        <w:pStyle w:val="TableCaption"/>
      </w:pPr>
      <w:bookmarkStart w:id="441" w:name="_Toc321814509"/>
      <w:r w:rsidRPr="00127044">
        <w:rPr>
          <w:i/>
        </w:rPr>
        <w:t>Descriptive Statistics for Library Engagement</w:t>
      </w:r>
      <w:bookmarkEnd w:id="441"/>
    </w:p>
    <w:tbl>
      <w:tblPr>
        <w:tblW w:w="78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3330"/>
        <w:gridCol w:w="540"/>
        <w:gridCol w:w="900"/>
        <w:gridCol w:w="900"/>
        <w:gridCol w:w="1080"/>
        <w:gridCol w:w="1080"/>
      </w:tblGrid>
      <w:tr w:rsidR="00656EC6" w:rsidRPr="00127044">
        <w:trPr>
          <w:cantSplit/>
          <w:tblHeader/>
        </w:trPr>
        <w:tc>
          <w:tcPr>
            <w:tcW w:w="3330" w:type="dxa"/>
            <w:tcBorders>
              <w:left w:val="nil"/>
              <w:right w:val="nil"/>
            </w:tcBorders>
            <w:shd w:val="clear" w:color="auto" w:fill="FFFFFF"/>
          </w:tcPr>
          <w:p w:rsidR="00656EC6" w:rsidRPr="00127044" w:rsidRDefault="00656EC6" w:rsidP="009812FA">
            <w:pPr>
              <w:autoSpaceDE w:val="0"/>
              <w:autoSpaceDN w:val="0"/>
              <w:adjustRightInd w:val="0"/>
              <w:rPr>
                <w:rFonts w:ascii="Times New Roman" w:hAnsi="Times New Roman"/>
                <w:szCs w:val="24"/>
              </w:rPr>
            </w:pPr>
          </w:p>
        </w:tc>
        <w:tc>
          <w:tcPr>
            <w:tcW w:w="540" w:type="dxa"/>
            <w:tcBorders>
              <w:left w:val="nil"/>
              <w:right w:val="nil"/>
            </w:tcBorders>
            <w:shd w:val="clear" w:color="auto" w:fill="FFFFFF"/>
            <w:vAlign w:val="bottom"/>
          </w:tcPr>
          <w:p w:rsidR="00656EC6" w:rsidRPr="00127044" w:rsidRDefault="00656EC6" w:rsidP="009812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N</w:t>
            </w:r>
          </w:p>
        </w:tc>
        <w:tc>
          <w:tcPr>
            <w:tcW w:w="900" w:type="dxa"/>
            <w:tcBorders>
              <w:left w:val="nil"/>
              <w:right w:val="nil"/>
            </w:tcBorders>
            <w:shd w:val="clear" w:color="auto" w:fill="FFFFFF"/>
            <w:vAlign w:val="bottom"/>
          </w:tcPr>
          <w:p w:rsidR="00656EC6" w:rsidRPr="00127044" w:rsidRDefault="00656EC6" w:rsidP="009812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Mean</w:t>
            </w:r>
          </w:p>
        </w:tc>
        <w:tc>
          <w:tcPr>
            <w:tcW w:w="900" w:type="dxa"/>
            <w:tcBorders>
              <w:left w:val="nil"/>
              <w:right w:val="nil"/>
            </w:tcBorders>
            <w:shd w:val="clear" w:color="auto" w:fill="FFFFFF"/>
            <w:vAlign w:val="bottom"/>
          </w:tcPr>
          <w:p w:rsidR="00656EC6" w:rsidRPr="00127044" w:rsidRDefault="00656EC6" w:rsidP="009812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SD</w:t>
            </w:r>
          </w:p>
        </w:tc>
        <w:tc>
          <w:tcPr>
            <w:tcW w:w="1080" w:type="dxa"/>
            <w:tcBorders>
              <w:left w:val="nil"/>
              <w:right w:val="nil"/>
            </w:tcBorders>
            <w:shd w:val="clear" w:color="auto" w:fill="FFFFFF"/>
            <w:tcMar>
              <w:top w:w="30" w:type="dxa"/>
              <w:left w:w="30" w:type="dxa"/>
              <w:bottom w:w="30" w:type="dxa"/>
              <w:right w:w="30" w:type="dxa"/>
            </w:tcMar>
            <w:vAlign w:val="bottom"/>
          </w:tcPr>
          <w:p w:rsidR="00656EC6" w:rsidRPr="00127044" w:rsidRDefault="00656EC6" w:rsidP="009812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Minimum</w:t>
            </w:r>
          </w:p>
        </w:tc>
        <w:tc>
          <w:tcPr>
            <w:tcW w:w="1080" w:type="dxa"/>
            <w:tcBorders>
              <w:left w:val="nil"/>
              <w:right w:val="nil"/>
            </w:tcBorders>
            <w:shd w:val="clear" w:color="auto" w:fill="FFFFFF"/>
            <w:tcMar>
              <w:top w:w="30" w:type="dxa"/>
              <w:left w:w="30" w:type="dxa"/>
              <w:bottom w:w="30" w:type="dxa"/>
              <w:right w:w="30" w:type="dxa"/>
            </w:tcMar>
            <w:vAlign w:val="bottom"/>
          </w:tcPr>
          <w:p w:rsidR="00656EC6" w:rsidRPr="00127044" w:rsidRDefault="00656EC6" w:rsidP="009812FA">
            <w:pPr>
              <w:autoSpaceDE w:val="0"/>
              <w:autoSpaceDN w:val="0"/>
              <w:adjustRightInd w:val="0"/>
              <w:jc w:val="center"/>
              <w:rPr>
                <w:rFonts w:ascii="Times New Roman" w:hAnsi="Times New Roman"/>
                <w:color w:val="000000"/>
                <w:szCs w:val="24"/>
              </w:rPr>
            </w:pPr>
            <w:r w:rsidRPr="00127044">
              <w:rPr>
                <w:rFonts w:ascii="Times New Roman" w:hAnsi="Times New Roman"/>
                <w:color w:val="000000"/>
                <w:szCs w:val="24"/>
              </w:rPr>
              <w:t>Maximum</w:t>
            </w:r>
          </w:p>
        </w:tc>
      </w:tr>
      <w:tr w:rsidR="00656EC6" w:rsidRPr="00127044">
        <w:trPr>
          <w:cantSplit/>
          <w:tblHeader/>
        </w:trPr>
        <w:tc>
          <w:tcPr>
            <w:tcW w:w="3330" w:type="dxa"/>
            <w:tcBorders>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Asked a librarian</w:t>
            </w:r>
          </w:p>
        </w:tc>
        <w:tc>
          <w:tcPr>
            <w:tcW w:w="540" w:type="dxa"/>
            <w:tcBorders>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2.03</w:t>
            </w:r>
          </w:p>
        </w:tc>
        <w:tc>
          <w:tcPr>
            <w:tcW w:w="900" w:type="dxa"/>
            <w:tcBorders>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.433</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1.64</w:t>
            </w:r>
          </w:p>
        </w:tc>
        <w:tc>
          <w:tcPr>
            <w:tcW w:w="1080" w:type="dxa"/>
            <w:tcBorders>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4.00</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Visited library</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2.61</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.373</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2.21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4.00</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Used library web resources</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2.72</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.305</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3.38</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Critical thinking and library</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3.15</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.196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3.67</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Problem solving and library</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3.08</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.266</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3.53</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Media literacy</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2.85</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.241</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3.30</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Evaluate and library</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2.97</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.147</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2.64</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3.32</w:t>
            </w:r>
          </w:p>
        </w:tc>
      </w:tr>
      <w:tr w:rsidR="00656EC6" w:rsidRPr="00127044">
        <w:trPr>
          <w:cantSplit/>
          <w:tblHeader/>
        </w:trPr>
        <w:tc>
          <w:tcPr>
            <w:tcW w:w="3330" w:type="dxa"/>
            <w:tcBorders>
              <w:top w:val="nil"/>
              <w:left w:val="nil"/>
              <w:bottom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Ethical information use</w:t>
            </w:r>
          </w:p>
        </w:tc>
        <w:tc>
          <w:tcPr>
            <w:tcW w:w="54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30</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3.16</w:t>
            </w:r>
          </w:p>
        </w:tc>
        <w:tc>
          <w:tcPr>
            <w:tcW w:w="900" w:type="dxa"/>
            <w:tcBorders>
              <w:top w:val="nil"/>
              <w:left w:val="nil"/>
              <w:bottom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.299</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2.00</w:t>
            </w:r>
          </w:p>
        </w:tc>
        <w:tc>
          <w:tcPr>
            <w:tcW w:w="1080" w:type="dxa"/>
            <w:tcBorders>
              <w:top w:val="nil"/>
              <w:left w:val="nil"/>
              <w:bottom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3.65</w:t>
            </w:r>
          </w:p>
        </w:tc>
      </w:tr>
      <w:tr w:rsidR="00656EC6" w:rsidRPr="00127044">
        <w:trPr>
          <w:cantSplit/>
        </w:trPr>
        <w:tc>
          <w:tcPr>
            <w:tcW w:w="3330" w:type="dxa"/>
            <w:tcBorders>
              <w:top w:val="nil"/>
              <w:left w:val="nil"/>
              <w:right w:val="nil"/>
            </w:tcBorders>
            <w:shd w:val="clear" w:color="auto" w:fill="FFFFFF"/>
          </w:tcPr>
          <w:p w:rsidR="00656EC6" w:rsidRPr="00127044" w:rsidRDefault="00656EC6" w:rsidP="009812FA">
            <w:pPr>
              <w:autoSpaceDE w:val="0"/>
              <w:autoSpaceDN w:val="0"/>
              <w:adjustRightInd w:val="0"/>
              <w:rPr>
                <w:rFonts w:ascii="Times New Roman" w:hAnsi="Times New Roman"/>
                <w:color w:val="000000"/>
                <w:szCs w:val="24"/>
              </w:rPr>
            </w:pPr>
            <w:r w:rsidRPr="00127044">
              <w:rPr>
                <w:rFonts w:ascii="Times New Roman" w:hAnsi="Times New Roman"/>
                <w:color w:val="000000"/>
                <w:szCs w:val="24"/>
              </w:rPr>
              <w:t>Valid N (listwise)</w:t>
            </w:r>
          </w:p>
        </w:tc>
        <w:tc>
          <w:tcPr>
            <w:tcW w:w="540" w:type="dxa"/>
            <w:tcBorders>
              <w:top w:val="nil"/>
              <w:left w:val="nil"/>
              <w:right w:val="nil"/>
            </w:tcBorders>
            <w:shd w:val="clear" w:color="auto" w:fill="FFFFFF"/>
            <w:vAlign w:val="center"/>
          </w:tcPr>
          <w:p w:rsidR="00656EC6" w:rsidRPr="00127044" w:rsidRDefault="00656EC6" w:rsidP="009812FA">
            <w:pPr>
              <w:autoSpaceDE w:val="0"/>
              <w:autoSpaceDN w:val="0"/>
              <w:adjustRightInd w:val="0"/>
              <w:jc w:val="right"/>
              <w:rPr>
                <w:rFonts w:ascii="Times New Roman" w:hAnsi="Times New Roman"/>
                <w:color w:val="000000"/>
                <w:szCs w:val="24"/>
              </w:rPr>
            </w:pPr>
            <w:r w:rsidRPr="00127044">
              <w:rPr>
                <w:rFonts w:ascii="Times New Roman" w:hAnsi="Times New Roman"/>
                <w:color w:val="000000"/>
                <w:szCs w:val="24"/>
              </w:rPr>
              <w:t>29</w:t>
            </w:r>
          </w:p>
        </w:tc>
        <w:tc>
          <w:tcPr>
            <w:tcW w:w="900" w:type="dxa"/>
            <w:tcBorders>
              <w:top w:val="nil"/>
              <w:left w:val="nil"/>
              <w:right w:val="nil"/>
            </w:tcBorders>
            <w:shd w:val="clear" w:color="auto" w:fill="FFFFFF"/>
            <w:vAlign w:val="center"/>
          </w:tcPr>
          <w:p w:rsidR="00656EC6" w:rsidRPr="00127044" w:rsidRDefault="00656EC6" w:rsidP="009812FA">
            <w:pPr>
              <w:autoSpaceDE w:val="0"/>
              <w:autoSpaceDN w:val="0"/>
              <w:adjustRightInd w:val="0"/>
              <w:jc w:val="center"/>
              <w:rPr>
                <w:rFonts w:ascii="Times New Roman" w:hAnsi="Times New Roman"/>
                <w:szCs w:val="24"/>
              </w:rPr>
            </w:pPr>
          </w:p>
        </w:tc>
        <w:tc>
          <w:tcPr>
            <w:tcW w:w="900" w:type="dxa"/>
            <w:tcBorders>
              <w:top w:val="nil"/>
              <w:left w:val="nil"/>
              <w:right w:val="nil"/>
            </w:tcBorders>
            <w:shd w:val="clear" w:color="auto" w:fill="FFFFFF"/>
            <w:vAlign w:val="center"/>
          </w:tcPr>
          <w:p w:rsidR="00656EC6" w:rsidRPr="00127044" w:rsidRDefault="00656EC6" w:rsidP="009812FA">
            <w:pPr>
              <w:autoSpaceDE w:val="0"/>
              <w:autoSpaceDN w:val="0"/>
              <w:adjustRightInd w:val="0"/>
              <w:jc w:val="center"/>
              <w:rPr>
                <w:rFonts w:ascii="Times New Roman" w:hAnsi="Times New Roman"/>
                <w:szCs w:val="24"/>
              </w:rPr>
            </w:pPr>
          </w:p>
        </w:tc>
        <w:tc>
          <w:tcPr>
            <w:tcW w:w="1080" w:type="dxa"/>
            <w:tcBorders>
              <w:top w:val="nil"/>
              <w:left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center"/>
              <w:rPr>
                <w:rFonts w:ascii="Times New Roman" w:hAnsi="Times New Roman"/>
                <w:szCs w:val="24"/>
              </w:rPr>
            </w:pPr>
          </w:p>
        </w:tc>
        <w:tc>
          <w:tcPr>
            <w:tcW w:w="1080" w:type="dxa"/>
            <w:tcBorders>
              <w:top w:val="nil"/>
              <w:left w:val="nil"/>
              <w:right w:val="nil"/>
            </w:tcBorders>
            <w:shd w:val="clear" w:color="auto" w:fill="FFFFFF"/>
            <w:tcMar>
              <w:top w:w="30" w:type="dxa"/>
              <w:left w:w="30" w:type="dxa"/>
              <w:bottom w:w="30" w:type="dxa"/>
              <w:right w:w="30" w:type="dxa"/>
            </w:tcMar>
            <w:vAlign w:val="center"/>
          </w:tcPr>
          <w:p w:rsidR="00656EC6" w:rsidRPr="00127044" w:rsidRDefault="00656EC6" w:rsidP="009812FA">
            <w:pPr>
              <w:autoSpaceDE w:val="0"/>
              <w:autoSpaceDN w:val="0"/>
              <w:adjustRightInd w:val="0"/>
              <w:jc w:val="center"/>
              <w:rPr>
                <w:rFonts w:ascii="Times New Roman" w:hAnsi="Times New Roman"/>
                <w:szCs w:val="24"/>
              </w:rPr>
            </w:pPr>
          </w:p>
        </w:tc>
      </w:tr>
    </w:tbl>
    <w:p w:rsidR="00656EC6" w:rsidRPr="00127044" w:rsidRDefault="00656EC6" w:rsidP="00656EC6">
      <w:pPr>
        <w:autoSpaceDE w:val="0"/>
        <w:autoSpaceDN w:val="0"/>
        <w:adjustRightInd w:val="0"/>
        <w:rPr>
          <w:rFonts w:ascii="Times New Roman" w:hAnsi="Times New Roman"/>
          <w:szCs w:val="24"/>
        </w:rPr>
      </w:pPr>
    </w:p>
    <w:p w:rsidR="00656EC6" w:rsidRPr="00127044" w:rsidRDefault="00656EC6" w:rsidP="00656EC6">
      <w:pPr>
        <w:autoSpaceDE w:val="0"/>
        <w:autoSpaceDN w:val="0"/>
        <w:adjustRightInd w:val="0"/>
        <w:spacing w:line="480" w:lineRule="auto"/>
        <w:rPr>
          <w:rFonts w:ascii="Times New Roman" w:hAnsi="Times New Roman"/>
          <w:szCs w:val="24"/>
        </w:rPr>
      </w:pPr>
      <w:r w:rsidRPr="00127044">
        <w:rPr>
          <w:rFonts w:ascii="Times New Roman" w:hAnsi="Times New Roman"/>
          <w:szCs w:val="24"/>
        </w:rPr>
        <w:t>The NSSE experimental information literacy test asked students, on a scale of 1= Never, 2= Sometimes, 3= Often, 4= Very Often, how often they did each of the following:</w:t>
      </w:r>
    </w:p>
    <w:p w:rsidR="00656EC6" w:rsidRPr="00127044" w:rsidRDefault="00656EC6" w:rsidP="00656EC6">
      <w:pPr>
        <w:pStyle w:val="Heading4fordissertatiion"/>
      </w:pPr>
      <w:r w:rsidRPr="00127044">
        <w:t xml:space="preserve">Asked a librarian for help (in person, e-mail, chat, etc.). </w:t>
      </w:r>
      <w:r w:rsidRPr="00127044">
        <w:rPr>
          <w:b w:val="0"/>
          <w:i w:val="0"/>
        </w:rPr>
        <w:t xml:space="preserve">On average, students </w:t>
      </w:r>
      <w:r w:rsidRPr="00127044">
        <w:rPr>
          <w:b w:val="0"/>
        </w:rPr>
        <w:t>sometimes</w:t>
      </w:r>
      <w:r w:rsidRPr="00127044">
        <w:rPr>
          <w:b w:val="0"/>
          <w:i w:val="0"/>
        </w:rPr>
        <w:t xml:space="preserve"> (2.03) asked a librarian for help, with a minimum approaching </w:t>
      </w:r>
      <w:r w:rsidRPr="00127044">
        <w:rPr>
          <w:b w:val="0"/>
        </w:rPr>
        <w:t>sometimes</w:t>
      </w:r>
      <w:r w:rsidRPr="00127044">
        <w:rPr>
          <w:b w:val="0"/>
          <w:i w:val="0"/>
        </w:rPr>
        <w:t xml:space="preserve"> (1.64) and a maximum of </w:t>
      </w:r>
      <w:r w:rsidRPr="00127044">
        <w:rPr>
          <w:b w:val="0"/>
        </w:rPr>
        <w:t>very often</w:t>
      </w:r>
      <w:r w:rsidRPr="00127044">
        <w:rPr>
          <w:b w:val="0"/>
          <w:i w:val="0"/>
        </w:rPr>
        <w:t xml:space="preserve"> (4.00). </w:t>
      </w:r>
    </w:p>
    <w:p w:rsidR="00656EC6" w:rsidRPr="00127044" w:rsidRDefault="00656EC6" w:rsidP="00656EC6">
      <w:pPr>
        <w:pStyle w:val="Heading4fordissertatiion"/>
        <w:rPr>
          <w:b w:val="0"/>
          <w:i w:val="0"/>
        </w:rPr>
      </w:pPr>
      <w:r w:rsidRPr="00127044">
        <w:t>Gone to a campus library to do research for a course assignment</w:t>
      </w:r>
      <w:r w:rsidRPr="00127044">
        <w:rPr>
          <w:b w:val="0"/>
          <w:i w:val="0"/>
        </w:rPr>
        <w:t xml:space="preserve">. On average, students </w:t>
      </w:r>
      <w:r w:rsidR="00990F75" w:rsidRPr="00127044">
        <w:rPr>
          <w:b w:val="0"/>
          <w:i w:val="0"/>
        </w:rPr>
        <w:t>went</w:t>
      </w:r>
      <w:r w:rsidRPr="00127044">
        <w:rPr>
          <w:b w:val="0"/>
          <w:i w:val="0"/>
        </w:rPr>
        <w:t xml:space="preserve"> to the library for research somewhat closer to often than sometimes (2.61). The minimum </w:t>
      </w:r>
      <w:r w:rsidR="00990F75" w:rsidRPr="00127044">
        <w:rPr>
          <w:b w:val="0"/>
          <w:i w:val="0"/>
        </w:rPr>
        <w:t>was</w:t>
      </w:r>
      <w:r w:rsidRPr="00127044">
        <w:rPr>
          <w:b w:val="0"/>
          <w:i w:val="0"/>
        </w:rPr>
        <w:t xml:space="preserve"> below </w:t>
      </w:r>
      <w:r w:rsidRPr="00127044">
        <w:rPr>
          <w:b w:val="0"/>
        </w:rPr>
        <w:t>sometimes</w:t>
      </w:r>
      <w:r w:rsidRPr="00127044">
        <w:rPr>
          <w:b w:val="0"/>
          <w:i w:val="0"/>
        </w:rPr>
        <w:t xml:space="preserve"> (2.21) while the maximum </w:t>
      </w:r>
      <w:r w:rsidR="00990F75" w:rsidRPr="00127044">
        <w:rPr>
          <w:b w:val="0"/>
          <w:i w:val="0"/>
        </w:rPr>
        <w:t>was</w:t>
      </w:r>
      <w:r w:rsidRPr="00127044">
        <w:rPr>
          <w:b w:val="0"/>
          <w:i w:val="0"/>
        </w:rPr>
        <w:t xml:space="preserve"> </w:t>
      </w:r>
      <w:r w:rsidRPr="00127044">
        <w:rPr>
          <w:b w:val="0"/>
        </w:rPr>
        <w:t>very often</w:t>
      </w:r>
      <w:r w:rsidRPr="00127044">
        <w:rPr>
          <w:b w:val="0"/>
          <w:i w:val="0"/>
        </w:rPr>
        <w:t xml:space="preserve"> (4.00).</w:t>
      </w:r>
      <w:r w:rsidR="00C91C6C" w:rsidRPr="00127044">
        <w:rPr>
          <w:b w:val="0"/>
          <w:i w:val="0"/>
        </w:rPr>
        <w:t xml:space="preserve"> </w:t>
      </w:r>
    </w:p>
    <w:p w:rsidR="00656EC6" w:rsidRPr="00127044" w:rsidRDefault="00656EC6" w:rsidP="00656EC6">
      <w:pPr>
        <w:pStyle w:val="Heading4fordissertatiion"/>
      </w:pPr>
      <w:r w:rsidRPr="00127044">
        <w:t>Used your institution's Web-based library resources when completing class assignments.</w:t>
      </w:r>
      <w:r w:rsidRPr="00127044">
        <w:rPr>
          <w:b w:val="0"/>
          <w:i w:val="0"/>
        </w:rPr>
        <w:t xml:space="preserve"> On average, students use</w:t>
      </w:r>
      <w:r w:rsidR="00990F75" w:rsidRPr="00127044">
        <w:rPr>
          <w:b w:val="0"/>
          <w:i w:val="0"/>
        </w:rPr>
        <w:t>d</w:t>
      </w:r>
      <w:r w:rsidRPr="00127044">
        <w:rPr>
          <w:b w:val="0"/>
          <w:i w:val="0"/>
        </w:rPr>
        <w:t xml:space="preserve"> the library’s web-based resources approaching </w:t>
      </w:r>
      <w:r w:rsidRPr="00127044">
        <w:rPr>
          <w:b w:val="0"/>
        </w:rPr>
        <w:t>often</w:t>
      </w:r>
      <w:r w:rsidRPr="00127044">
        <w:rPr>
          <w:b w:val="0"/>
          <w:i w:val="0"/>
        </w:rPr>
        <w:t xml:space="preserve"> (2.72). The minimum </w:t>
      </w:r>
      <w:r w:rsidR="00990F75" w:rsidRPr="00127044">
        <w:rPr>
          <w:b w:val="0"/>
          <w:i w:val="0"/>
        </w:rPr>
        <w:t>was</w:t>
      </w:r>
      <w:r w:rsidRPr="00127044">
        <w:rPr>
          <w:b w:val="0"/>
          <w:i w:val="0"/>
        </w:rPr>
        <w:t xml:space="preserve"> </w:t>
      </w:r>
      <w:r w:rsidRPr="00127044">
        <w:rPr>
          <w:b w:val="0"/>
        </w:rPr>
        <w:t>sometimes</w:t>
      </w:r>
      <w:r w:rsidRPr="00127044">
        <w:rPr>
          <w:b w:val="0"/>
          <w:i w:val="0"/>
        </w:rPr>
        <w:t xml:space="preserve"> (2.00) and the maximum a bit more than </w:t>
      </w:r>
      <w:r w:rsidRPr="00127044">
        <w:rPr>
          <w:b w:val="0"/>
        </w:rPr>
        <w:t>often</w:t>
      </w:r>
      <w:r w:rsidRPr="00127044">
        <w:rPr>
          <w:b w:val="0"/>
          <w:i w:val="0"/>
        </w:rPr>
        <w:t xml:space="preserve"> (3.38).</w:t>
      </w:r>
    </w:p>
    <w:p w:rsidR="00656EC6" w:rsidRPr="00127044" w:rsidRDefault="00656EC6" w:rsidP="00656EC6">
      <w:pPr>
        <w:autoSpaceDE w:val="0"/>
        <w:autoSpaceDN w:val="0"/>
        <w:adjustRightInd w:val="0"/>
        <w:spacing w:line="480" w:lineRule="auto"/>
        <w:rPr>
          <w:rFonts w:ascii="Times New Roman" w:hAnsi="Times New Roman"/>
          <w:szCs w:val="24"/>
        </w:rPr>
      </w:pPr>
      <w:r w:rsidRPr="00127044">
        <w:rPr>
          <w:rFonts w:ascii="Times New Roman" w:hAnsi="Times New Roman"/>
          <w:szCs w:val="24"/>
        </w:rPr>
        <w:t>The NSSE experimental information literacy test asked students, on a scale of 1= Very little, 2= Some, 3= Quite a bit, 4= Very much, how often they did each of the following:</w:t>
      </w:r>
    </w:p>
    <w:p w:rsidR="00656EC6" w:rsidRPr="00127044" w:rsidRDefault="00656EC6" w:rsidP="00656EC6">
      <w:pPr>
        <w:pStyle w:val="Heading4fordissertatiion"/>
        <w:rPr>
          <w:b w:val="0"/>
          <w:i w:val="0"/>
        </w:rPr>
      </w:pPr>
      <w:r w:rsidRPr="00127044">
        <w:lastRenderedPageBreak/>
        <w:t xml:space="preserve">Developing critical thinking and analytical abilities. </w:t>
      </w:r>
      <w:r w:rsidRPr="00127044">
        <w:rPr>
          <w:b w:val="0"/>
          <w:i w:val="0"/>
        </w:rPr>
        <w:t xml:space="preserve">Note that this question is virtually identical to a question already on the NSSE survey. For the sample of 33 libraries, students on average claimed that their institutions emphasized critical thinking </w:t>
      </w:r>
      <w:r w:rsidRPr="00127044">
        <w:rPr>
          <w:b w:val="0"/>
        </w:rPr>
        <w:t>quite a bit</w:t>
      </w:r>
      <w:r w:rsidRPr="00127044">
        <w:rPr>
          <w:b w:val="0"/>
          <w:i w:val="0"/>
        </w:rPr>
        <w:t xml:space="preserve"> (3.15). The minimum approached </w:t>
      </w:r>
      <w:r w:rsidRPr="00127044">
        <w:rPr>
          <w:b w:val="0"/>
        </w:rPr>
        <w:t>quite a bit</w:t>
      </w:r>
      <w:r w:rsidRPr="00127044">
        <w:rPr>
          <w:b w:val="0"/>
          <w:i w:val="0"/>
        </w:rPr>
        <w:t xml:space="preserve"> (2.80) and the maximum </w:t>
      </w:r>
      <w:r w:rsidR="00990F75" w:rsidRPr="00127044">
        <w:rPr>
          <w:b w:val="0"/>
          <w:i w:val="0"/>
        </w:rPr>
        <w:t>fell</w:t>
      </w:r>
      <w:r w:rsidRPr="00127044">
        <w:rPr>
          <w:b w:val="0"/>
          <w:i w:val="0"/>
        </w:rPr>
        <w:t xml:space="preserve"> slightly closer to </w:t>
      </w:r>
      <w:r w:rsidRPr="00127044">
        <w:rPr>
          <w:b w:val="0"/>
        </w:rPr>
        <w:t>very much</w:t>
      </w:r>
      <w:r w:rsidRPr="00127044">
        <w:rPr>
          <w:b w:val="0"/>
          <w:i w:val="0"/>
        </w:rPr>
        <w:t xml:space="preserve"> than to </w:t>
      </w:r>
      <w:r w:rsidRPr="00127044">
        <w:rPr>
          <w:b w:val="0"/>
        </w:rPr>
        <w:t>quite a bit</w:t>
      </w:r>
      <w:r w:rsidRPr="00127044">
        <w:rPr>
          <w:b w:val="0"/>
          <w:i w:val="0"/>
        </w:rPr>
        <w:t xml:space="preserve"> (3.67).</w:t>
      </w:r>
      <w:r w:rsidRPr="00127044">
        <w:t xml:space="preserve"> </w:t>
      </w:r>
    </w:p>
    <w:p w:rsidR="00656EC6" w:rsidRPr="00127044" w:rsidRDefault="00656EC6" w:rsidP="00656EC6">
      <w:pPr>
        <w:pStyle w:val="Heading4fordissertatiion"/>
      </w:pPr>
      <w:r w:rsidRPr="00127044">
        <w:t xml:space="preserve">Developing the ability to obtain and effectively use information for problem-solving. </w:t>
      </w:r>
    </w:p>
    <w:p w:rsidR="00656EC6" w:rsidRPr="00127044" w:rsidRDefault="00656EC6" w:rsidP="00656EC6">
      <w:pPr>
        <w:autoSpaceDE w:val="0"/>
        <w:autoSpaceDN w:val="0"/>
        <w:adjustRightInd w:val="0"/>
        <w:spacing w:line="480" w:lineRule="auto"/>
        <w:rPr>
          <w:rFonts w:ascii="Times New Roman" w:hAnsi="Times New Roman"/>
          <w:szCs w:val="24"/>
        </w:rPr>
      </w:pPr>
      <w:r w:rsidRPr="00127044">
        <w:rPr>
          <w:rFonts w:ascii="Times New Roman" w:hAnsi="Times New Roman"/>
          <w:szCs w:val="24"/>
        </w:rPr>
        <w:t xml:space="preserve">On average, students </w:t>
      </w:r>
      <w:r w:rsidR="00990F75" w:rsidRPr="00127044">
        <w:rPr>
          <w:rFonts w:ascii="Times New Roman" w:hAnsi="Times New Roman"/>
          <w:szCs w:val="24"/>
        </w:rPr>
        <w:t>felt</w:t>
      </w:r>
      <w:r w:rsidRPr="00127044">
        <w:rPr>
          <w:rFonts w:ascii="Times New Roman" w:hAnsi="Times New Roman"/>
          <w:szCs w:val="24"/>
        </w:rPr>
        <w:t xml:space="preserve"> that their institutions emphasize</w:t>
      </w:r>
      <w:r w:rsidR="00990F75" w:rsidRPr="00127044">
        <w:rPr>
          <w:rFonts w:ascii="Times New Roman" w:hAnsi="Times New Roman"/>
          <w:szCs w:val="24"/>
        </w:rPr>
        <w:t>d</w:t>
      </w:r>
      <w:r w:rsidRPr="00127044">
        <w:rPr>
          <w:rFonts w:ascii="Times New Roman" w:hAnsi="Times New Roman"/>
          <w:szCs w:val="24"/>
        </w:rPr>
        <w:t xml:space="preserve"> problem solving </w:t>
      </w:r>
      <w:r w:rsidRPr="00127044">
        <w:rPr>
          <w:rFonts w:ascii="Times New Roman" w:hAnsi="Times New Roman"/>
          <w:i/>
          <w:szCs w:val="24"/>
        </w:rPr>
        <w:t>quite a bit</w:t>
      </w:r>
      <w:r w:rsidRPr="00127044">
        <w:rPr>
          <w:rFonts w:ascii="Times New Roman" w:hAnsi="Times New Roman"/>
          <w:szCs w:val="24"/>
        </w:rPr>
        <w:t xml:space="preserve"> (3.08). The minimum </w:t>
      </w:r>
      <w:r w:rsidR="00990F75" w:rsidRPr="00127044">
        <w:rPr>
          <w:rFonts w:ascii="Times New Roman" w:hAnsi="Times New Roman"/>
          <w:szCs w:val="24"/>
        </w:rPr>
        <w:t>was</w:t>
      </w:r>
      <w:r w:rsidRPr="00127044">
        <w:rPr>
          <w:rFonts w:ascii="Times New Roman" w:hAnsi="Times New Roman"/>
          <w:szCs w:val="24"/>
        </w:rPr>
        <w:t xml:space="preserve"> </w:t>
      </w:r>
      <w:r w:rsidRPr="00127044">
        <w:rPr>
          <w:rFonts w:ascii="Times New Roman" w:hAnsi="Times New Roman"/>
          <w:i/>
          <w:szCs w:val="24"/>
        </w:rPr>
        <w:t>some</w:t>
      </w:r>
      <w:r w:rsidRPr="00127044">
        <w:rPr>
          <w:rFonts w:ascii="Times New Roman" w:hAnsi="Times New Roman"/>
          <w:szCs w:val="24"/>
        </w:rPr>
        <w:t xml:space="preserve"> (2.00) and the maximum </w:t>
      </w:r>
      <w:r w:rsidR="00990F75" w:rsidRPr="00127044">
        <w:rPr>
          <w:rFonts w:ascii="Times New Roman" w:hAnsi="Times New Roman"/>
          <w:szCs w:val="24"/>
        </w:rPr>
        <w:t>fell</w:t>
      </w:r>
      <w:r w:rsidRPr="00127044">
        <w:rPr>
          <w:rFonts w:ascii="Times New Roman" w:hAnsi="Times New Roman"/>
          <w:szCs w:val="24"/>
        </w:rPr>
        <w:t xml:space="preserve"> halfway between </w:t>
      </w:r>
      <w:r w:rsidRPr="00127044">
        <w:rPr>
          <w:rFonts w:ascii="Times New Roman" w:hAnsi="Times New Roman"/>
          <w:i/>
          <w:szCs w:val="24"/>
        </w:rPr>
        <w:t>very much</w:t>
      </w:r>
      <w:r w:rsidRPr="00127044">
        <w:rPr>
          <w:rFonts w:ascii="Times New Roman" w:hAnsi="Times New Roman"/>
          <w:szCs w:val="24"/>
        </w:rPr>
        <w:t xml:space="preserve"> than to </w:t>
      </w:r>
      <w:r w:rsidRPr="00127044">
        <w:rPr>
          <w:rFonts w:ascii="Times New Roman" w:hAnsi="Times New Roman"/>
          <w:i/>
          <w:szCs w:val="24"/>
        </w:rPr>
        <w:t>quite a bit</w:t>
      </w:r>
      <w:r w:rsidRPr="00127044">
        <w:rPr>
          <w:rFonts w:ascii="Times New Roman" w:hAnsi="Times New Roman"/>
          <w:szCs w:val="24"/>
        </w:rPr>
        <w:t xml:space="preserve"> (3.53). </w:t>
      </w:r>
    </w:p>
    <w:p w:rsidR="00656EC6" w:rsidRPr="00127044" w:rsidRDefault="00656EC6" w:rsidP="00656EC6">
      <w:pPr>
        <w:pStyle w:val="Heading4fordissertatiion"/>
        <w:rPr>
          <w:b w:val="0"/>
          <w:i w:val="0"/>
        </w:rPr>
      </w:pPr>
      <w:r w:rsidRPr="00127044">
        <w:t xml:space="preserve">Developing the ability to evaluate the quality of information available from various media sources (TV, radio, newspapers, magazines, etc.). </w:t>
      </w:r>
      <w:r w:rsidRPr="00127044">
        <w:rPr>
          <w:b w:val="0"/>
          <w:i w:val="0"/>
        </w:rPr>
        <w:t xml:space="preserve">On average, students felt that their institutions emphasized media literacy a bit less than </w:t>
      </w:r>
      <w:r w:rsidRPr="00127044">
        <w:rPr>
          <w:b w:val="0"/>
        </w:rPr>
        <w:t>quite a bit</w:t>
      </w:r>
      <w:r w:rsidRPr="00127044">
        <w:rPr>
          <w:b w:val="0"/>
          <w:i w:val="0"/>
        </w:rPr>
        <w:t xml:space="preserve"> (2.85). The minimum was </w:t>
      </w:r>
      <w:r w:rsidRPr="00127044">
        <w:rPr>
          <w:b w:val="0"/>
        </w:rPr>
        <w:t>some</w:t>
      </w:r>
      <w:r w:rsidRPr="00127044">
        <w:rPr>
          <w:b w:val="0"/>
          <w:i w:val="0"/>
        </w:rPr>
        <w:t xml:space="preserve"> (2.00) and the maximum was just over </w:t>
      </w:r>
      <w:r w:rsidRPr="00127044">
        <w:rPr>
          <w:b w:val="0"/>
        </w:rPr>
        <w:t>quite a bit</w:t>
      </w:r>
      <w:r w:rsidRPr="00127044">
        <w:rPr>
          <w:b w:val="0"/>
          <w:i w:val="0"/>
        </w:rPr>
        <w:t xml:space="preserve"> (3.30).</w:t>
      </w:r>
    </w:p>
    <w:p w:rsidR="00656EC6" w:rsidRPr="00127044" w:rsidRDefault="00656EC6" w:rsidP="00656EC6">
      <w:pPr>
        <w:pStyle w:val="Heading4fordissertatiion"/>
      </w:pPr>
      <w:r w:rsidRPr="00127044">
        <w:t xml:space="preserve">Evaluating the quality of information. </w:t>
      </w:r>
      <w:r w:rsidRPr="00127044">
        <w:rPr>
          <w:b w:val="0"/>
          <w:i w:val="0"/>
        </w:rPr>
        <w:t xml:space="preserve">On average, students were asked to evaluate the quality of information </w:t>
      </w:r>
      <w:r w:rsidRPr="00127044">
        <w:rPr>
          <w:b w:val="0"/>
        </w:rPr>
        <w:t>quite a bit</w:t>
      </w:r>
      <w:r w:rsidRPr="00127044">
        <w:rPr>
          <w:b w:val="0"/>
          <w:i w:val="0"/>
        </w:rPr>
        <w:t xml:space="preserve"> (2.97). The minimum and the maximum were just under (2.64) and just over</w:t>
      </w:r>
      <w:r w:rsidR="00C91C6C" w:rsidRPr="00127044">
        <w:rPr>
          <w:b w:val="0"/>
          <w:i w:val="0"/>
        </w:rPr>
        <w:t xml:space="preserve"> </w:t>
      </w:r>
      <w:r w:rsidRPr="00127044">
        <w:rPr>
          <w:b w:val="0"/>
          <w:i w:val="0"/>
        </w:rPr>
        <w:t xml:space="preserve">(3.32) </w:t>
      </w:r>
      <w:r w:rsidRPr="00127044">
        <w:rPr>
          <w:b w:val="0"/>
        </w:rPr>
        <w:t>quite a bit</w:t>
      </w:r>
      <w:r w:rsidRPr="00127044">
        <w:rPr>
          <w:b w:val="0"/>
          <w:i w:val="0"/>
        </w:rPr>
        <w:t>.</w:t>
      </w:r>
    </w:p>
    <w:p w:rsidR="00656EC6" w:rsidRPr="00127044" w:rsidRDefault="00656EC6" w:rsidP="00656EC6">
      <w:pPr>
        <w:pStyle w:val="Heading4fordissertatiion"/>
        <w:rPr>
          <w:rFonts w:eastAsia="Times New Roman"/>
          <w:b w:val="0"/>
          <w:i w:val="0"/>
        </w:rPr>
      </w:pPr>
      <w:r w:rsidRPr="00127044">
        <w:t xml:space="preserve">Ethical use of information sources in academic work (proper citation use, not plagiarizing, etc.). </w:t>
      </w:r>
      <w:r w:rsidRPr="00127044">
        <w:rPr>
          <w:rFonts w:eastAsia="Times New Roman"/>
          <w:b w:val="0"/>
          <w:i w:val="0"/>
        </w:rPr>
        <w:t>On average, students were asked to use information ethically quite a bit (3.16). Minimum was some (2.00) and maximum approached very much (3.65).</w:t>
      </w:r>
    </w:p>
    <w:p w:rsidR="00656EC6" w:rsidRPr="00127044" w:rsidRDefault="00F7586D" w:rsidP="00656EC6">
      <w:pPr>
        <w:autoSpaceDE w:val="0"/>
        <w:autoSpaceDN w:val="0"/>
        <w:adjustRightInd w:val="0"/>
        <w:spacing w:line="480" w:lineRule="auto"/>
        <w:ind w:firstLine="720"/>
        <w:rPr>
          <w:rFonts w:ascii="Times New Roman" w:hAnsi="Times New Roman"/>
          <w:szCs w:val="24"/>
        </w:rPr>
      </w:pPr>
      <w:r w:rsidRPr="00127044">
        <w:rPr>
          <w:rFonts w:ascii="Times New Roman" w:eastAsiaTheme="minorHAnsi" w:hAnsi="Times New Roman"/>
          <w:b/>
          <w:i/>
          <w:szCs w:val="24"/>
        </w:rPr>
        <w:t>Summary of Library Engagement Indicators.</w:t>
      </w:r>
      <w:r w:rsidRPr="00127044">
        <w:rPr>
          <w:rFonts w:ascii="Times New Roman" w:hAnsi="Times New Roman"/>
        </w:rPr>
        <w:t xml:space="preserve"> </w:t>
      </w:r>
      <w:r w:rsidR="00656EC6" w:rsidRPr="00127044">
        <w:rPr>
          <w:rFonts w:ascii="Times New Roman" w:hAnsi="Times New Roman"/>
          <w:szCs w:val="24"/>
        </w:rPr>
        <w:t>Overall, students were most likely to engage in critical thinking and problem solving, and to use information ethically. They were least likely to ask a librarian for help or to visit a library.</w:t>
      </w:r>
    </w:p>
    <w:p w:rsidR="006C6B84" w:rsidRPr="00127044" w:rsidRDefault="00656EC6" w:rsidP="00E87603">
      <w:pPr>
        <w:autoSpaceDE w:val="0"/>
        <w:autoSpaceDN w:val="0"/>
        <w:adjustRightInd w:val="0"/>
        <w:spacing w:line="480" w:lineRule="auto"/>
        <w:ind w:firstLine="720"/>
        <w:rPr>
          <w:rFonts w:ascii="Times New Roman" w:hAnsi="Times New Roman"/>
        </w:rPr>
      </w:pPr>
      <w:r w:rsidRPr="00127044">
        <w:rPr>
          <w:rFonts w:ascii="Times New Roman" w:hAnsi="Times New Roman"/>
          <w:szCs w:val="24"/>
        </w:rPr>
        <w:lastRenderedPageBreak/>
        <w:t xml:space="preserve">An </w:t>
      </w:r>
      <w:r w:rsidR="0030306F" w:rsidRPr="00127044">
        <w:rPr>
          <w:rFonts w:ascii="Times New Roman" w:hAnsi="Times New Roman"/>
          <w:szCs w:val="24"/>
        </w:rPr>
        <w:t xml:space="preserve">analysis of the </w:t>
      </w:r>
      <w:r w:rsidRPr="00127044">
        <w:rPr>
          <w:rFonts w:ascii="Times New Roman" w:hAnsi="Times New Roman"/>
          <w:szCs w:val="24"/>
        </w:rPr>
        <w:t>esti</w:t>
      </w:r>
      <w:r w:rsidR="00990F75" w:rsidRPr="00127044">
        <w:rPr>
          <w:rFonts w:ascii="Times New Roman" w:hAnsi="Times New Roman"/>
          <w:szCs w:val="24"/>
        </w:rPr>
        <w:t>mated correlation matrix revealed</w:t>
      </w:r>
      <w:r w:rsidRPr="00127044">
        <w:rPr>
          <w:rFonts w:ascii="Times New Roman" w:hAnsi="Times New Roman"/>
          <w:szCs w:val="24"/>
        </w:rPr>
        <w:t xml:space="preserve"> substantially higher correlations between the library engagement measures and all of the academic performance measures as well as with all of the academic integration measures except for collaborative learning, which is comparable.</w:t>
      </w:r>
    </w:p>
    <w:p w:rsidR="007E06EF" w:rsidRDefault="007E06EF" w:rsidP="006C6B84">
      <w:pPr>
        <w:autoSpaceDE w:val="0"/>
        <w:autoSpaceDN w:val="0"/>
        <w:adjustRightInd w:val="0"/>
        <w:spacing w:line="480" w:lineRule="auto"/>
        <w:rPr>
          <w:rFonts w:ascii="Times New Roman" w:hAnsi="Times New Roman"/>
        </w:rPr>
      </w:pPr>
    </w:p>
    <w:p w:rsidR="007E06EF" w:rsidRDefault="007E06EF">
      <w:pPr>
        <w:rPr>
          <w:rFonts w:ascii="Times New Roman" w:hAnsi="Times New Roman"/>
        </w:rPr>
      </w:pPr>
      <w:r>
        <w:rPr>
          <w:rFonts w:ascii="Times New Roman" w:hAnsi="Times New Roman"/>
        </w:rPr>
        <w:br w:type="page"/>
      </w:r>
    </w:p>
    <w:p w:rsidR="007E06EF" w:rsidRPr="00127044" w:rsidRDefault="007E06EF" w:rsidP="007E06EF">
      <w:pPr>
        <w:pStyle w:val="TableCaption"/>
        <w:rPr>
          <w:b/>
          <w:i/>
        </w:rPr>
      </w:pPr>
      <w:r w:rsidRPr="00127044">
        <w:lastRenderedPageBreak/>
        <w:t>Table B2:</w:t>
      </w:r>
    </w:p>
    <w:p w:rsidR="007E06EF" w:rsidRDefault="007E06EF" w:rsidP="008F4985">
      <w:pPr>
        <w:pStyle w:val="TableCaption"/>
      </w:pPr>
      <w:r w:rsidRPr="00127044">
        <w:rPr>
          <w:i/>
        </w:rPr>
        <w:t>Estimated Correlation Matrix with Library Engagement Variables</w:t>
      </w:r>
      <w:r w:rsidRPr="00127044">
        <w:rPr>
          <w:b/>
          <w:i/>
        </w:rPr>
        <w:t xml:space="preserve"> </w:t>
      </w:r>
      <w:r w:rsidRPr="00127044">
        <w:rPr>
          <w:i/>
        </w:rPr>
        <w:t>(N =33)</w:t>
      </w:r>
      <w:r>
        <w:rPr>
          <w:noProof/>
        </w:rPr>
        <mc:AlternateContent>
          <mc:Choice Requires="wps">
            <w:drawing>
              <wp:anchor distT="0" distB="0" distL="114300" distR="114300" simplePos="0" relativeHeight="251665408" behindDoc="0" locked="0" layoutInCell="1" allowOverlap="1" wp14:anchorId="632A942B" wp14:editId="738328C8">
                <wp:simplePos x="0" y="0"/>
                <wp:positionH relativeFrom="column">
                  <wp:posOffset>-1110773</wp:posOffset>
                </wp:positionH>
                <wp:positionV relativeFrom="paragraph">
                  <wp:posOffset>1292381</wp:posOffset>
                </wp:positionV>
                <wp:extent cx="7816215" cy="5594035"/>
                <wp:effectExtent l="6350" t="0" r="635"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16215" cy="5594035"/>
                        </a:xfrm>
                        <a:prstGeom prst="rect">
                          <a:avLst/>
                        </a:prstGeom>
                        <a:solidFill>
                          <a:srgbClr val="FFFFFF"/>
                        </a:solidFill>
                        <a:ln w="9525">
                          <a:noFill/>
                          <a:miter lim="800000"/>
                          <a:headEnd/>
                          <a:tailEnd/>
                        </a:ln>
                      </wps:spPr>
                      <wps:txbx>
                        <w:txbxContent>
                          <w:p w:rsidR="00882568" w:rsidRDefault="00882568" w:rsidP="007E06EF"/>
                          <w:tbl>
                            <w:tblPr>
                              <w:tblW w:w="49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196"/>
                              <w:gridCol w:w="472"/>
                              <w:gridCol w:w="55"/>
                              <w:gridCol w:w="417"/>
                              <w:gridCol w:w="51"/>
                              <w:gridCol w:w="422"/>
                              <w:gridCol w:w="46"/>
                              <w:gridCol w:w="427"/>
                              <w:gridCol w:w="41"/>
                              <w:gridCol w:w="431"/>
                              <w:gridCol w:w="39"/>
                              <w:gridCol w:w="434"/>
                              <w:gridCol w:w="34"/>
                              <w:gridCol w:w="439"/>
                              <w:gridCol w:w="29"/>
                              <w:gridCol w:w="444"/>
                              <w:gridCol w:w="27"/>
                              <w:gridCol w:w="446"/>
                              <w:gridCol w:w="24"/>
                              <w:gridCol w:w="448"/>
                              <w:gridCol w:w="22"/>
                              <w:gridCol w:w="451"/>
                              <w:gridCol w:w="22"/>
                              <w:gridCol w:w="451"/>
                              <w:gridCol w:w="19"/>
                              <w:gridCol w:w="453"/>
                              <w:gridCol w:w="17"/>
                              <w:gridCol w:w="456"/>
                              <w:gridCol w:w="14"/>
                              <w:gridCol w:w="458"/>
                              <w:gridCol w:w="12"/>
                              <w:gridCol w:w="460"/>
                              <w:gridCol w:w="10"/>
                              <w:gridCol w:w="463"/>
                              <w:gridCol w:w="7"/>
                              <w:gridCol w:w="470"/>
                              <w:gridCol w:w="472"/>
                              <w:gridCol w:w="472"/>
                              <w:gridCol w:w="472"/>
                              <w:gridCol w:w="472"/>
                              <w:gridCol w:w="458"/>
                            </w:tblGrid>
                            <w:tr w:rsidR="00882568" w:rsidRPr="007D3C2B" w:rsidTr="000153E2">
                              <w:trPr>
                                <w:cantSplit/>
                                <w:trHeight w:val="288"/>
                                <w:tblHeader/>
                              </w:trPr>
                              <w:tc>
                                <w:tcPr>
                                  <w:tcW w:w="4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p>
                              </w:tc>
                              <w:tc>
                                <w:tcPr>
                                  <w:tcW w:w="219"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3</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4</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5</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6</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7</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8</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9</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10</w:t>
                                  </w: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11</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12</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13</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14</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15</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16</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17</w:t>
                                  </w:r>
                                </w:p>
                              </w:tc>
                              <w:tc>
                                <w:tcPr>
                                  <w:tcW w:w="195"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18</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19</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20</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21</w:t>
                                  </w:r>
                                </w:p>
                              </w:tc>
                              <w:tc>
                                <w:tcPr>
                                  <w:tcW w:w="196" w:type="pct"/>
                                  <w:tcBorders>
                                    <w:top w:val="single" w:sz="8" w:space="0" w:color="auto"/>
                                    <w:left w:val="nil"/>
                                    <w:bottom w:val="nil"/>
                                    <w:right w:val="nil"/>
                                  </w:tcBorders>
                                  <w:shd w:val="clear" w:color="auto" w:fill="FFFFFF"/>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22</w:t>
                                  </w:r>
                                </w:p>
                              </w:tc>
                              <w:tc>
                                <w:tcPr>
                                  <w:tcW w:w="190" w:type="pct"/>
                                  <w:tcBorders>
                                    <w:top w:val="single" w:sz="8" w:space="0" w:color="auto"/>
                                    <w:left w:val="nil"/>
                                    <w:bottom w:val="nil"/>
                                    <w:right w:val="nil"/>
                                  </w:tcBorders>
                                  <w:shd w:val="clear" w:color="auto" w:fill="FFFFFF"/>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23</w:t>
                                  </w:r>
                                </w:p>
                              </w:tc>
                            </w:tr>
                            <w:tr w:rsidR="00882568" w:rsidRPr="007D3C2B" w:rsidTr="000153E2">
                              <w:trPr>
                                <w:cantSplit/>
                                <w:trHeight w:val="259"/>
                                <w:tblHeader/>
                              </w:trPr>
                              <w:tc>
                                <w:tcPr>
                                  <w:tcW w:w="4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1. Asked librarian </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single" w:sz="8" w:space="0" w:color="auto"/>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2. Visited library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.865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3. Web resources</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.716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4. Critical library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.124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5. Problem solving</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6. Media Literacy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.863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7. Evaluate info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.816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8. Ethical info</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.887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.808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9. Bloom</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.810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.855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10. Critical</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.620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.460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.831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.248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.196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.825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11. Lifelong</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.712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.749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12. Active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.035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.664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.082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13. Collaborative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.062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14. Challenge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.693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15. Interaction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.630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.673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16. Students</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.260</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.152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17. Faculty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.142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.576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18. Administration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.113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.056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.115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.605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.690</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19. Support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.738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.290</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.529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.728</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20. Experience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.124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.832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.751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.244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.686</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.525</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.685</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21. Return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.651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.622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.098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.499</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.496</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.854</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 xml:space="preserve">22. Retention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.419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-.109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.034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.012</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-.132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.170</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.471</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.357</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23. Graduation</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-.166</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.069</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.343</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.430</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.309</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.205</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.322</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.284</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.434</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.426</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.229</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.024</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.383</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.225</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.152</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.209</w:t>
                                  </w:r>
                                  <w:r w:rsidRPr="007D3C2B">
                                    <w:rPr>
                                      <w:rFonts w:ascii="Times New Roman" w:hAnsi="Times New Roman"/>
                                      <w:color w:val="000000"/>
                                      <w:sz w:val="16"/>
                                      <w:szCs w:val="16"/>
                                      <w:vertAlign w:val="superscript"/>
                                    </w:rPr>
                                    <w:t>**</w:t>
                                  </w:r>
                                </w:p>
                              </w:tc>
                              <w:tc>
                                <w:tcPr>
                                  <w:tcW w:w="198"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-.024</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.304</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.557</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.821</w:t>
                                  </w:r>
                                  <w:r w:rsidRPr="007D3C2B">
                                    <w:rPr>
                                      <w:rFonts w:ascii="Times New Roman" w:hAnsi="Times New Roman"/>
                                      <w:color w:val="000000"/>
                                      <w:sz w:val="16"/>
                                      <w:szCs w:val="16"/>
                                      <w:vertAlign w:val="superscript"/>
                                    </w:rPr>
                                    <w:t>**</w:t>
                                  </w:r>
                                </w:p>
                              </w:tc>
                              <w:tc>
                                <w:tcPr>
                                  <w:tcW w:w="190" w:type="pct"/>
                                  <w:tcBorders>
                                    <w:top w:val="nil"/>
                                    <w:left w:val="nil"/>
                                    <w:bottom w:val="single" w:sz="8" w:space="0" w:color="auto"/>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r>
                          </w:tbl>
                          <w:p w:rsidR="00882568" w:rsidRDefault="00882568" w:rsidP="007E0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A942B" id="_x0000_s1028" type="#_x0000_t202" style="position:absolute;margin-left:-87.45pt;margin-top:101.75pt;width:615.45pt;height:440.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" stroked="f">
                <v:textbox>
                  <w:txbxContent>
                    <w:p w:rsidR="00882568" w:rsidRDefault="00882568" w:rsidP="007E06EF"/>
                    <w:tbl>
                      <w:tblPr>
                        <w:tblW w:w="49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30" w:type="dxa"/>
                          <w:right w:w="30" w:type="dxa"/>
                        </w:tblCellMar>
                        <w:tblLook w:val="0000" w:firstRow="0" w:lastRow="0" w:firstColumn="0" w:lastColumn="0" w:noHBand="0" w:noVBand="0"/>
                      </w:tblPr>
                      <w:tblGrid>
                        <w:gridCol w:w="1196"/>
                        <w:gridCol w:w="472"/>
                        <w:gridCol w:w="55"/>
                        <w:gridCol w:w="417"/>
                        <w:gridCol w:w="51"/>
                        <w:gridCol w:w="422"/>
                        <w:gridCol w:w="46"/>
                        <w:gridCol w:w="427"/>
                        <w:gridCol w:w="41"/>
                        <w:gridCol w:w="431"/>
                        <w:gridCol w:w="39"/>
                        <w:gridCol w:w="434"/>
                        <w:gridCol w:w="34"/>
                        <w:gridCol w:w="439"/>
                        <w:gridCol w:w="29"/>
                        <w:gridCol w:w="444"/>
                        <w:gridCol w:w="27"/>
                        <w:gridCol w:w="446"/>
                        <w:gridCol w:w="24"/>
                        <w:gridCol w:w="448"/>
                        <w:gridCol w:w="22"/>
                        <w:gridCol w:w="451"/>
                        <w:gridCol w:w="22"/>
                        <w:gridCol w:w="451"/>
                        <w:gridCol w:w="19"/>
                        <w:gridCol w:w="453"/>
                        <w:gridCol w:w="17"/>
                        <w:gridCol w:w="456"/>
                        <w:gridCol w:w="14"/>
                        <w:gridCol w:w="458"/>
                        <w:gridCol w:w="12"/>
                        <w:gridCol w:w="460"/>
                        <w:gridCol w:w="10"/>
                        <w:gridCol w:w="463"/>
                        <w:gridCol w:w="7"/>
                        <w:gridCol w:w="470"/>
                        <w:gridCol w:w="472"/>
                        <w:gridCol w:w="472"/>
                        <w:gridCol w:w="472"/>
                        <w:gridCol w:w="472"/>
                        <w:gridCol w:w="458"/>
                      </w:tblGrid>
                      <w:tr w:rsidR="00882568" w:rsidRPr="007D3C2B" w:rsidTr="000153E2">
                        <w:trPr>
                          <w:cantSplit/>
                          <w:trHeight w:val="288"/>
                          <w:tblHeader/>
                        </w:trPr>
                        <w:tc>
                          <w:tcPr>
                            <w:tcW w:w="4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p>
                        </w:tc>
                        <w:tc>
                          <w:tcPr>
                            <w:tcW w:w="219"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3</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4</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5</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6</w:t>
                            </w:r>
                          </w:p>
                        </w:tc>
                        <w:tc>
                          <w:tcPr>
                            <w:tcW w:w="194"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7</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8</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9</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10</w:t>
                            </w: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11</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12</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13</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14</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15</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16</w:t>
                            </w:r>
                          </w:p>
                        </w:tc>
                        <w:tc>
                          <w:tcPr>
                            <w:tcW w:w="195" w:type="pct"/>
                            <w:gridSpan w:val="2"/>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17</w:t>
                            </w:r>
                          </w:p>
                        </w:tc>
                        <w:tc>
                          <w:tcPr>
                            <w:tcW w:w="195"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18</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19</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20</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21</w:t>
                            </w:r>
                          </w:p>
                        </w:tc>
                        <w:tc>
                          <w:tcPr>
                            <w:tcW w:w="196" w:type="pct"/>
                            <w:tcBorders>
                              <w:top w:val="single" w:sz="8" w:space="0" w:color="auto"/>
                              <w:left w:val="nil"/>
                              <w:bottom w:val="nil"/>
                              <w:right w:val="nil"/>
                            </w:tcBorders>
                            <w:shd w:val="clear" w:color="auto" w:fill="FFFFFF"/>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22</w:t>
                            </w:r>
                          </w:p>
                        </w:tc>
                        <w:tc>
                          <w:tcPr>
                            <w:tcW w:w="190" w:type="pct"/>
                            <w:tcBorders>
                              <w:top w:val="single" w:sz="8" w:space="0" w:color="auto"/>
                              <w:left w:val="nil"/>
                              <w:bottom w:val="nil"/>
                              <w:right w:val="nil"/>
                            </w:tcBorders>
                            <w:shd w:val="clear" w:color="auto" w:fill="FFFFFF"/>
                          </w:tcPr>
                          <w:p w:rsidR="00882568" w:rsidRPr="007D3C2B" w:rsidRDefault="00882568" w:rsidP="000153E2">
                            <w:pPr>
                              <w:rPr>
                                <w:rFonts w:ascii="Times New Roman" w:hAnsi="Times New Roman"/>
                                <w:sz w:val="16"/>
                                <w:szCs w:val="16"/>
                              </w:rPr>
                            </w:pPr>
                            <w:r w:rsidRPr="007D3C2B">
                              <w:rPr>
                                <w:rFonts w:ascii="Times New Roman" w:hAnsi="Times New Roman"/>
                                <w:sz w:val="16"/>
                                <w:szCs w:val="16"/>
                              </w:rPr>
                              <w:t>23</w:t>
                            </w:r>
                          </w:p>
                        </w:tc>
                      </w:tr>
                      <w:tr w:rsidR="00882568" w:rsidRPr="007D3C2B" w:rsidTr="000153E2">
                        <w:trPr>
                          <w:cantSplit/>
                          <w:trHeight w:val="259"/>
                          <w:tblHeader/>
                        </w:trPr>
                        <w:tc>
                          <w:tcPr>
                            <w:tcW w:w="496" w:type="pct"/>
                            <w:tcBorders>
                              <w:top w:val="single" w:sz="8" w:space="0" w:color="auto"/>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1. Asked librarian </w:t>
                            </w: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single" w:sz="8" w:space="0" w:color="auto"/>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single" w:sz="8" w:space="0" w:color="auto"/>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2. Visited library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.865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3. Web resources</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.716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4. Critical library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.124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5. Problem solving</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6. Media Literacy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.863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 xml:space="preserve">7. Evaluate info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.816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rPr>
                                <w:rFonts w:ascii="Times New Roman" w:hAnsi="Times New Roman"/>
                                <w:color w:val="000000"/>
                                <w:sz w:val="16"/>
                                <w:szCs w:val="16"/>
                              </w:rPr>
                            </w:pPr>
                            <w:r w:rsidRPr="007D3C2B">
                              <w:rPr>
                                <w:rFonts w:ascii="Times New Roman" w:hAnsi="Times New Roman"/>
                                <w:color w:val="000000"/>
                                <w:sz w:val="16"/>
                                <w:szCs w:val="16"/>
                              </w:rPr>
                              <w:t>8. Ethical info</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.887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.808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9. Bloom</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.810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.855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10. Critical</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.620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.460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.831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.248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.196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.825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11. Lifelong</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.712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.749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12. Active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.035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.664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.082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.449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13. Collaborative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.062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14. Challenge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.693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15. Interaction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.617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.630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.673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16. Students</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.260</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.152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17. Faculty</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.142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.576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.513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.195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18. Administration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.113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.056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.212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.115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.605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.690</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19. Support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.645</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.738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.290</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.268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.390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.529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.728</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.642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20. Experience</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.124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.339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.832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.457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.776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.400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.580</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.751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.596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.244</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.686</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.525</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.685</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21. Return</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.167</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.651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.319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.622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.168</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.098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.232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.253</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.499</w:t>
                            </w:r>
                            <w:r w:rsidRPr="007D3C2B">
                              <w:rPr>
                                <w:rFonts w:ascii="Times New Roman" w:hAnsi="Times New Roman"/>
                                <w:color w:val="000000"/>
                                <w:sz w:val="16"/>
                                <w:szCs w:val="16"/>
                                <w:vertAlign w:val="superscript"/>
                              </w:rPr>
                              <w:t>**</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.496</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.542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.854</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nil"/>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 xml:space="preserve">22. Retention </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-.256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.023</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.506</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.419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.301</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.286</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.299</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.378</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.352</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.181</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-.109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.307</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.189</w:t>
                            </w:r>
                            <w:r w:rsidRPr="007D3C2B">
                              <w:rPr>
                                <w:rFonts w:ascii="Times New Roman" w:hAnsi="Times New Roman"/>
                                <w:color w:val="000000"/>
                                <w:sz w:val="16"/>
                                <w:szCs w:val="16"/>
                                <w:vertAlign w:val="superscript"/>
                              </w:rPr>
                              <w:t>**</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.025</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.034</w:t>
                            </w:r>
                          </w:p>
                        </w:tc>
                        <w:tc>
                          <w:tcPr>
                            <w:tcW w:w="196"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.012</w:t>
                            </w:r>
                          </w:p>
                        </w:tc>
                        <w:tc>
                          <w:tcPr>
                            <w:tcW w:w="198" w:type="pct"/>
                            <w:gridSpan w:val="2"/>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-.132</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.170</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.471</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.357</w:t>
                            </w:r>
                            <w:r w:rsidRPr="007D3C2B">
                              <w:rPr>
                                <w:rFonts w:ascii="Times New Roman" w:hAnsi="Times New Roman"/>
                                <w:color w:val="000000"/>
                                <w:sz w:val="16"/>
                                <w:szCs w:val="16"/>
                                <w:vertAlign w:val="superscript"/>
                              </w:rPr>
                              <w:t>**</w:t>
                            </w:r>
                          </w:p>
                        </w:tc>
                        <w:tc>
                          <w:tcPr>
                            <w:tcW w:w="196"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c>
                          <w:tcPr>
                            <w:tcW w:w="190" w:type="pct"/>
                            <w:tcBorders>
                              <w:top w:val="nil"/>
                              <w:left w:val="nil"/>
                              <w:bottom w:val="nil"/>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p>
                        </w:tc>
                      </w:tr>
                      <w:tr w:rsidR="00882568" w:rsidRPr="007D3C2B" w:rsidTr="000153E2">
                        <w:trPr>
                          <w:cantSplit/>
                          <w:trHeight w:val="259"/>
                          <w:tblHeader/>
                        </w:trPr>
                        <w:tc>
                          <w:tcPr>
                            <w:tcW w:w="496" w:type="pct"/>
                            <w:tcBorders>
                              <w:top w:val="nil"/>
                              <w:left w:val="nil"/>
                              <w:bottom w:val="single" w:sz="8" w:space="0" w:color="auto"/>
                              <w:right w:val="nil"/>
                            </w:tcBorders>
                            <w:shd w:val="clear" w:color="auto" w:fill="FFFFFF"/>
                            <w:tcMar>
                              <w:top w:w="30" w:type="dxa"/>
                              <w:left w:w="30" w:type="dxa"/>
                              <w:bottom w:w="30" w:type="dxa"/>
                              <w:right w:w="30" w:type="dxa"/>
                            </w:tcMar>
                          </w:tcPr>
                          <w:p w:rsidR="00882568" w:rsidRPr="007D3C2B" w:rsidRDefault="00882568" w:rsidP="000153E2">
                            <w:pPr>
                              <w:autoSpaceDE w:val="0"/>
                              <w:autoSpaceDN w:val="0"/>
                              <w:adjustRightInd w:val="0"/>
                              <w:rPr>
                                <w:rFonts w:ascii="Times New Roman" w:hAnsi="Times New Roman"/>
                                <w:color w:val="000000"/>
                                <w:sz w:val="16"/>
                                <w:szCs w:val="16"/>
                              </w:rPr>
                            </w:pPr>
                            <w:r w:rsidRPr="007D3C2B">
                              <w:rPr>
                                <w:rFonts w:ascii="Times New Roman" w:hAnsi="Times New Roman"/>
                                <w:color w:val="000000"/>
                                <w:sz w:val="16"/>
                                <w:szCs w:val="16"/>
                              </w:rPr>
                              <w:t>23. Graduation</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-.166</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.069</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.343</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.430</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.309</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.205</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.322</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.284</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.434</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.426</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.229</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.024</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.383</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.225</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.178</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.152</w:t>
                            </w:r>
                            <w:r w:rsidRPr="007D3C2B">
                              <w:rPr>
                                <w:rFonts w:ascii="Times New Roman" w:hAnsi="Times New Roman"/>
                                <w:color w:val="000000"/>
                                <w:sz w:val="16"/>
                                <w:szCs w:val="16"/>
                                <w:vertAlign w:val="superscript"/>
                              </w:rPr>
                              <w:t>**</w:t>
                            </w:r>
                          </w:p>
                        </w:tc>
                        <w:tc>
                          <w:tcPr>
                            <w:tcW w:w="196"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.209</w:t>
                            </w:r>
                            <w:r w:rsidRPr="007D3C2B">
                              <w:rPr>
                                <w:rFonts w:ascii="Times New Roman" w:hAnsi="Times New Roman"/>
                                <w:color w:val="000000"/>
                                <w:sz w:val="16"/>
                                <w:szCs w:val="16"/>
                                <w:vertAlign w:val="superscript"/>
                              </w:rPr>
                              <w:t>**</w:t>
                            </w:r>
                          </w:p>
                        </w:tc>
                        <w:tc>
                          <w:tcPr>
                            <w:tcW w:w="198" w:type="pct"/>
                            <w:gridSpan w:val="2"/>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-.024</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.304</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.557</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tcMar>
                              <w:top w:w="30" w:type="dxa"/>
                              <w:left w:w="30" w:type="dxa"/>
                              <w:bottom w:w="30" w:type="dxa"/>
                              <w:right w:w="30" w:type="dxa"/>
                            </w:tcMar>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.367</w:t>
                            </w:r>
                            <w:r w:rsidRPr="007D3C2B">
                              <w:rPr>
                                <w:rFonts w:ascii="Times New Roman" w:hAnsi="Times New Roman"/>
                                <w:color w:val="000000"/>
                                <w:sz w:val="16"/>
                                <w:szCs w:val="16"/>
                                <w:vertAlign w:val="superscript"/>
                              </w:rPr>
                              <w:t>**</w:t>
                            </w:r>
                          </w:p>
                        </w:tc>
                        <w:tc>
                          <w:tcPr>
                            <w:tcW w:w="196" w:type="pct"/>
                            <w:tcBorders>
                              <w:top w:val="nil"/>
                              <w:left w:val="nil"/>
                              <w:bottom w:val="single" w:sz="8" w:space="0" w:color="auto"/>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.821</w:t>
                            </w:r>
                            <w:r w:rsidRPr="007D3C2B">
                              <w:rPr>
                                <w:rFonts w:ascii="Times New Roman" w:hAnsi="Times New Roman"/>
                                <w:color w:val="000000"/>
                                <w:sz w:val="16"/>
                                <w:szCs w:val="16"/>
                                <w:vertAlign w:val="superscript"/>
                              </w:rPr>
                              <w:t>**</w:t>
                            </w:r>
                          </w:p>
                        </w:tc>
                        <w:tc>
                          <w:tcPr>
                            <w:tcW w:w="190" w:type="pct"/>
                            <w:tcBorders>
                              <w:top w:val="nil"/>
                              <w:left w:val="nil"/>
                              <w:bottom w:val="single" w:sz="8" w:space="0" w:color="auto"/>
                              <w:right w:val="nil"/>
                            </w:tcBorders>
                            <w:shd w:val="clear" w:color="auto" w:fill="FFFFFF"/>
                            <w:vAlign w:val="center"/>
                          </w:tcPr>
                          <w:p w:rsidR="00882568" w:rsidRPr="007D3C2B" w:rsidRDefault="00882568" w:rsidP="000153E2">
                            <w:pPr>
                              <w:jc w:val="right"/>
                              <w:rPr>
                                <w:rFonts w:ascii="Times New Roman" w:hAnsi="Times New Roman"/>
                                <w:color w:val="000000"/>
                                <w:sz w:val="16"/>
                                <w:szCs w:val="16"/>
                              </w:rPr>
                            </w:pPr>
                            <w:r w:rsidRPr="007D3C2B">
                              <w:rPr>
                                <w:rFonts w:ascii="Times New Roman" w:hAnsi="Times New Roman"/>
                                <w:color w:val="000000"/>
                                <w:sz w:val="16"/>
                                <w:szCs w:val="16"/>
                              </w:rPr>
                              <w:t>1</w:t>
                            </w:r>
                          </w:p>
                        </w:tc>
                      </w:tr>
                    </w:tbl>
                    <w:p w:rsidR="00882568" w:rsidRDefault="00882568" w:rsidP="007E06EF"/>
                  </w:txbxContent>
                </v:textbox>
              </v:shape>
            </w:pict>
          </mc:Fallback>
        </mc:AlternateContent>
      </w:r>
      <w:r>
        <w:br w:type="page"/>
      </w:r>
    </w:p>
    <w:p w:rsidR="006C6B84" w:rsidRPr="00127044" w:rsidRDefault="006C6B84" w:rsidP="006C6B84">
      <w:pPr>
        <w:autoSpaceDE w:val="0"/>
        <w:autoSpaceDN w:val="0"/>
        <w:adjustRightInd w:val="0"/>
        <w:spacing w:line="480" w:lineRule="auto"/>
        <w:rPr>
          <w:rFonts w:ascii="Times New Roman" w:hAnsi="Times New Roman"/>
        </w:rPr>
        <w:sectPr w:rsidR="006C6B84" w:rsidRPr="00127044" w:rsidSect="00FA0674">
          <w:headerReference w:type="first" r:id="rId86"/>
          <w:pgSz w:w="11520" w:h="15120" w:code="1"/>
          <w:pgMar w:top="1080" w:right="1440" w:bottom="1080" w:left="1440" w:header="720" w:footer="720" w:gutter="0"/>
          <w:cols w:space="720"/>
          <w:titlePg/>
          <w:docGrid w:linePitch="326"/>
        </w:sectPr>
      </w:pPr>
    </w:p>
    <w:p w:rsidR="005B1CD1" w:rsidRPr="00127044" w:rsidRDefault="005B1CD1" w:rsidP="000B2FE3">
      <w:pPr>
        <w:pStyle w:val="Heading1fordissertation"/>
      </w:pPr>
      <w:bookmarkStart w:id="442" w:name="_Toc357082439"/>
      <w:r w:rsidRPr="00127044">
        <w:lastRenderedPageBreak/>
        <w:t>APPENDIX C:</w:t>
      </w:r>
      <w:bookmarkEnd w:id="442"/>
    </w:p>
    <w:p w:rsidR="000B2FE3" w:rsidRPr="00127044" w:rsidRDefault="000B2FE3" w:rsidP="000B2FE3">
      <w:pPr>
        <w:pStyle w:val="Heading1fordissertation"/>
      </w:pPr>
      <w:bookmarkStart w:id="443" w:name="_Toc321485931"/>
      <w:bookmarkStart w:id="444" w:name="_Toc321814914"/>
      <w:bookmarkStart w:id="445" w:name="_Toc322177220"/>
      <w:bookmarkStart w:id="446" w:name="_Toc357082440"/>
      <w:r w:rsidRPr="00127044">
        <w:t>INFLUENTIAL CASES IN MODEL 6A</w:t>
      </w:r>
      <w:bookmarkEnd w:id="443"/>
      <w:bookmarkEnd w:id="444"/>
      <w:bookmarkEnd w:id="445"/>
      <w:bookmarkEnd w:id="446"/>
    </w:p>
    <w:p w:rsidR="000B2FE3" w:rsidRPr="00127044" w:rsidRDefault="000B2FE3" w:rsidP="000B2FE3">
      <w:pPr>
        <w:spacing w:after="200" w:line="480" w:lineRule="auto"/>
        <w:ind w:firstLine="720"/>
        <w:rPr>
          <w:rFonts w:ascii="Times New Roman" w:hAnsi="Times New Roman"/>
          <w:color w:val="000000"/>
          <w:sz w:val="26"/>
          <w:szCs w:val="26"/>
        </w:rPr>
      </w:pPr>
      <w:r w:rsidRPr="00127044">
        <w:rPr>
          <w:rFonts w:ascii="Times New Roman" w:hAnsi="Times New Roman"/>
          <w:color w:val="000000"/>
          <w:sz w:val="26"/>
          <w:szCs w:val="26"/>
        </w:rPr>
        <w:t xml:space="preserve">I tested Model 6A for any unusual or influential cases. I calculated PRESS residuals, HAT statistics, Cook’s Distance, and </w:t>
      </w:r>
      <w:r w:rsidR="004D07B1" w:rsidRPr="00127044">
        <w:rPr>
          <w:rFonts w:ascii="Times New Roman" w:hAnsi="Times New Roman"/>
          <w:color w:val="000000"/>
          <w:sz w:val="26"/>
          <w:szCs w:val="26"/>
        </w:rPr>
        <w:t xml:space="preserve">the </w:t>
      </w:r>
      <w:r w:rsidRPr="00127044">
        <w:rPr>
          <w:rFonts w:ascii="Times New Roman" w:hAnsi="Times New Roman"/>
          <w:color w:val="000000"/>
          <w:sz w:val="26"/>
          <w:szCs w:val="26"/>
        </w:rPr>
        <w:t xml:space="preserve">covariance ratio to find cases that fall well outside the model. I examined the scatterplots of unstandardized predicted value against standardized residual </w:t>
      </w:r>
      <w:r w:rsidR="00641798" w:rsidRPr="00127044">
        <w:rPr>
          <w:rFonts w:ascii="Times New Roman" w:hAnsi="Times New Roman"/>
          <w:color w:val="000000"/>
          <w:sz w:val="26"/>
          <w:szCs w:val="26"/>
        </w:rPr>
        <w:t>(see figure C1</w:t>
      </w:r>
      <w:r w:rsidRPr="00127044">
        <w:rPr>
          <w:rFonts w:ascii="Times New Roman" w:hAnsi="Times New Roman"/>
          <w:color w:val="000000"/>
          <w:sz w:val="26"/>
          <w:szCs w:val="26"/>
        </w:rPr>
        <w:t>) and case number against studentized deleted residual, centered leverage value, Cook’s Distance, and covariance ratio</w:t>
      </w:r>
      <w:r w:rsidR="00641798" w:rsidRPr="00127044">
        <w:rPr>
          <w:rFonts w:ascii="Times New Roman" w:hAnsi="Times New Roman"/>
          <w:color w:val="000000"/>
          <w:sz w:val="26"/>
          <w:szCs w:val="26"/>
        </w:rPr>
        <w:t xml:space="preserve"> (see figure C2</w:t>
      </w:r>
      <w:r w:rsidRPr="00127044">
        <w:rPr>
          <w:rFonts w:ascii="Times New Roman" w:hAnsi="Times New Roman"/>
          <w:color w:val="000000"/>
          <w:sz w:val="26"/>
          <w:szCs w:val="26"/>
        </w:rPr>
        <w:t xml:space="preserve">). </w:t>
      </w:r>
    </w:p>
    <w:p w:rsidR="000B2FE3" w:rsidRPr="00127044" w:rsidRDefault="000B2FE3" w:rsidP="000B2FE3">
      <w:pPr>
        <w:autoSpaceDE w:val="0"/>
        <w:autoSpaceDN w:val="0"/>
        <w:adjustRightInd w:val="0"/>
        <w:rPr>
          <w:rFonts w:ascii="Times New Roman" w:hAnsi="Times New Roman"/>
          <w:szCs w:val="24"/>
        </w:rPr>
      </w:pPr>
      <w:r w:rsidRPr="00127044">
        <w:rPr>
          <w:rFonts w:ascii="Times New Roman" w:hAnsi="Times New Roman"/>
          <w:noProof/>
          <w:szCs w:val="24"/>
        </w:rPr>
        <w:drawing>
          <wp:inline distT="0" distB="0" distL="0" distR="0" wp14:anchorId="09C087D5" wp14:editId="3A279D91">
            <wp:extent cx="4526188" cy="36195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6188" cy="3619500"/>
                    </a:xfrm>
                    <a:prstGeom prst="rect">
                      <a:avLst/>
                    </a:prstGeom>
                    <a:noFill/>
                    <a:ln>
                      <a:noFill/>
                    </a:ln>
                  </pic:spPr>
                </pic:pic>
              </a:graphicData>
            </a:graphic>
          </wp:inline>
        </w:drawing>
      </w:r>
    </w:p>
    <w:p w:rsidR="000B2FE3" w:rsidRPr="00127044" w:rsidRDefault="009F4EA8" w:rsidP="000B2FE3">
      <w:pPr>
        <w:pStyle w:val="FigureCaption"/>
        <w:rPr>
          <w:szCs w:val="24"/>
        </w:rPr>
        <w:sectPr w:rsidR="000B2FE3" w:rsidRPr="00127044" w:rsidSect="00FA0674">
          <w:headerReference w:type="first" r:id="rId88"/>
          <w:pgSz w:w="11520" w:h="15120" w:code="1"/>
          <w:pgMar w:top="1080" w:right="1440" w:bottom="1080" w:left="1440" w:header="720" w:footer="720" w:gutter="0"/>
          <w:cols w:space="720"/>
          <w:titlePg/>
          <w:docGrid w:linePitch="326"/>
        </w:sectPr>
      </w:pPr>
      <w:bookmarkStart w:id="447" w:name="_Toc321814789"/>
      <w:r w:rsidRPr="00127044">
        <w:rPr>
          <w:i/>
          <w:szCs w:val="24"/>
        </w:rPr>
        <w:t>Figure C1</w:t>
      </w:r>
      <w:r w:rsidR="000B2FE3" w:rsidRPr="00127044">
        <w:rPr>
          <w:i/>
          <w:szCs w:val="24"/>
        </w:rPr>
        <w:t>:</w:t>
      </w:r>
      <w:r w:rsidR="000B2FE3" w:rsidRPr="00127044">
        <w:rPr>
          <w:szCs w:val="24"/>
        </w:rPr>
        <w:t xml:space="preserve"> </w:t>
      </w:r>
      <w:r w:rsidR="000B2FE3" w:rsidRPr="00127044">
        <w:t>Scatterplot of unstandardized predicted value against standardized residual indicating that cases 204 and 463 may be influenti</w:t>
      </w:r>
      <w:r w:rsidRPr="00127044">
        <w:t>al</w:t>
      </w:r>
      <w:bookmarkEnd w:id="447"/>
    </w:p>
    <w:tbl>
      <w:tblPr>
        <w:tblW w:w="0" w:type="auto"/>
        <w:tblLook w:val="04A0" w:firstRow="1" w:lastRow="0" w:firstColumn="1" w:lastColumn="0" w:noHBand="0" w:noVBand="1"/>
      </w:tblPr>
      <w:tblGrid>
        <w:gridCol w:w="4415"/>
        <w:gridCol w:w="4441"/>
      </w:tblGrid>
      <w:tr w:rsidR="000B2FE3" w:rsidRPr="00127044">
        <w:tc>
          <w:tcPr>
            <w:tcW w:w="4773" w:type="dxa"/>
          </w:tcPr>
          <w:p w:rsidR="000B2FE3" w:rsidRPr="00127044" w:rsidRDefault="000B2FE3" w:rsidP="009A00E5">
            <w:pPr>
              <w:tabs>
                <w:tab w:val="center" w:pos="2286"/>
                <w:tab w:val="left" w:pos="3110"/>
              </w:tabs>
              <w:autoSpaceDE w:val="0"/>
              <w:autoSpaceDN w:val="0"/>
              <w:adjustRightInd w:val="0"/>
              <w:spacing w:line="360" w:lineRule="auto"/>
              <w:jc w:val="center"/>
              <w:rPr>
                <w:rFonts w:ascii="Times New Roman" w:hAnsi="Times New Roman"/>
                <w:sz w:val="20"/>
              </w:rPr>
            </w:pPr>
            <w:r w:rsidRPr="00127044">
              <w:rPr>
                <w:rFonts w:ascii="Times New Roman" w:hAnsi="Times New Roman"/>
                <w:sz w:val="20"/>
              </w:rPr>
              <w:lastRenderedPageBreak/>
              <w:t>Studentized Deleted Residual</w:t>
            </w:r>
            <w:r w:rsidRPr="00127044">
              <w:rPr>
                <w:rFonts w:ascii="Times New Roman" w:hAnsi="Times New Roman"/>
                <w:noProof/>
                <w:szCs w:val="24"/>
              </w:rPr>
              <w:drawing>
                <wp:inline distT="0" distB="0" distL="0" distR="0" wp14:anchorId="1CD49D71" wp14:editId="23A8C2C2">
                  <wp:extent cx="2990850" cy="215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b="9731"/>
                          <a:stretch/>
                        </pic:blipFill>
                        <pic:spPr bwMode="auto">
                          <a:xfrm>
                            <a:off x="0" y="0"/>
                            <a:ext cx="2992141" cy="2159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Pr>
          <w:p w:rsidR="000B2FE3" w:rsidRPr="00127044" w:rsidRDefault="000B2FE3" w:rsidP="009A00E5">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t>Cook’s Distance</w:t>
            </w:r>
            <w:r w:rsidRPr="00127044">
              <w:rPr>
                <w:rFonts w:ascii="Times New Roman" w:hAnsi="Times New Roman"/>
                <w:noProof/>
                <w:szCs w:val="24"/>
              </w:rPr>
              <w:drawing>
                <wp:inline distT="0" distB="0" distL="0" distR="0" wp14:anchorId="1C4443A0" wp14:editId="01E31EFB">
                  <wp:extent cx="3009900" cy="2160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b="10220"/>
                          <a:stretch/>
                        </pic:blipFill>
                        <pic:spPr bwMode="auto">
                          <a:xfrm>
                            <a:off x="0" y="0"/>
                            <a:ext cx="3009900" cy="21609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B2FE3" w:rsidRPr="00127044">
        <w:tc>
          <w:tcPr>
            <w:tcW w:w="4773" w:type="dxa"/>
          </w:tcPr>
          <w:p w:rsidR="000B2FE3" w:rsidRPr="00127044" w:rsidRDefault="000B2FE3" w:rsidP="009A00E5">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t>Centered Leveraged Value</w:t>
            </w:r>
            <w:r w:rsidRPr="00127044">
              <w:rPr>
                <w:rFonts w:ascii="Times New Roman" w:hAnsi="Times New Roman"/>
                <w:noProof/>
                <w:szCs w:val="24"/>
              </w:rPr>
              <w:t xml:space="preserve"> </w:t>
            </w:r>
            <w:r w:rsidRPr="00127044">
              <w:rPr>
                <w:rFonts w:ascii="Times New Roman" w:hAnsi="Times New Roman"/>
                <w:noProof/>
                <w:szCs w:val="24"/>
              </w:rPr>
              <w:drawing>
                <wp:inline distT="0" distB="0" distL="0" distR="0" wp14:anchorId="01282C19" wp14:editId="7D30754D">
                  <wp:extent cx="2985008" cy="21526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1">
                            <a:extLst>
                              <a:ext uri="{28A0092B-C50C-407E-A947-70E740481C1C}">
                                <a14:useLocalDpi xmlns:a14="http://schemas.microsoft.com/office/drawing/2010/main" val="0"/>
                              </a:ext>
                            </a:extLst>
                          </a:blip>
                          <a:srcRect b="9819"/>
                          <a:stretch/>
                        </pic:blipFill>
                        <pic:spPr bwMode="auto">
                          <a:xfrm>
                            <a:off x="0" y="0"/>
                            <a:ext cx="2985008" cy="2152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Pr>
          <w:p w:rsidR="000B2FE3" w:rsidRPr="00127044" w:rsidRDefault="000B2FE3" w:rsidP="009A00E5">
            <w:pPr>
              <w:autoSpaceDE w:val="0"/>
              <w:autoSpaceDN w:val="0"/>
              <w:adjustRightInd w:val="0"/>
              <w:spacing w:line="360" w:lineRule="auto"/>
              <w:jc w:val="center"/>
              <w:rPr>
                <w:rFonts w:ascii="Times New Roman" w:hAnsi="Times New Roman"/>
                <w:szCs w:val="24"/>
              </w:rPr>
            </w:pPr>
            <w:r w:rsidRPr="00127044">
              <w:rPr>
                <w:rFonts w:ascii="Times New Roman" w:hAnsi="Times New Roman"/>
                <w:sz w:val="20"/>
              </w:rPr>
              <w:t>Covariance Ratio</w:t>
            </w:r>
            <w:r w:rsidRPr="00127044">
              <w:rPr>
                <w:rFonts w:ascii="Times New Roman" w:hAnsi="Times New Roman"/>
                <w:noProof/>
                <w:szCs w:val="24"/>
              </w:rPr>
              <w:drawing>
                <wp:inline distT="0" distB="0" distL="0" distR="0" wp14:anchorId="471100FB" wp14:editId="725F6723">
                  <wp:extent cx="3009900" cy="217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2">
                            <a:extLst>
                              <a:ext uri="{28A0092B-C50C-407E-A947-70E740481C1C}">
                                <a14:useLocalDpi xmlns:a14="http://schemas.microsoft.com/office/drawing/2010/main" val="0"/>
                              </a:ext>
                            </a:extLst>
                          </a:blip>
                          <a:srcRect b="9619"/>
                          <a:stretch/>
                        </pic:blipFill>
                        <pic:spPr bwMode="auto">
                          <a:xfrm>
                            <a:off x="0" y="0"/>
                            <a:ext cx="3010142" cy="21756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B2FE3" w:rsidRPr="00127044" w:rsidRDefault="00641798" w:rsidP="000B2FE3">
      <w:pPr>
        <w:pStyle w:val="FigureCaption"/>
      </w:pPr>
      <w:bookmarkStart w:id="448" w:name="_Toc321814790"/>
      <w:r w:rsidRPr="00127044">
        <w:rPr>
          <w:i/>
          <w:szCs w:val="24"/>
        </w:rPr>
        <w:t>Figure C2</w:t>
      </w:r>
      <w:r w:rsidR="000B2FE3" w:rsidRPr="00127044">
        <w:rPr>
          <w:i/>
          <w:szCs w:val="24"/>
        </w:rPr>
        <w:t>:</w:t>
      </w:r>
      <w:r w:rsidR="000B2FE3" w:rsidRPr="00127044">
        <w:rPr>
          <w:szCs w:val="24"/>
        </w:rPr>
        <w:t xml:space="preserve"> </w:t>
      </w:r>
      <w:r w:rsidR="000B2FE3" w:rsidRPr="00127044">
        <w:t>Scatterplots of case number against studentized deleted residual, centered leverage value, Cook’s Distance, and covariance ratio indicating that cases 204 and 463 and 492 may be influential</w:t>
      </w:r>
      <w:bookmarkEnd w:id="448"/>
    </w:p>
    <w:p w:rsidR="000B2FE3" w:rsidRPr="00793672" w:rsidRDefault="000B2FE3" w:rsidP="000B2FE3">
      <w:pPr>
        <w:spacing w:line="480" w:lineRule="auto"/>
        <w:ind w:firstLine="720"/>
        <w:rPr>
          <w:rFonts w:ascii="Times New Roman" w:hAnsi="Times New Roman"/>
          <w:color w:val="000000"/>
          <w:szCs w:val="24"/>
        </w:rPr>
      </w:pPr>
      <w:r w:rsidRPr="00793672">
        <w:rPr>
          <w:rFonts w:ascii="Times New Roman" w:hAnsi="Times New Roman"/>
          <w:color w:val="000000"/>
          <w:szCs w:val="24"/>
        </w:rPr>
        <w:t xml:space="preserve">I found three cases that were extreme on Y with case 204 showing extreme in every scatterplot. I refit each model by excluding each institution in turn and by combining case 204 with cases 463 and 492 both individually and together. I found that the most significant change in effects on GRAD occurred when two institutions were excluded. </w:t>
      </w:r>
      <w:r w:rsidR="00641798" w:rsidRPr="00793672">
        <w:rPr>
          <w:rFonts w:ascii="Times New Roman" w:hAnsi="Times New Roman"/>
          <w:color w:val="000000"/>
          <w:szCs w:val="24"/>
        </w:rPr>
        <w:t xml:space="preserve">See </w:t>
      </w:r>
      <w:r w:rsidR="007107F9" w:rsidRPr="00793672">
        <w:rPr>
          <w:rFonts w:ascii="Times New Roman" w:hAnsi="Times New Roman"/>
          <w:color w:val="000000"/>
          <w:szCs w:val="24"/>
        </w:rPr>
        <w:t>Table</w:t>
      </w:r>
      <w:r w:rsidR="00641798" w:rsidRPr="00793672">
        <w:rPr>
          <w:rFonts w:ascii="Times New Roman" w:hAnsi="Times New Roman"/>
          <w:color w:val="000000"/>
          <w:szCs w:val="24"/>
        </w:rPr>
        <w:t xml:space="preserve"> C1</w:t>
      </w:r>
      <w:r w:rsidRPr="00793672">
        <w:rPr>
          <w:rFonts w:ascii="Times New Roman" w:hAnsi="Times New Roman"/>
          <w:color w:val="000000"/>
          <w:szCs w:val="24"/>
        </w:rPr>
        <w:t>.</w:t>
      </w:r>
    </w:p>
    <w:p w:rsidR="000B2FE3" w:rsidRPr="00793672" w:rsidRDefault="000B2FE3" w:rsidP="000B2FE3">
      <w:pPr>
        <w:autoSpaceDE w:val="0"/>
        <w:autoSpaceDN w:val="0"/>
        <w:adjustRightInd w:val="0"/>
        <w:spacing w:line="400" w:lineRule="atLeast"/>
        <w:rPr>
          <w:rFonts w:ascii="Times New Roman" w:hAnsi="Times New Roman"/>
          <w:color w:val="000000"/>
          <w:szCs w:val="24"/>
        </w:rPr>
      </w:pPr>
    </w:p>
    <w:p w:rsidR="000B2FE3" w:rsidRPr="00793672" w:rsidRDefault="000B2FE3" w:rsidP="000B2FE3">
      <w:pPr>
        <w:autoSpaceDE w:val="0"/>
        <w:autoSpaceDN w:val="0"/>
        <w:adjustRightInd w:val="0"/>
        <w:spacing w:line="400" w:lineRule="atLeast"/>
        <w:rPr>
          <w:rFonts w:ascii="Times New Roman" w:hAnsi="Times New Roman"/>
          <w:color w:val="000000"/>
          <w:szCs w:val="24"/>
        </w:rPr>
      </w:pPr>
    </w:p>
    <w:p w:rsidR="00F26A2F" w:rsidRPr="00793672" w:rsidRDefault="00F26A2F" w:rsidP="000B2FE3">
      <w:pPr>
        <w:pStyle w:val="TableCaption"/>
      </w:pPr>
    </w:p>
    <w:p w:rsidR="00793672" w:rsidRDefault="00793672" w:rsidP="000B2FE3">
      <w:pPr>
        <w:pStyle w:val="TableCaption"/>
      </w:pPr>
      <w:bookmarkStart w:id="449" w:name="_Toc321814512"/>
    </w:p>
    <w:p w:rsidR="000B2FE3" w:rsidRPr="00793672" w:rsidRDefault="00641798" w:rsidP="000B2FE3">
      <w:pPr>
        <w:pStyle w:val="TableCaption"/>
      </w:pPr>
      <w:r w:rsidRPr="00793672">
        <w:t>Table C1</w:t>
      </w:r>
      <w:r w:rsidR="000B2FE3" w:rsidRPr="00793672">
        <w:t>:</w:t>
      </w:r>
      <w:bookmarkEnd w:id="449"/>
      <w:r w:rsidR="000B2FE3" w:rsidRPr="00793672">
        <w:t xml:space="preserve"> </w:t>
      </w:r>
    </w:p>
    <w:p w:rsidR="000B2FE3" w:rsidRPr="00793672" w:rsidRDefault="000B2FE3" w:rsidP="000B2FE3">
      <w:pPr>
        <w:pStyle w:val="TableCaption"/>
        <w:rPr>
          <w:i/>
        </w:rPr>
      </w:pPr>
      <w:bookmarkStart w:id="450" w:name="_Toc321814513"/>
      <w:r w:rsidRPr="00793672">
        <w:rPr>
          <w:i/>
        </w:rPr>
        <w:t>A comparison of models fitted before and after the removal of atypical data points using a series of fitted multiple regression models in which graduation is predicted by Librarians, Expenditures, Bloom, Critical, Lifelong, Collaborative, Interactive, Administration, Support, and Experience</w:t>
      </w:r>
      <w:bookmarkEnd w:id="4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012"/>
        <w:gridCol w:w="1009"/>
        <w:gridCol w:w="1009"/>
        <w:gridCol w:w="1009"/>
        <w:gridCol w:w="1009"/>
        <w:gridCol w:w="1009"/>
        <w:gridCol w:w="1009"/>
      </w:tblGrid>
      <w:tr w:rsidR="000B2FE3" w:rsidRPr="00127044">
        <w:tc>
          <w:tcPr>
            <w:tcW w:w="1669" w:type="dxa"/>
            <w:tcBorders>
              <w:top w:val="single" w:sz="8" w:space="0" w:color="auto"/>
            </w:tcBorders>
          </w:tcPr>
          <w:p w:rsidR="000B2FE3" w:rsidRPr="00793672" w:rsidRDefault="000B2FE3" w:rsidP="009A00E5">
            <w:pPr>
              <w:autoSpaceDE w:val="0"/>
              <w:autoSpaceDN w:val="0"/>
              <w:adjustRightInd w:val="0"/>
              <w:spacing w:line="400" w:lineRule="atLeast"/>
              <w:rPr>
                <w:rFonts w:ascii="Times New Roman" w:hAnsi="Times New Roman"/>
                <w:color w:val="000000"/>
                <w:szCs w:val="24"/>
              </w:rPr>
            </w:pPr>
          </w:p>
        </w:tc>
        <w:tc>
          <w:tcPr>
            <w:tcW w:w="7907" w:type="dxa"/>
            <w:gridSpan w:val="7"/>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center"/>
              <w:rPr>
                <w:rFonts w:ascii="Times New Roman" w:hAnsi="Times New Roman"/>
                <w:color w:val="000000"/>
                <w:szCs w:val="24"/>
              </w:rPr>
            </w:pPr>
            <w:r w:rsidRPr="00793672">
              <w:rPr>
                <w:rFonts w:ascii="Times New Roman" w:hAnsi="Times New Roman"/>
                <w:color w:val="000000"/>
                <w:szCs w:val="24"/>
              </w:rPr>
              <w:t>Model</w:t>
            </w:r>
          </w:p>
        </w:tc>
      </w:tr>
      <w:tr w:rsidR="000B2FE3" w:rsidRPr="00127044">
        <w:tc>
          <w:tcPr>
            <w:tcW w:w="1669" w:type="dxa"/>
          </w:tcPr>
          <w:p w:rsidR="000B2FE3" w:rsidRPr="00793672" w:rsidRDefault="000B2FE3" w:rsidP="009A00E5">
            <w:pPr>
              <w:autoSpaceDE w:val="0"/>
              <w:autoSpaceDN w:val="0"/>
              <w:adjustRightInd w:val="0"/>
              <w:spacing w:line="400" w:lineRule="atLeast"/>
              <w:rPr>
                <w:rFonts w:ascii="Times New Roman" w:hAnsi="Times New Roman"/>
                <w:color w:val="000000"/>
                <w:szCs w:val="24"/>
              </w:rPr>
            </w:pPr>
          </w:p>
        </w:tc>
        <w:tc>
          <w:tcPr>
            <w:tcW w:w="1146"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6A</w:t>
            </w:r>
          </w:p>
        </w:tc>
        <w:tc>
          <w:tcPr>
            <w:tcW w:w="1126"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A1</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A2</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A3</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A4</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A5</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spacing w:line="400" w:lineRule="atLeast"/>
              <w:jc w:val="right"/>
              <w:rPr>
                <w:rFonts w:ascii="Times New Roman" w:hAnsi="Times New Roman"/>
                <w:color w:val="000000"/>
                <w:sz w:val="20"/>
              </w:rPr>
            </w:pPr>
            <w:r w:rsidRPr="00793672">
              <w:rPr>
                <w:rFonts w:ascii="Times New Roman" w:hAnsi="Times New Roman"/>
                <w:color w:val="000000"/>
                <w:sz w:val="20"/>
              </w:rPr>
              <w:t>6</w:t>
            </w:r>
            <w:r w:rsidR="002E6F0F" w:rsidRPr="00793672">
              <w:rPr>
                <w:rFonts w:ascii="Times New Roman" w:hAnsi="Times New Roman"/>
                <w:color w:val="000000"/>
                <w:sz w:val="20"/>
              </w:rPr>
              <w:t>A6</w:t>
            </w:r>
          </w:p>
        </w:tc>
      </w:tr>
      <w:tr w:rsidR="000B2FE3" w:rsidRPr="00127044">
        <w:tc>
          <w:tcPr>
            <w:tcW w:w="1669" w:type="dxa"/>
            <w:tcBorders>
              <w:bottom w:val="single" w:sz="8" w:space="0" w:color="auto"/>
            </w:tcBorders>
          </w:tcPr>
          <w:p w:rsidR="000B2FE3" w:rsidRPr="00793672" w:rsidRDefault="000B2FE3" w:rsidP="009A00E5">
            <w:pPr>
              <w:autoSpaceDE w:val="0"/>
              <w:autoSpaceDN w:val="0"/>
              <w:adjustRightInd w:val="0"/>
              <w:rPr>
                <w:rFonts w:ascii="Times New Roman" w:hAnsi="Times New Roman"/>
                <w:color w:val="000000"/>
                <w:szCs w:val="24"/>
              </w:rPr>
            </w:pPr>
            <w:r w:rsidRPr="00793672">
              <w:rPr>
                <w:rFonts w:ascii="Times New Roman" w:hAnsi="Times New Roman"/>
                <w:color w:val="000000"/>
                <w:szCs w:val="24"/>
              </w:rPr>
              <w:t>Cases removed</w:t>
            </w:r>
          </w:p>
        </w:tc>
        <w:tc>
          <w:tcPr>
            <w:tcW w:w="1146"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None</w:t>
            </w:r>
          </w:p>
        </w:tc>
        <w:tc>
          <w:tcPr>
            <w:tcW w:w="1126"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204</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463</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492</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 xml:space="preserve">204 </w:t>
            </w:r>
          </w:p>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463</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 xml:space="preserve">204 </w:t>
            </w:r>
          </w:p>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492</w:t>
            </w:r>
          </w:p>
        </w:tc>
        <w:tc>
          <w:tcPr>
            <w:tcW w:w="1127" w:type="dxa"/>
            <w:tcBorders>
              <w:top w:val="single" w:sz="8" w:space="0" w:color="auto"/>
              <w:bottom w:val="single" w:sz="8" w:space="0" w:color="auto"/>
            </w:tcBorders>
          </w:tcPr>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204</w:t>
            </w:r>
          </w:p>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463</w:t>
            </w:r>
          </w:p>
          <w:p w:rsidR="000B2FE3" w:rsidRPr="00793672" w:rsidRDefault="000B2FE3" w:rsidP="009A00E5">
            <w:pPr>
              <w:autoSpaceDE w:val="0"/>
              <w:autoSpaceDN w:val="0"/>
              <w:adjustRightInd w:val="0"/>
              <w:jc w:val="right"/>
              <w:rPr>
                <w:rFonts w:ascii="Times New Roman" w:hAnsi="Times New Roman"/>
                <w:color w:val="000000"/>
                <w:sz w:val="20"/>
              </w:rPr>
            </w:pPr>
            <w:r w:rsidRPr="00793672">
              <w:rPr>
                <w:rFonts w:ascii="Times New Roman" w:hAnsi="Times New Roman"/>
                <w:color w:val="000000"/>
                <w:sz w:val="20"/>
              </w:rPr>
              <w:t>492</w:t>
            </w:r>
          </w:p>
        </w:tc>
      </w:tr>
      <w:tr w:rsidR="000B2FE3" w:rsidRPr="00127044">
        <w:tc>
          <w:tcPr>
            <w:tcW w:w="1669" w:type="dxa"/>
            <w:tcBorders>
              <w:top w:val="single" w:sz="8" w:space="0" w:color="auto"/>
            </w:tcBorders>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(Constant)</w:t>
            </w:r>
          </w:p>
        </w:tc>
        <w:tc>
          <w:tcPr>
            <w:tcW w:w="1146"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-112.897</w:t>
            </w:r>
          </w:p>
        </w:tc>
        <w:tc>
          <w:tcPr>
            <w:tcW w:w="1126"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-120.527</w:t>
            </w:r>
          </w:p>
        </w:tc>
        <w:tc>
          <w:tcPr>
            <w:tcW w:w="1127"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-116.145</w:t>
            </w:r>
          </w:p>
        </w:tc>
        <w:tc>
          <w:tcPr>
            <w:tcW w:w="1127"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-113.783</w:t>
            </w:r>
          </w:p>
        </w:tc>
        <w:tc>
          <w:tcPr>
            <w:tcW w:w="1127"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-123.759</w:t>
            </w:r>
          </w:p>
        </w:tc>
        <w:tc>
          <w:tcPr>
            <w:tcW w:w="1127"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-121.342</w:t>
            </w:r>
          </w:p>
        </w:tc>
        <w:tc>
          <w:tcPr>
            <w:tcW w:w="1127" w:type="dxa"/>
            <w:tcBorders>
              <w:top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-121.342</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Librarians</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6.760</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4.993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6.881</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6.723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5.117</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4.970</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4.970</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Expenditures</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6.629</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5.093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6.683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6.413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5.149</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4.892</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4.892</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Bloom</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58.582</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62.121</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59.708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58.845</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63.240</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62.352</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62.352</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Critical</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-26.294</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-27.884</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-24.775</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-27.436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-26.364</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-28.997</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-28.997</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Lifelong</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-20.126</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-20.018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-22.173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-19.577</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-22.062</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-19.477</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-19.477</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Collaborative</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15.215</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15.539</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14.498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15.121</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14.823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15.444</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15.444</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Interactive</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-25.678</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-25.701</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-27.100</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-25.703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-27.122</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-25.726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-25.726</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Administration</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-15.097</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-16.466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-14.720</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-15.146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-16.088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-16.504</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-16.504</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Support</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11.630</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9.809</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12.018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12.857</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10.200</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11.033</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11.033</w:t>
            </w:r>
          </w:p>
        </w:tc>
      </w:tr>
      <w:tr w:rsidR="000B2FE3" w:rsidRPr="00127044">
        <w:tc>
          <w:tcPr>
            <w:tcW w:w="1669" w:type="dxa"/>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Experience</w:t>
            </w:r>
          </w:p>
        </w:tc>
        <w:tc>
          <w:tcPr>
            <w:tcW w:w="114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64.456</w:t>
            </w:r>
          </w:p>
        </w:tc>
        <w:tc>
          <w:tcPr>
            <w:tcW w:w="1126"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68.022</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65.486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64.528</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69.046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68.066</w:t>
            </w:r>
          </w:p>
        </w:tc>
        <w:tc>
          <w:tcPr>
            <w:tcW w:w="1127" w:type="dxa"/>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68.066</w:t>
            </w:r>
          </w:p>
        </w:tc>
      </w:tr>
      <w:tr w:rsidR="000B2FE3" w:rsidRPr="00127044">
        <w:tc>
          <w:tcPr>
            <w:tcW w:w="1669" w:type="dxa"/>
            <w:tcBorders>
              <w:bottom w:val="single" w:sz="8" w:space="0" w:color="auto"/>
            </w:tcBorders>
            <w:vAlign w:val="center"/>
          </w:tcPr>
          <w:p w:rsidR="000B2FE3" w:rsidRPr="00127044" w:rsidRDefault="000B2FE3" w:rsidP="009A00E5">
            <w:pPr>
              <w:autoSpaceDE w:val="0"/>
              <w:autoSpaceDN w:val="0"/>
              <w:adjustRightInd w:val="0"/>
              <w:spacing w:line="320" w:lineRule="atLeast"/>
              <w:ind w:left="60" w:right="60"/>
              <w:rPr>
                <w:rFonts w:ascii="Times New Roman" w:hAnsi="Times New Roman"/>
                <w:color w:val="000000"/>
                <w:szCs w:val="24"/>
              </w:rPr>
            </w:pPr>
            <w:r w:rsidRPr="00127044">
              <w:rPr>
                <w:rFonts w:ascii="Times New Roman" w:hAnsi="Times New Roman"/>
                <w:color w:val="000000"/>
                <w:szCs w:val="24"/>
              </w:rPr>
              <w:t>R</w:t>
            </w:r>
            <w:r w:rsidRPr="00127044">
              <w:rPr>
                <w:rFonts w:ascii="Times New Roman" w:hAnsi="Times New Roman"/>
                <w:color w:val="000000"/>
                <w:szCs w:val="24"/>
                <w:vertAlign w:val="superscript"/>
              </w:rPr>
              <w:t>2</w:t>
            </w:r>
          </w:p>
        </w:tc>
        <w:tc>
          <w:tcPr>
            <w:tcW w:w="1146"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.545</w:t>
            </w:r>
          </w:p>
        </w:tc>
        <w:tc>
          <w:tcPr>
            <w:tcW w:w="1126"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.563</w:t>
            </w:r>
          </w:p>
        </w:tc>
        <w:tc>
          <w:tcPr>
            <w:tcW w:w="1127"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.565</w:t>
            </w:r>
          </w:p>
        </w:tc>
        <w:tc>
          <w:tcPr>
            <w:tcW w:w="1127"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.552</w:t>
            </w:r>
          </w:p>
        </w:tc>
        <w:tc>
          <w:tcPr>
            <w:tcW w:w="1127"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.583</w:t>
            </w:r>
          </w:p>
        </w:tc>
        <w:tc>
          <w:tcPr>
            <w:tcW w:w="1127"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.570</w:t>
            </w:r>
          </w:p>
        </w:tc>
        <w:tc>
          <w:tcPr>
            <w:tcW w:w="1127" w:type="dxa"/>
            <w:tcBorders>
              <w:bottom w:val="single" w:sz="8" w:space="0" w:color="auto"/>
            </w:tcBorders>
          </w:tcPr>
          <w:p w:rsidR="000B2FE3" w:rsidRPr="00127044" w:rsidRDefault="000B2FE3" w:rsidP="009A00E5">
            <w:pPr>
              <w:autoSpaceDE w:val="0"/>
              <w:autoSpaceDN w:val="0"/>
              <w:adjustRightInd w:val="0"/>
              <w:spacing w:line="320" w:lineRule="atLeast"/>
              <w:ind w:left="60" w:right="60"/>
              <w:jc w:val="right"/>
              <w:rPr>
                <w:rFonts w:ascii="Times New Roman" w:hAnsi="Times New Roman"/>
                <w:color w:val="000000"/>
                <w:sz w:val="20"/>
              </w:rPr>
            </w:pPr>
            <w:r w:rsidRPr="00127044">
              <w:rPr>
                <w:rFonts w:ascii="Times New Roman" w:hAnsi="Times New Roman"/>
                <w:color w:val="000000"/>
                <w:sz w:val="20"/>
              </w:rPr>
              <w:t>.570</w:t>
            </w:r>
          </w:p>
        </w:tc>
      </w:tr>
    </w:tbl>
    <w:p w:rsidR="000B2FE3" w:rsidRPr="00793672" w:rsidRDefault="000B2FE3" w:rsidP="000B2FE3">
      <w:pPr>
        <w:autoSpaceDE w:val="0"/>
        <w:autoSpaceDN w:val="0"/>
        <w:adjustRightInd w:val="0"/>
        <w:spacing w:line="400" w:lineRule="atLeast"/>
        <w:rPr>
          <w:rFonts w:ascii="Times New Roman" w:hAnsi="Times New Roman"/>
          <w:color w:val="000000"/>
          <w:szCs w:val="24"/>
        </w:rPr>
      </w:pPr>
    </w:p>
    <w:p w:rsidR="000B2FE3" w:rsidRPr="001C13AE" w:rsidRDefault="002E6F0F" w:rsidP="001C13AE">
      <w:pPr>
        <w:spacing w:after="200" w:line="480" w:lineRule="auto"/>
        <w:ind w:firstLine="720"/>
        <w:rPr>
          <w:rFonts w:ascii="Times New Roman" w:hAnsi="Times New Roman"/>
          <w:color w:val="000000"/>
          <w:szCs w:val="24"/>
        </w:rPr>
      </w:pPr>
      <w:r w:rsidRPr="00793672">
        <w:rPr>
          <w:rFonts w:ascii="Times New Roman" w:hAnsi="Times New Roman"/>
          <w:color w:val="000000"/>
          <w:szCs w:val="24"/>
        </w:rPr>
        <w:t>Model 6A4</w:t>
      </w:r>
      <w:r w:rsidR="000B2FE3" w:rsidRPr="00793672">
        <w:rPr>
          <w:rFonts w:ascii="Times New Roman" w:hAnsi="Times New Roman"/>
          <w:color w:val="000000"/>
          <w:szCs w:val="24"/>
        </w:rPr>
        <w:t>, removing cases 204 and 463, demonstrates the largest effect (R</w:t>
      </w:r>
      <w:r w:rsidR="000B2FE3" w:rsidRPr="00793672">
        <w:rPr>
          <w:rFonts w:ascii="Times New Roman" w:hAnsi="Times New Roman"/>
          <w:color w:val="000000"/>
          <w:szCs w:val="24"/>
          <w:vertAlign w:val="superscript"/>
        </w:rPr>
        <w:t>2</w:t>
      </w:r>
      <w:r w:rsidR="000B2FE3" w:rsidRPr="00793672">
        <w:rPr>
          <w:rFonts w:ascii="Times New Roman" w:hAnsi="Times New Roman"/>
          <w:color w:val="000000"/>
          <w:szCs w:val="24"/>
        </w:rPr>
        <w:t xml:space="preserve"> = .583). For the sake of simplicity and continuity, I named this model 6B in the body of the </w:t>
      </w:r>
      <w:r w:rsidR="00FB7344" w:rsidRPr="001C13AE">
        <w:rPr>
          <w:rFonts w:ascii="Times New Roman" w:hAnsi="Times New Roman"/>
          <w:color w:val="000000"/>
          <w:szCs w:val="24"/>
        </w:rPr>
        <w:t>study</w:t>
      </w:r>
      <w:r w:rsidR="000B2FE3" w:rsidRPr="001C13AE">
        <w:rPr>
          <w:rFonts w:ascii="Times New Roman" w:hAnsi="Times New Roman"/>
          <w:color w:val="000000"/>
          <w:szCs w:val="24"/>
        </w:rPr>
        <w:t>.</w:t>
      </w:r>
    </w:p>
    <w:sectPr w:rsidR="000B2FE3" w:rsidRPr="001C13AE" w:rsidSect="00FA0674">
      <w:headerReference w:type="first" r:id="rId93"/>
      <w:pgSz w:w="11520" w:h="15120" w:code="1"/>
      <w:pgMar w:top="1080" w:right="1440" w:bottom="108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C52" w:rsidRDefault="000A5C52">
      <w:r>
        <w:separator/>
      </w:r>
    </w:p>
  </w:endnote>
  <w:endnote w:type="continuationSeparator" w:id="0">
    <w:p w:rsidR="000A5C52" w:rsidRDefault="000A5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pPr>
      <w:pStyle w:val="Footer"/>
      <w:jc w:val="center"/>
    </w:pPr>
  </w:p>
  <w:p w:rsidR="00882568" w:rsidRDefault="008825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pPr>
      <w:pStyle w:val="Footer"/>
      <w:jc w:val="center"/>
    </w:pPr>
  </w:p>
  <w:p w:rsidR="00882568" w:rsidRDefault="008825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pPr>
      <w:pStyle w:val="Footer"/>
      <w:jc w:val="center"/>
    </w:pPr>
  </w:p>
  <w:p w:rsidR="00882568" w:rsidRDefault="008825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pPr>
      <w:pStyle w:val="Footer"/>
      <w:jc w:val="center"/>
    </w:pPr>
  </w:p>
  <w:p w:rsidR="00882568" w:rsidRDefault="008825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C52" w:rsidRDefault="000A5C52">
      <w:r>
        <w:separator/>
      </w:r>
    </w:p>
  </w:footnote>
  <w:footnote w:type="continuationSeparator" w:id="0">
    <w:p w:rsidR="000A5C52" w:rsidRDefault="000A5C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rsidP="00FA43E1">
    <w:pPr>
      <w:pStyle w:val="Header"/>
      <w:jc w:val="both"/>
    </w:pPr>
    <w:r>
      <w:rPr>
        <w:rStyle w:val="PageNumber"/>
      </w:rPr>
      <w:fldChar w:fldCharType="begin"/>
    </w:r>
    <w:r>
      <w:rPr>
        <w:rStyle w:val="PageNumber"/>
      </w:rPr>
      <w:instrText xml:space="preserve"> PAGE </w:instrText>
    </w:r>
    <w:r>
      <w:rPr>
        <w:rStyle w:val="PageNumber"/>
      </w:rPr>
      <w:fldChar w:fldCharType="separate"/>
    </w:r>
    <w:r w:rsidR="00CF5C1A">
      <w:rPr>
        <w:rStyle w:val="PageNumber"/>
        <w:noProof/>
      </w:rPr>
      <w:t>118</w:t>
    </w:r>
    <w:r>
      <w:rPr>
        <w:rStyle w:val="PageNumber"/>
      </w:rPr>
      <w:fldChar w:fldCharType="end"/>
    </w:r>
    <w:r>
      <w:rPr>
        <w:rStyle w:val="PageNumber"/>
      </w:rPr>
      <w:t xml:space="preserve">     </w:t>
    </w:r>
    <w:sdt>
      <w:sdtPr>
        <w:id w:val="51739779"/>
        <w:docPartObj>
          <w:docPartGallery w:val="Page Numbers (Top of Page)"/>
          <w:docPartUnique/>
        </w:docPartObj>
      </w:sdtPr>
      <w:sdtEndPr>
        <w:rPr>
          <w:noProof/>
        </w:rPr>
      </w:sdtEndPr>
      <w:sdtContent>
        <w:r>
          <w:t xml:space="preserve">MARK EMMONS </w:t>
        </w:r>
        <w:r>
          <w:tab/>
        </w:r>
      </w:sdtContent>
    </w:sdt>
  </w:p>
  <w:p w:rsidR="00882568" w:rsidRDefault="00882568">
    <w:pPr>
      <w:pStyle w:val="Header"/>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rsidP="00292527">
    <w:pPr>
      <w:pStyle w:val="Header"/>
      <w:jc w:val="both"/>
    </w:pPr>
    <w:r>
      <w:rPr>
        <w:rStyle w:val="PageNumber"/>
      </w:rPr>
      <w:fldChar w:fldCharType="begin"/>
    </w:r>
    <w:r>
      <w:rPr>
        <w:rStyle w:val="PageNumber"/>
      </w:rPr>
      <w:instrText xml:space="preserve"> PAGE </w:instrText>
    </w:r>
    <w:r>
      <w:rPr>
        <w:rStyle w:val="PageNumber"/>
      </w:rPr>
      <w:fldChar w:fldCharType="separate"/>
    </w:r>
    <w:r w:rsidR="00CF5C1A">
      <w:rPr>
        <w:rStyle w:val="PageNumber"/>
        <w:noProof/>
      </w:rPr>
      <w:t>178</w:t>
    </w:r>
    <w:r>
      <w:rPr>
        <w:rStyle w:val="PageNumber"/>
      </w:rPr>
      <w:fldChar w:fldCharType="end"/>
    </w:r>
    <w:r>
      <w:rPr>
        <w:rStyle w:val="PageNumber"/>
      </w:rPr>
      <w:t xml:space="preserve">     </w:t>
    </w:r>
    <w:sdt>
      <w:sdtPr>
        <w:id w:val="-875929220"/>
        <w:docPartObj>
          <w:docPartGallery w:val="Page Numbers (Top of Page)"/>
          <w:docPartUnique/>
        </w:docPartObj>
      </w:sdtPr>
      <w:sdtEndPr>
        <w:rPr>
          <w:noProof/>
        </w:rPr>
      </w:sdtEndPr>
      <w:sdtContent>
        <w:r>
          <w:t xml:space="preserve">MARK EMMONS </w:t>
        </w:r>
        <w:r>
          <w:tab/>
        </w:r>
      </w:sdtContent>
    </w:sdt>
  </w:p>
  <w:p w:rsidR="00882568" w:rsidRDefault="00882568" w:rsidP="00000A7F">
    <w:pPr>
      <w:pStyle w:val="Header"/>
      <w:ind w:firstLine="2880"/>
      <w:jc w:val="center"/>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31659"/>
      <w:docPartObj>
        <w:docPartGallery w:val="Page Numbers (Top of Page)"/>
        <w:docPartUnique/>
      </w:docPartObj>
    </w:sdtPr>
    <w:sdtEndPr>
      <w:rPr>
        <w:noProof/>
      </w:rPr>
    </w:sdtEndPr>
    <w:sdtContent>
      <w:p w:rsidR="00882568" w:rsidRDefault="00882568" w:rsidP="00A71C0D">
        <w:pPr>
          <w:pStyle w:val="Header"/>
          <w:ind w:firstLine="2880"/>
          <w:jc w:val="center"/>
        </w:pPr>
        <w:r w:rsidRPr="004F2F44">
          <w:t>LIBRARY IMPACT ON STUDENT PERSISTENCE</w:t>
        </w:r>
        <w:r>
          <w:t xml:space="preserve"> </w:t>
        </w:r>
        <w:r>
          <w:tab/>
        </w:r>
        <w:r>
          <w:rPr>
            <w:rStyle w:val="PageNumber"/>
          </w:rPr>
          <w:fldChar w:fldCharType="begin"/>
        </w:r>
        <w:r>
          <w:rPr>
            <w:rStyle w:val="PageNumber"/>
          </w:rPr>
          <w:instrText xml:space="preserve"> PAGE  \* roman </w:instrText>
        </w:r>
        <w:r>
          <w:rPr>
            <w:rStyle w:val="PageNumber"/>
          </w:rPr>
          <w:fldChar w:fldCharType="separate"/>
        </w:r>
        <w:r w:rsidR="00CF5C1A">
          <w:rPr>
            <w:rStyle w:val="PageNumber"/>
            <w:noProof/>
          </w:rPr>
          <w:t>xxv</w:t>
        </w:r>
        <w:r>
          <w:rPr>
            <w:rStyle w:val="PageNumber"/>
          </w:rPr>
          <w:fldChar w:fldCharType="end"/>
        </w:r>
      </w:p>
    </w:sdtContent>
  </w:sdt>
  <w:p w:rsidR="00882568" w:rsidRDefault="00882568" w:rsidP="004C0A6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rsidP="009E6931">
    <w:r w:rsidRPr="004F2F44">
      <w:t>Running head: LIBRARY IMPACT ON STUDENT PERSISTENCE</w:t>
    </w:r>
    <w:r>
      <w:tab/>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0A5C52" w:rsidP="008A78A4">
    <w:pPr>
      <w:pStyle w:val="Header"/>
      <w:ind w:firstLine="2880"/>
      <w:jc w:val="center"/>
    </w:pPr>
    <w:sdt>
      <w:sdtPr>
        <w:id w:val="970634807"/>
        <w:docPartObj>
          <w:docPartGallery w:val="Page Numbers (Top of Page)"/>
          <w:docPartUnique/>
        </w:docPartObj>
      </w:sdtPr>
      <w:sdtEndPr>
        <w:rPr>
          <w:noProof/>
        </w:rPr>
      </w:sdtEndPr>
      <w:sdtContent>
        <w:r w:rsidR="00882568" w:rsidRPr="004F2F44">
          <w:t>LIBRARY IMPACT ON STUDENT PERSISTENCE</w:t>
        </w:r>
        <w:r w:rsidR="00882568">
          <w:t xml:space="preserve"> </w:t>
        </w:r>
        <w:r w:rsidR="00882568">
          <w:tab/>
        </w:r>
        <w:r w:rsidR="00882568">
          <w:rPr>
            <w:rStyle w:val="PageNumber"/>
          </w:rPr>
          <w:fldChar w:fldCharType="begin"/>
        </w:r>
        <w:r w:rsidR="00882568">
          <w:rPr>
            <w:rStyle w:val="PageNumber"/>
          </w:rPr>
          <w:instrText xml:space="preserve"> PAGE </w:instrText>
        </w:r>
        <w:r w:rsidR="00882568">
          <w:rPr>
            <w:rStyle w:val="PageNumber"/>
          </w:rPr>
          <w:fldChar w:fldCharType="separate"/>
        </w:r>
        <w:r w:rsidR="00CF5C1A">
          <w:rPr>
            <w:rStyle w:val="PageNumber"/>
            <w:noProof/>
          </w:rPr>
          <w:t>119</w:t>
        </w:r>
        <w:r w:rsidR="00882568">
          <w:rPr>
            <w:rStyle w:val="PageNumber"/>
          </w:rPr>
          <w:fldChar w:fldCharType="end"/>
        </w:r>
      </w:sdtContent>
    </w:sdt>
  </w:p>
  <w:p w:rsidR="00882568" w:rsidRDefault="00882568" w:rsidP="004C0A6B">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882568" w:rsidP="009E6931">
    <w:r w:rsidRPr="004F2F44">
      <w:t>Running head: LIBRARY IMPACT ON STUDENT PERSISTENCE</w:t>
    </w:r>
    <w:r>
      <w:tab/>
    </w: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0A5C52" w:rsidP="004115B5">
    <w:pPr>
      <w:pStyle w:val="Header"/>
      <w:ind w:firstLine="2880"/>
      <w:jc w:val="center"/>
    </w:pPr>
    <w:sdt>
      <w:sdtPr>
        <w:id w:val="452835029"/>
        <w:docPartObj>
          <w:docPartGallery w:val="Page Numbers (Top of Page)"/>
          <w:docPartUnique/>
        </w:docPartObj>
      </w:sdtPr>
      <w:sdtEndPr>
        <w:rPr>
          <w:noProof/>
        </w:rPr>
      </w:sdtEndPr>
      <w:sdtContent>
        <w:r w:rsidR="00882568" w:rsidRPr="004F2F44">
          <w:t>LIBRARY IMPACT ON STUDENT PERSISTENCE</w:t>
        </w:r>
        <w:r w:rsidR="00882568">
          <w:t xml:space="preserve"> </w:t>
        </w:r>
        <w:r w:rsidR="00882568">
          <w:tab/>
        </w:r>
        <w:r w:rsidR="00882568">
          <w:rPr>
            <w:rStyle w:val="PageNumber"/>
          </w:rPr>
          <w:fldChar w:fldCharType="begin"/>
        </w:r>
        <w:r w:rsidR="00882568">
          <w:rPr>
            <w:rStyle w:val="PageNumber"/>
          </w:rPr>
          <w:instrText xml:space="preserve"> PAGE </w:instrText>
        </w:r>
        <w:r w:rsidR="00882568">
          <w:rPr>
            <w:rStyle w:val="PageNumber"/>
          </w:rPr>
          <w:fldChar w:fldCharType="separate"/>
        </w:r>
        <w:r w:rsidR="00CF5C1A">
          <w:rPr>
            <w:rStyle w:val="PageNumber"/>
            <w:noProof/>
          </w:rPr>
          <w:t>62</w:t>
        </w:r>
        <w:r w:rsidR="00882568">
          <w:rPr>
            <w:rStyle w:val="PageNumber"/>
          </w:rPr>
          <w:fldChar w:fldCharType="end"/>
        </w:r>
      </w:sdtContent>
    </w:sdt>
  </w:p>
  <w:p w:rsidR="00882568" w:rsidRDefault="00882568" w:rsidP="00A320C3">
    <w:pPr>
      <w:pStyle w:val="Header"/>
      <w:tabs>
        <w:tab w:val="left" w:pos="2890"/>
      </w:tabs>
    </w:pPr>
    <w:r>
      <w:tab/>
    </w: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0A5C52" w:rsidP="004115B5">
    <w:pPr>
      <w:pStyle w:val="Header"/>
      <w:ind w:firstLine="2880"/>
      <w:jc w:val="center"/>
    </w:pPr>
    <w:sdt>
      <w:sdtPr>
        <w:id w:val="-405531024"/>
        <w:docPartObj>
          <w:docPartGallery w:val="Page Numbers (Top of Page)"/>
          <w:docPartUnique/>
        </w:docPartObj>
      </w:sdtPr>
      <w:sdtEndPr>
        <w:rPr>
          <w:noProof/>
        </w:rPr>
      </w:sdtEndPr>
      <w:sdtContent>
        <w:r w:rsidR="00882568" w:rsidRPr="004F2F44">
          <w:t>LIBRARY IMPACT ON STUDENT PERSISTENCE</w:t>
        </w:r>
        <w:r w:rsidR="00882568">
          <w:t xml:space="preserve"> </w:t>
        </w:r>
        <w:r w:rsidR="00882568">
          <w:tab/>
        </w:r>
        <w:r w:rsidR="00882568">
          <w:rPr>
            <w:rStyle w:val="PageNumber"/>
          </w:rPr>
          <w:fldChar w:fldCharType="begin"/>
        </w:r>
        <w:r w:rsidR="00882568">
          <w:rPr>
            <w:rStyle w:val="PageNumber"/>
          </w:rPr>
          <w:instrText xml:space="preserve"> PAGE </w:instrText>
        </w:r>
        <w:r w:rsidR="00882568">
          <w:rPr>
            <w:rStyle w:val="PageNumber"/>
          </w:rPr>
          <w:fldChar w:fldCharType="separate"/>
        </w:r>
        <w:r w:rsidR="00CF5C1A">
          <w:rPr>
            <w:rStyle w:val="PageNumber"/>
            <w:noProof/>
          </w:rPr>
          <w:t>87</w:t>
        </w:r>
        <w:r w:rsidR="00882568">
          <w:rPr>
            <w:rStyle w:val="PageNumber"/>
          </w:rPr>
          <w:fldChar w:fldCharType="end"/>
        </w:r>
      </w:sdtContent>
    </w:sdt>
  </w:p>
  <w:p w:rsidR="00882568" w:rsidRDefault="00882568" w:rsidP="00A320C3">
    <w:pPr>
      <w:pStyle w:val="Header"/>
      <w:tabs>
        <w:tab w:val="left" w:pos="2890"/>
      </w:tabs>
    </w:pPr>
    <w:r>
      <w:tab/>
    </w: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0A5C52" w:rsidP="004115B5">
    <w:pPr>
      <w:pStyle w:val="Header"/>
      <w:ind w:firstLine="2880"/>
      <w:jc w:val="center"/>
    </w:pPr>
    <w:sdt>
      <w:sdtPr>
        <w:id w:val="-951630894"/>
        <w:docPartObj>
          <w:docPartGallery w:val="Page Numbers (Top of Page)"/>
          <w:docPartUnique/>
        </w:docPartObj>
      </w:sdtPr>
      <w:sdtEndPr>
        <w:rPr>
          <w:noProof/>
        </w:rPr>
      </w:sdtEndPr>
      <w:sdtContent>
        <w:r w:rsidR="00882568" w:rsidRPr="004F2F44">
          <w:t>LIBRARY IMPACT ON STUDENT PERSISTENCE</w:t>
        </w:r>
        <w:r w:rsidR="00882568">
          <w:t xml:space="preserve"> </w:t>
        </w:r>
        <w:r w:rsidR="00882568">
          <w:tab/>
        </w:r>
        <w:r w:rsidR="00882568">
          <w:rPr>
            <w:rStyle w:val="PageNumber"/>
          </w:rPr>
          <w:fldChar w:fldCharType="begin"/>
        </w:r>
        <w:r w:rsidR="00882568">
          <w:rPr>
            <w:rStyle w:val="PageNumber"/>
          </w:rPr>
          <w:instrText xml:space="preserve"> PAGE </w:instrText>
        </w:r>
        <w:r w:rsidR="00882568">
          <w:rPr>
            <w:rStyle w:val="PageNumber"/>
          </w:rPr>
          <w:fldChar w:fldCharType="separate"/>
        </w:r>
        <w:r w:rsidR="00CF5C1A">
          <w:rPr>
            <w:rStyle w:val="PageNumber"/>
            <w:noProof/>
          </w:rPr>
          <w:t>97</w:t>
        </w:r>
        <w:r w:rsidR="00882568">
          <w:rPr>
            <w:rStyle w:val="PageNumber"/>
          </w:rPr>
          <w:fldChar w:fldCharType="end"/>
        </w:r>
      </w:sdtContent>
    </w:sdt>
  </w:p>
  <w:p w:rsidR="00882568" w:rsidRDefault="00882568" w:rsidP="00000A7F">
    <w:pPr>
      <w:pStyle w:val="Header"/>
      <w:ind w:firstLine="2880"/>
      <w:jc w:val="center"/>
    </w:pPr>
    <w:r>
      <w:tab/>
    </w: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68" w:rsidRDefault="000A5C52" w:rsidP="00292527">
    <w:pPr>
      <w:pStyle w:val="Header"/>
      <w:ind w:firstLine="2880"/>
      <w:jc w:val="center"/>
    </w:pPr>
    <w:sdt>
      <w:sdtPr>
        <w:id w:val="-940294835"/>
        <w:docPartObj>
          <w:docPartGallery w:val="Page Numbers (Top of Page)"/>
          <w:docPartUnique/>
        </w:docPartObj>
      </w:sdtPr>
      <w:sdtEndPr>
        <w:rPr>
          <w:noProof/>
        </w:rPr>
      </w:sdtEndPr>
      <w:sdtContent>
        <w:r w:rsidR="00882568" w:rsidRPr="004F2F44">
          <w:t>LIBRARY IMPACT ON STUDENT PERSISTENCE</w:t>
        </w:r>
        <w:r w:rsidR="00882568">
          <w:t xml:space="preserve"> </w:t>
        </w:r>
        <w:r w:rsidR="00882568">
          <w:tab/>
        </w:r>
        <w:r w:rsidR="00882568">
          <w:rPr>
            <w:rStyle w:val="PageNumber"/>
          </w:rPr>
          <w:fldChar w:fldCharType="begin"/>
        </w:r>
        <w:r w:rsidR="00882568">
          <w:rPr>
            <w:rStyle w:val="PageNumber"/>
          </w:rPr>
          <w:instrText xml:space="preserve"> PAGE </w:instrText>
        </w:r>
        <w:r w:rsidR="00882568">
          <w:rPr>
            <w:rStyle w:val="PageNumber"/>
          </w:rPr>
          <w:fldChar w:fldCharType="separate"/>
        </w:r>
        <w:r w:rsidR="00CF5C1A">
          <w:rPr>
            <w:rStyle w:val="PageNumber"/>
            <w:noProof/>
          </w:rPr>
          <w:t>177</w:t>
        </w:r>
        <w:r w:rsidR="00882568">
          <w:rPr>
            <w:rStyle w:val="PageNumber"/>
          </w:rPr>
          <w:fldChar w:fldCharType="end"/>
        </w:r>
      </w:sdtContent>
    </w:sdt>
  </w:p>
  <w:p w:rsidR="00882568" w:rsidRDefault="00882568" w:rsidP="00000A7F">
    <w:pPr>
      <w:pStyle w:val="Header"/>
      <w:ind w:firstLine="2880"/>
      <w:jc w:val="center"/>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D0321"/>
    <w:multiLevelType w:val="hybridMultilevel"/>
    <w:tmpl w:val="757817D4"/>
    <w:lvl w:ilvl="0" w:tplc="0409000F">
      <w:start w:val="1"/>
      <w:numFmt w:val="decimal"/>
      <w:lvlText w:val="%1."/>
      <w:lvlJc w:val="left"/>
      <w:pPr>
        <w:ind w:left="1440" w:hanging="360"/>
      </w:pPr>
      <w:rPr>
        <w:rFonts w:hint="default"/>
      </w:rPr>
    </w:lvl>
    <w:lvl w:ilvl="1" w:tplc="04090015">
      <w:start w:val="1"/>
      <w:numFmt w:val="upperLetter"/>
      <w:lvlText w:val="%2."/>
      <w:lvlJc w:val="left"/>
      <w:pPr>
        <w:ind w:left="1980" w:hanging="360"/>
      </w:pPr>
      <w:rPr>
        <w:rFonts w:hint="default"/>
      </w:rPr>
    </w:lvl>
    <w:lvl w:ilvl="2" w:tplc="6608C2D8">
      <w:start w:val="1"/>
      <w:numFmt w:val="upperLetter"/>
      <w:lvlText w:val="%3."/>
      <w:lvlJc w:val="left"/>
      <w:pPr>
        <w:ind w:left="2700" w:hanging="360"/>
      </w:pPr>
      <w:rPr>
        <w:rFont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E8540FF"/>
    <w:multiLevelType w:val="hybridMultilevel"/>
    <w:tmpl w:val="778A88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F11AF"/>
    <w:multiLevelType w:val="hybridMultilevel"/>
    <w:tmpl w:val="4F68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11BA1"/>
    <w:multiLevelType w:val="hybridMultilevel"/>
    <w:tmpl w:val="3520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E0BFF"/>
    <w:multiLevelType w:val="hybridMultilevel"/>
    <w:tmpl w:val="B7141A16"/>
    <w:lvl w:ilvl="0" w:tplc="0409000F">
      <w:start w:val="1"/>
      <w:numFmt w:val="decimal"/>
      <w:lvlText w:val="%1."/>
      <w:lvlJc w:val="left"/>
      <w:pPr>
        <w:ind w:left="1440" w:hanging="360"/>
      </w:pPr>
      <w:rPr>
        <w:rFonts w:hint="default"/>
      </w:rPr>
    </w:lvl>
    <w:lvl w:ilvl="1" w:tplc="04090015">
      <w:start w:val="1"/>
      <w:numFmt w:val="upperLetter"/>
      <w:lvlText w:val="%2."/>
      <w:lvlJc w:val="left"/>
      <w:pPr>
        <w:ind w:left="1980" w:hanging="360"/>
      </w:pPr>
      <w:rPr>
        <w:rFonts w:hint="default"/>
      </w:rPr>
    </w:lvl>
    <w:lvl w:ilvl="2" w:tplc="6608C2D8">
      <w:start w:val="1"/>
      <w:numFmt w:val="upperLetter"/>
      <w:lvlText w:val="%3."/>
      <w:lvlJc w:val="left"/>
      <w:pPr>
        <w:ind w:left="2700" w:hanging="360"/>
      </w:pPr>
      <w:rPr>
        <w:rFont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B80430F"/>
    <w:multiLevelType w:val="hybridMultilevel"/>
    <w:tmpl w:val="A77A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738C1"/>
    <w:multiLevelType w:val="hybridMultilevel"/>
    <w:tmpl w:val="F692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37E9C"/>
    <w:multiLevelType w:val="hybridMultilevel"/>
    <w:tmpl w:val="08F4D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763B2"/>
    <w:multiLevelType w:val="hybridMultilevel"/>
    <w:tmpl w:val="E2627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6D3EA9"/>
    <w:multiLevelType w:val="hybridMultilevel"/>
    <w:tmpl w:val="0D2A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14A74"/>
    <w:multiLevelType w:val="hybridMultilevel"/>
    <w:tmpl w:val="D6B6BE1E"/>
    <w:lvl w:ilvl="0" w:tplc="53B24A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903894"/>
    <w:multiLevelType w:val="hybridMultilevel"/>
    <w:tmpl w:val="6EB0BE0E"/>
    <w:lvl w:ilvl="0" w:tplc="0409000F">
      <w:start w:val="1"/>
      <w:numFmt w:val="decimal"/>
      <w:lvlText w:val="%1."/>
      <w:lvlJc w:val="left"/>
      <w:pPr>
        <w:ind w:left="1440" w:hanging="360"/>
      </w:pPr>
      <w:rPr>
        <w:rFonts w:hint="default"/>
      </w:rPr>
    </w:lvl>
    <w:lvl w:ilvl="1" w:tplc="04090015">
      <w:start w:val="1"/>
      <w:numFmt w:val="upperLetter"/>
      <w:lvlText w:val="%2."/>
      <w:lvlJc w:val="left"/>
      <w:pPr>
        <w:ind w:left="1980" w:hanging="360"/>
      </w:pPr>
      <w:rPr>
        <w:rFonts w:hint="default"/>
      </w:rPr>
    </w:lvl>
    <w:lvl w:ilvl="2" w:tplc="6608C2D8">
      <w:start w:val="1"/>
      <w:numFmt w:val="upperLetter"/>
      <w:lvlText w:val="%3."/>
      <w:lvlJc w:val="left"/>
      <w:pPr>
        <w:ind w:left="2700" w:hanging="360"/>
      </w:pPr>
      <w:rPr>
        <w:rFont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40B94B46"/>
    <w:multiLevelType w:val="hybridMultilevel"/>
    <w:tmpl w:val="D7A20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42B0A"/>
    <w:multiLevelType w:val="hybridMultilevel"/>
    <w:tmpl w:val="993C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11088"/>
    <w:multiLevelType w:val="hybridMultilevel"/>
    <w:tmpl w:val="E3D03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757EDF"/>
    <w:multiLevelType w:val="hybridMultilevel"/>
    <w:tmpl w:val="1234B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15:restartNumberingAfterBreak="0">
    <w:nsid w:val="5D4025F5"/>
    <w:multiLevelType w:val="hybridMultilevel"/>
    <w:tmpl w:val="A40862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64A84F18"/>
    <w:multiLevelType w:val="hybridMultilevel"/>
    <w:tmpl w:val="39CC9C08"/>
    <w:lvl w:ilvl="0" w:tplc="0409000F">
      <w:start w:val="1"/>
      <w:numFmt w:val="decimal"/>
      <w:lvlText w:val="%1."/>
      <w:lvlJc w:val="left"/>
      <w:pPr>
        <w:ind w:left="1440" w:hanging="360"/>
      </w:pPr>
      <w:rPr>
        <w:rFonts w:hint="default"/>
      </w:rPr>
    </w:lvl>
    <w:lvl w:ilvl="1" w:tplc="04090003">
      <w:start w:val="1"/>
      <w:numFmt w:val="bullet"/>
      <w:lvlText w:val="o"/>
      <w:lvlJc w:val="left"/>
      <w:pPr>
        <w:ind w:left="1980" w:hanging="360"/>
      </w:pPr>
      <w:rPr>
        <w:rFonts w:ascii="Courier New" w:hAnsi="Courier New" w:cs="Courier New" w:hint="default"/>
      </w:rPr>
    </w:lvl>
    <w:lvl w:ilvl="2" w:tplc="6608C2D8">
      <w:start w:val="1"/>
      <w:numFmt w:val="upperLetter"/>
      <w:lvlText w:val="%3."/>
      <w:lvlJc w:val="left"/>
      <w:pPr>
        <w:ind w:left="2700" w:hanging="360"/>
      </w:pPr>
      <w:rPr>
        <w:rFont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689B4531"/>
    <w:multiLevelType w:val="hybridMultilevel"/>
    <w:tmpl w:val="55D8C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7284A"/>
    <w:multiLevelType w:val="hybridMultilevel"/>
    <w:tmpl w:val="AD621482"/>
    <w:lvl w:ilvl="0" w:tplc="0409000F">
      <w:start w:val="1"/>
      <w:numFmt w:val="decimal"/>
      <w:lvlText w:val="%1."/>
      <w:lvlJc w:val="left"/>
      <w:pPr>
        <w:ind w:left="1440" w:hanging="360"/>
      </w:pPr>
      <w:rPr>
        <w:rFonts w:hint="default"/>
      </w:rPr>
    </w:lvl>
    <w:lvl w:ilvl="1" w:tplc="04090015">
      <w:start w:val="1"/>
      <w:numFmt w:val="upperLetter"/>
      <w:lvlText w:val="%2."/>
      <w:lvlJc w:val="left"/>
      <w:pPr>
        <w:ind w:left="1980" w:hanging="360"/>
      </w:pPr>
      <w:rPr>
        <w:rFonts w:hint="default"/>
      </w:rPr>
    </w:lvl>
    <w:lvl w:ilvl="2" w:tplc="6608C2D8">
      <w:start w:val="1"/>
      <w:numFmt w:val="upperLetter"/>
      <w:lvlText w:val="%3."/>
      <w:lvlJc w:val="left"/>
      <w:pPr>
        <w:ind w:left="2700" w:hanging="360"/>
      </w:pPr>
      <w:rPr>
        <w:rFont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7E6F3914"/>
    <w:multiLevelType w:val="hybridMultilevel"/>
    <w:tmpl w:val="EFAC3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5"/>
  </w:num>
  <w:num w:numId="3">
    <w:abstractNumId w:val="12"/>
  </w:num>
  <w:num w:numId="4">
    <w:abstractNumId w:val="14"/>
  </w:num>
  <w:num w:numId="5">
    <w:abstractNumId w:val="19"/>
  </w:num>
  <w:num w:numId="6">
    <w:abstractNumId w:val="18"/>
  </w:num>
  <w:num w:numId="7">
    <w:abstractNumId w:val="1"/>
  </w:num>
  <w:num w:numId="8">
    <w:abstractNumId w:val="17"/>
  </w:num>
  <w:num w:numId="9">
    <w:abstractNumId w:val="8"/>
  </w:num>
  <w:num w:numId="10">
    <w:abstractNumId w:val="7"/>
  </w:num>
  <w:num w:numId="11">
    <w:abstractNumId w:val="10"/>
  </w:num>
  <w:num w:numId="12">
    <w:abstractNumId w:val="0"/>
  </w:num>
  <w:num w:numId="13">
    <w:abstractNumId w:val="11"/>
  </w:num>
  <w:num w:numId="14">
    <w:abstractNumId w:val="20"/>
  </w:num>
  <w:num w:numId="15">
    <w:abstractNumId w:val="4"/>
  </w:num>
  <w:num w:numId="16">
    <w:abstractNumId w:val="9"/>
  </w:num>
  <w:num w:numId="17">
    <w:abstractNumId w:val="5"/>
  </w:num>
  <w:num w:numId="18">
    <w:abstractNumId w:val="13"/>
  </w:num>
  <w:num w:numId="19">
    <w:abstractNumId w:val="3"/>
  </w:num>
  <w:num w:numId="20">
    <w:abstractNumId w:val="21"/>
  </w:num>
  <w:num w:numId="21">
    <w:abstractNumId w:val="2"/>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gutterAtTop/>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evenAndOddHeader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APA 6th - sentence case&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rdvwvf9m00zd4es0eavtr0g5zf90pzwzsw5&quot;&gt;Educational Leadership&lt;record-ids&gt;&lt;item&gt;10&lt;/item&gt;&lt;item&gt;13&lt;/item&gt;&lt;item&gt;14&lt;/item&gt;&lt;item&gt;41&lt;/item&gt;&lt;item&gt;43&lt;/item&gt;&lt;item&gt;44&lt;/item&gt;&lt;item&gt;45&lt;/item&gt;&lt;item&gt;47&lt;/item&gt;&lt;item&gt;48&lt;/item&gt;&lt;item&gt;51&lt;/item&gt;&lt;item&gt;55&lt;/item&gt;&lt;item&gt;57&lt;/item&gt;&lt;item&gt;59&lt;/item&gt;&lt;item&gt;60&lt;/item&gt;&lt;item&gt;61&lt;/item&gt;&lt;item&gt;74&lt;/item&gt;&lt;item&gt;75&lt;/item&gt;&lt;item&gt;88&lt;/item&gt;&lt;item&gt;94&lt;/item&gt;&lt;item&gt;98&lt;/item&gt;&lt;item&gt;120&lt;/item&gt;&lt;item&gt;121&lt;/item&gt;&lt;item&gt;122&lt;/item&gt;&lt;item&gt;125&lt;/item&gt;&lt;item&gt;127&lt;/item&gt;&lt;item&gt;128&lt;/item&gt;&lt;item&gt;129&lt;/item&gt;&lt;item&gt;131&lt;/item&gt;&lt;item&gt;132&lt;/item&gt;&lt;item&gt;133&lt;/item&gt;&lt;item&gt;135&lt;/item&gt;&lt;item&gt;136&lt;/item&gt;&lt;item&gt;139&lt;/item&gt;&lt;item&gt;143&lt;/item&gt;&lt;item&gt;145&lt;/item&gt;&lt;item&gt;146&lt;/item&gt;&lt;item&gt;147&lt;/item&gt;&lt;item&gt;149&lt;/item&gt;&lt;item&gt;150&lt;/item&gt;&lt;item&gt;151&lt;/item&gt;&lt;item&gt;152&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78&lt;/item&gt;&lt;item&gt;379&lt;/item&gt;&lt;item&gt;380&lt;/item&gt;&lt;item&gt;382&lt;/item&gt;&lt;item&gt;383&lt;/item&gt;&lt;item&gt;384&lt;/item&gt;&lt;item&gt;385&lt;/item&gt;&lt;item&gt;386&lt;/item&gt;&lt;item&gt;387&lt;/item&gt;&lt;item&gt;393&lt;/item&gt;&lt;item&gt;394&lt;/item&gt;&lt;item&gt;395&lt;/item&gt;&lt;item&gt;396&lt;/item&gt;&lt;item&gt;397&lt;/item&gt;&lt;item&gt;398&lt;/item&gt;&lt;item&gt;399&lt;/item&gt;&lt;item&gt;400&lt;/item&gt;&lt;item&gt;401&lt;/item&gt;&lt;item&gt;402&lt;/item&gt;&lt;item&gt;404&lt;/item&gt;&lt;item&gt;416&lt;/item&gt;&lt;item&gt;417&lt;/item&gt;&lt;item&gt;419&lt;/item&gt;&lt;item&gt;423&lt;/item&gt;&lt;item&gt;425&lt;/item&gt;&lt;item&gt;426&lt;/item&gt;&lt;item&gt;427&lt;/item&gt;&lt;item&gt;429&lt;/item&gt;&lt;item&gt;430&lt;/item&gt;&lt;item&gt;431&lt;/item&gt;&lt;item&gt;434&lt;/item&gt;&lt;item&gt;437&lt;/item&gt;&lt;item&gt;438&lt;/item&gt;&lt;item&gt;439&lt;/item&gt;&lt;item&gt;440&lt;/item&gt;&lt;item&gt;441&lt;/item&gt;&lt;item&gt;443&lt;/item&gt;&lt;item&gt;446&lt;/item&gt;&lt;item&gt;448&lt;/item&gt;&lt;item&gt;449&lt;/item&gt;&lt;item&gt;450&lt;/item&gt;&lt;item&gt;451&lt;/item&gt;&lt;item&gt;452&lt;/item&gt;&lt;item&gt;453&lt;/item&gt;&lt;item&gt;458&lt;/item&gt;&lt;item&gt;459&lt;/item&gt;&lt;item&gt;460&lt;/item&gt;&lt;item&gt;461&lt;/item&gt;&lt;item&gt;462&lt;/item&gt;&lt;item&gt;463&lt;/item&gt;&lt;item&gt;468&lt;/item&gt;&lt;item&gt;469&lt;/item&gt;&lt;item&gt;470&lt;/item&gt;&lt;item&gt;471&lt;/item&gt;&lt;item&gt;508&lt;/item&gt;&lt;item&gt;509&lt;/item&gt;&lt;item&gt;510&lt;/item&gt;&lt;item&gt;511&lt;/item&gt;&lt;item&gt;512&lt;/item&gt;&lt;item&gt;513&lt;/item&gt;&lt;item&gt;514&lt;/item&gt;&lt;item&gt;515&lt;/item&gt;&lt;item&gt;516&lt;/item&gt;&lt;/record-ids&gt;&lt;/item&gt;&lt;/Libraries&gt;"/>
  </w:docVars>
  <w:rsids>
    <w:rsidRoot w:val="00046647"/>
    <w:rsid w:val="000002F5"/>
    <w:rsid w:val="0000087A"/>
    <w:rsid w:val="00000A7F"/>
    <w:rsid w:val="000027DD"/>
    <w:rsid w:val="00004766"/>
    <w:rsid w:val="000050B9"/>
    <w:rsid w:val="000052D6"/>
    <w:rsid w:val="0000652E"/>
    <w:rsid w:val="000071E8"/>
    <w:rsid w:val="0000768A"/>
    <w:rsid w:val="00007DC3"/>
    <w:rsid w:val="00012697"/>
    <w:rsid w:val="00012FB4"/>
    <w:rsid w:val="00013411"/>
    <w:rsid w:val="000136BA"/>
    <w:rsid w:val="000153E2"/>
    <w:rsid w:val="00016BBE"/>
    <w:rsid w:val="00017C1C"/>
    <w:rsid w:val="00017D99"/>
    <w:rsid w:val="00017FE7"/>
    <w:rsid w:val="000207D1"/>
    <w:rsid w:val="00021354"/>
    <w:rsid w:val="000236CB"/>
    <w:rsid w:val="00025115"/>
    <w:rsid w:val="000254C0"/>
    <w:rsid w:val="000264A8"/>
    <w:rsid w:val="000268A4"/>
    <w:rsid w:val="00026B09"/>
    <w:rsid w:val="00026EB2"/>
    <w:rsid w:val="00027081"/>
    <w:rsid w:val="000276BC"/>
    <w:rsid w:val="00027CE0"/>
    <w:rsid w:val="00030E12"/>
    <w:rsid w:val="0003125B"/>
    <w:rsid w:val="000313CD"/>
    <w:rsid w:val="00031D0F"/>
    <w:rsid w:val="000322AB"/>
    <w:rsid w:val="0003336E"/>
    <w:rsid w:val="00033D03"/>
    <w:rsid w:val="0003464F"/>
    <w:rsid w:val="00034784"/>
    <w:rsid w:val="000348A3"/>
    <w:rsid w:val="000359F7"/>
    <w:rsid w:val="000369D6"/>
    <w:rsid w:val="00037032"/>
    <w:rsid w:val="00037C6C"/>
    <w:rsid w:val="000411B3"/>
    <w:rsid w:val="00041977"/>
    <w:rsid w:val="00041DEB"/>
    <w:rsid w:val="000433C6"/>
    <w:rsid w:val="000433C7"/>
    <w:rsid w:val="00043A1C"/>
    <w:rsid w:val="00044314"/>
    <w:rsid w:val="0004442D"/>
    <w:rsid w:val="000449A9"/>
    <w:rsid w:val="000455CB"/>
    <w:rsid w:val="00046647"/>
    <w:rsid w:val="00046DFF"/>
    <w:rsid w:val="000471C3"/>
    <w:rsid w:val="00047429"/>
    <w:rsid w:val="000511F2"/>
    <w:rsid w:val="0005120B"/>
    <w:rsid w:val="0005148D"/>
    <w:rsid w:val="000523B4"/>
    <w:rsid w:val="00052904"/>
    <w:rsid w:val="00052A98"/>
    <w:rsid w:val="0005380F"/>
    <w:rsid w:val="0005387F"/>
    <w:rsid w:val="00053F1D"/>
    <w:rsid w:val="00054467"/>
    <w:rsid w:val="00055242"/>
    <w:rsid w:val="0005557E"/>
    <w:rsid w:val="00055BC8"/>
    <w:rsid w:val="000560D1"/>
    <w:rsid w:val="0005784C"/>
    <w:rsid w:val="00057CED"/>
    <w:rsid w:val="00060C4E"/>
    <w:rsid w:val="00061076"/>
    <w:rsid w:val="000617AC"/>
    <w:rsid w:val="000621E7"/>
    <w:rsid w:val="00062E40"/>
    <w:rsid w:val="00062FD0"/>
    <w:rsid w:val="00063BAD"/>
    <w:rsid w:val="00064A92"/>
    <w:rsid w:val="0006695C"/>
    <w:rsid w:val="0006696C"/>
    <w:rsid w:val="000706CE"/>
    <w:rsid w:val="000708EF"/>
    <w:rsid w:val="00070FA5"/>
    <w:rsid w:val="000717CB"/>
    <w:rsid w:val="00072839"/>
    <w:rsid w:val="00073316"/>
    <w:rsid w:val="00073C5F"/>
    <w:rsid w:val="000743AA"/>
    <w:rsid w:val="00074DAF"/>
    <w:rsid w:val="00074EDC"/>
    <w:rsid w:val="000750F1"/>
    <w:rsid w:val="000754B5"/>
    <w:rsid w:val="000757F8"/>
    <w:rsid w:val="0007624A"/>
    <w:rsid w:val="00076AED"/>
    <w:rsid w:val="00076E97"/>
    <w:rsid w:val="00076EED"/>
    <w:rsid w:val="00076F95"/>
    <w:rsid w:val="000777F1"/>
    <w:rsid w:val="0008001F"/>
    <w:rsid w:val="00081234"/>
    <w:rsid w:val="00081B9C"/>
    <w:rsid w:val="00082243"/>
    <w:rsid w:val="00082B42"/>
    <w:rsid w:val="00083425"/>
    <w:rsid w:val="00083D07"/>
    <w:rsid w:val="0008440B"/>
    <w:rsid w:val="00085029"/>
    <w:rsid w:val="00087008"/>
    <w:rsid w:val="0008733F"/>
    <w:rsid w:val="00087456"/>
    <w:rsid w:val="0009158B"/>
    <w:rsid w:val="000919DD"/>
    <w:rsid w:val="00091CD5"/>
    <w:rsid w:val="00092BE9"/>
    <w:rsid w:val="00094AC5"/>
    <w:rsid w:val="0009532D"/>
    <w:rsid w:val="00095533"/>
    <w:rsid w:val="00096E30"/>
    <w:rsid w:val="00096E75"/>
    <w:rsid w:val="000A089A"/>
    <w:rsid w:val="000A121F"/>
    <w:rsid w:val="000A1A40"/>
    <w:rsid w:val="000A28F9"/>
    <w:rsid w:val="000A291C"/>
    <w:rsid w:val="000A5C52"/>
    <w:rsid w:val="000A68BE"/>
    <w:rsid w:val="000A763B"/>
    <w:rsid w:val="000A7D1F"/>
    <w:rsid w:val="000B0316"/>
    <w:rsid w:val="000B04F4"/>
    <w:rsid w:val="000B19B6"/>
    <w:rsid w:val="000B1C6F"/>
    <w:rsid w:val="000B23A9"/>
    <w:rsid w:val="000B2A59"/>
    <w:rsid w:val="000B2F32"/>
    <w:rsid w:val="000B2FE3"/>
    <w:rsid w:val="000B382A"/>
    <w:rsid w:val="000B3EC3"/>
    <w:rsid w:val="000B48F2"/>
    <w:rsid w:val="000B53CD"/>
    <w:rsid w:val="000B5557"/>
    <w:rsid w:val="000B587C"/>
    <w:rsid w:val="000B5AE5"/>
    <w:rsid w:val="000B5D83"/>
    <w:rsid w:val="000B7339"/>
    <w:rsid w:val="000B7A01"/>
    <w:rsid w:val="000C0EDA"/>
    <w:rsid w:val="000C1797"/>
    <w:rsid w:val="000C1FCB"/>
    <w:rsid w:val="000C26D0"/>
    <w:rsid w:val="000C3CB8"/>
    <w:rsid w:val="000C4037"/>
    <w:rsid w:val="000C4A98"/>
    <w:rsid w:val="000C4F59"/>
    <w:rsid w:val="000D02BF"/>
    <w:rsid w:val="000D0399"/>
    <w:rsid w:val="000D1067"/>
    <w:rsid w:val="000D1584"/>
    <w:rsid w:val="000D1A5C"/>
    <w:rsid w:val="000D1C0A"/>
    <w:rsid w:val="000D1DA5"/>
    <w:rsid w:val="000D210C"/>
    <w:rsid w:val="000D434C"/>
    <w:rsid w:val="000D45A8"/>
    <w:rsid w:val="000D6F85"/>
    <w:rsid w:val="000D7ACF"/>
    <w:rsid w:val="000E0183"/>
    <w:rsid w:val="000E09A3"/>
    <w:rsid w:val="000E14E1"/>
    <w:rsid w:val="000E16B9"/>
    <w:rsid w:val="000E1B4D"/>
    <w:rsid w:val="000E2310"/>
    <w:rsid w:val="000E2CD4"/>
    <w:rsid w:val="000E3F45"/>
    <w:rsid w:val="000E41A7"/>
    <w:rsid w:val="000E4AAB"/>
    <w:rsid w:val="000E4FB7"/>
    <w:rsid w:val="000E50BD"/>
    <w:rsid w:val="000E76A8"/>
    <w:rsid w:val="000F035E"/>
    <w:rsid w:val="000F16DE"/>
    <w:rsid w:val="000F2E44"/>
    <w:rsid w:val="000F2FB8"/>
    <w:rsid w:val="000F35A3"/>
    <w:rsid w:val="000F3D00"/>
    <w:rsid w:val="000F5955"/>
    <w:rsid w:val="000F6059"/>
    <w:rsid w:val="000F62CE"/>
    <w:rsid w:val="000F6A0C"/>
    <w:rsid w:val="000F7416"/>
    <w:rsid w:val="000F7494"/>
    <w:rsid w:val="000F750D"/>
    <w:rsid w:val="000F783B"/>
    <w:rsid w:val="001001E8"/>
    <w:rsid w:val="00100907"/>
    <w:rsid w:val="0010096A"/>
    <w:rsid w:val="00100994"/>
    <w:rsid w:val="00100D5E"/>
    <w:rsid w:val="00101D11"/>
    <w:rsid w:val="00102706"/>
    <w:rsid w:val="001032D2"/>
    <w:rsid w:val="00103B4F"/>
    <w:rsid w:val="00103C9C"/>
    <w:rsid w:val="00103FF2"/>
    <w:rsid w:val="0010402B"/>
    <w:rsid w:val="00104A00"/>
    <w:rsid w:val="001055E3"/>
    <w:rsid w:val="00105EE3"/>
    <w:rsid w:val="0010723C"/>
    <w:rsid w:val="00107EE6"/>
    <w:rsid w:val="001105BC"/>
    <w:rsid w:val="00110B09"/>
    <w:rsid w:val="001110C2"/>
    <w:rsid w:val="00111C40"/>
    <w:rsid w:val="00113272"/>
    <w:rsid w:val="001136EC"/>
    <w:rsid w:val="0011373B"/>
    <w:rsid w:val="001141A2"/>
    <w:rsid w:val="0011431C"/>
    <w:rsid w:val="001147C0"/>
    <w:rsid w:val="00115143"/>
    <w:rsid w:val="001153DD"/>
    <w:rsid w:val="001157B5"/>
    <w:rsid w:val="001171E5"/>
    <w:rsid w:val="0012042F"/>
    <w:rsid w:val="0012137D"/>
    <w:rsid w:val="00121C0E"/>
    <w:rsid w:val="00121C65"/>
    <w:rsid w:val="001228A3"/>
    <w:rsid w:val="00122943"/>
    <w:rsid w:val="00123251"/>
    <w:rsid w:val="001234DB"/>
    <w:rsid w:val="00123CB7"/>
    <w:rsid w:val="0012484F"/>
    <w:rsid w:val="00124A21"/>
    <w:rsid w:val="001251F6"/>
    <w:rsid w:val="00127044"/>
    <w:rsid w:val="0012781D"/>
    <w:rsid w:val="00127980"/>
    <w:rsid w:val="00130AA9"/>
    <w:rsid w:val="00130ADA"/>
    <w:rsid w:val="00134993"/>
    <w:rsid w:val="00140AFE"/>
    <w:rsid w:val="00140DC7"/>
    <w:rsid w:val="00141C30"/>
    <w:rsid w:val="0014230A"/>
    <w:rsid w:val="0014232A"/>
    <w:rsid w:val="001429DB"/>
    <w:rsid w:val="00142F9C"/>
    <w:rsid w:val="001430E8"/>
    <w:rsid w:val="00143646"/>
    <w:rsid w:val="00143A41"/>
    <w:rsid w:val="00143A42"/>
    <w:rsid w:val="00145329"/>
    <w:rsid w:val="001459E0"/>
    <w:rsid w:val="00146635"/>
    <w:rsid w:val="001473D2"/>
    <w:rsid w:val="0014747C"/>
    <w:rsid w:val="0014749A"/>
    <w:rsid w:val="001509F9"/>
    <w:rsid w:val="00150C13"/>
    <w:rsid w:val="00150F6F"/>
    <w:rsid w:val="00151111"/>
    <w:rsid w:val="00151127"/>
    <w:rsid w:val="00151F26"/>
    <w:rsid w:val="00151F53"/>
    <w:rsid w:val="00151F60"/>
    <w:rsid w:val="001529CB"/>
    <w:rsid w:val="001531D5"/>
    <w:rsid w:val="0015323A"/>
    <w:rsid w:val="0015326A"/>
    <w:rsid w:val="00153761"/>
    <w:rsid w:val="00153FCC"/>
    <w:rsid w:val="001549EF"/>
    <w:rsid w:val="0015525F"/>
    <w:rsid w:val="00155E5B"/>
    <w:rsid w:val="00157F25"/>
    <w:rsid w:val="001619C9"/>
    <w:rsid w:val="00161A3E"/>
    <w:rsid w:val="00162075"/>
    <w:rsid w:val="001625DF"/>
    <w:rsid w:val="00162EAE"/>
    <w:rsid w:val="001630ED"/>
    <w:rsid w:val="00164225"/>
    <w:rsid w:val="001644B0"/>
    <w:rsid w:val="0016471A"/>
    <w:rsid w:val="00164ED6"/>
    <w:rsid w:val="001655C7"/>
    <w:rsid w:val="001658E0"/>
    <w:rsid w:val="00165B49"/>
    <w:rsid w:val="00166A49"/>
    <w:rsid w:val="0017044D"/>
    <w:rsid w:val="00170DAC"/>
    <w:rsid w:val="00170F92"/>
    <w:rsid w:val="00171D83"/>
    <w:rsid w:val="0017213F"/>
    <w:rsid w:val="0017242E"/>
    <w:rsid w:val="00172838"/>
    <w:rsid w:val="00172F57"/>
    <w:rsid w:val="00173A06"/>
    <w:rsid w:val="001743C0"/>
    <w:rsid w:val="0017446B"/>
    <w:rsid w:val="0017525D"/>
    <w:rsid w:val="0017563F"/>
    <w:rsid w:val="0017580C"/>
    <w:rsid w:val="00176019"/>
    <w:rsid w:val="001768D8"/>
    <w:rsid w:val="00177BA5"/>
    <w:rsid w:val="00177D1A"/>
    <w:rsid w:val="001810CC"/>
    <w:rsid w:val="001827B0"/>
    <w:rsid w:val="0018329C"/>
    <w:rsid w:val="00183728"/>
    <w:rsid w:val="00184B22"/>
    <w:rsid w:val="00184E3F"/>
    <w:rsid w:val="00190565"/>
    <w:rsid w:val="00190E42"/>
    <w:rsid w:val="0019118E"/>
    <w:rsid w:val="00193012"/>
    <w:rsid w:val="001949BB"/>
    <w:rsid w:val="00195750"/>
    <w:rsid w:val="00196F06"/>
    <w:rsid w:val="00197732"/>
    <w:rsid w:val="00197E67"/>
    <w:rsid w:val="001A0173"/>
    <w:rsid w:val="001A2724"/>
    <w:rsid w:val="001A2D02"/>
    <w:rsid w:val="001A2D33"/>
    <w:rsid w:val="001A2E63"/>
    <w:rsid w:val="001A31CA"/>
    <w:rsid w:val="001A384C"/>
    <w:rsid w:val="001A3DEF"/>
    <w:rsid w:val="001A49E5"/>
    <w:rsid w:val="001A50B5"/>
    <w:rsid w:val="001A51A5"/>
    <w:rsid w:val="001A624E"/>
    <w:rsid w:val="001A6995"/>
    <w:rsid w:val="001A70D4"/>
    <w:rsid w:val="001A7EFC"/>
    <w:rsid w:val="001B0359"/>
    <w:rsid w:val="001B0B1C"/>
    <w:rsid w:val="001B1A50"/>
    <w:rsid w:val="001B2236"/>
    <w:rsid w:val="001B26F4"/>
    <w:rsid w:val="001B345E"/>
    <w:rsid w:val="001B43AA"/>
    <w:rsid w:val="001B4831"/>
    <w:rsid w:val="001B4AB8"/>
    <w:rsid w:val="001B5656"/>
    <w:rsid w:val="001B5E25"/>
    <w:rsid w:val="001B6549"/>
    <w:rsid w:val="001B6C12"/>
    <w:rsid w:val="001B7A77"/>
    <w:rsid w:val="001C13AE"/>
    <w:rsid w:val="001C1C58"/>
    <w:rsid w:val="001C2698"/>
    <w:rsid w:val="001C2A2B"/>
    <w:rsid w:val="001C2C26"/>
    <w:rsid w:val="001C2D19"/>
    <w:rsid w:val="001C4E85"/>
    <w:rsid w:val="001C4F8C"/>
    <w:rsid w:val="001C5113"/>
    <w:rsid w:val="001C589E"/>
    <w:rsid w:val="001C5C52"/>
    <w:rsid w:val="001C5FD7"/>
    <w:rsid w:val="001C7C66"/>
    <w:rsid w:val="001C7F7D"/>
    <w:rsid w:val="001D02DA"/>
    <w:rsid w:val="001D0385"/>
    <w:rsid w:val="001D2153"/>
    <w:rsid w:val="001D2568"/>
    <w:rsid w:val="001D2D42"/>
    <w:rsid w:val="001D34D2"/>
    <w:rsid w:val="001D4557"/>
    <w:rsid w:val="001D45DF"/>
    <w:rsid w:val="001D4981"/>
    <w:rsid w:val="001D5198"/>
    <w:rsid w:val="001D5854"/>
    <w:rsid w:val="001D609A"/>
    <w:rsid w:val="001D66B3"/>
    <w:rsid w:val="001D682C"/>
    <w:rsid w:val="001D6D35"/>
    <w:rsid w:val="001D770F"/>
    <w:rsid w:val="001E03F9"/>
    <w:rsid w:val="001E1409"/>
    <w:rsid w:val="001E19E1"/>
    <w:rsid w:val="001E1E16"/>
    <w:rsid w:val="001E24DE"/>
    <w:rsid w:val="001E46D0"/>
    <w:rsid w:val="001E48F8"/>
    <w:rsid w:val="001E49C5"/>
    <w:rsid w:val="001E4BF7"/>
    <w:rsid w:val="001E503B"/>
    <w:rsid w:val="001E508F"/>
    <w:rsid w:val="001E5D08"/>
    <w:rsid w:val="001E6074"/>
    <w:rsid w:val="001E6603"/>
    <w:rsid w:val="001E740A"/>
    <w:rsid w:val="001F00A5"/>
    <w:rsid w:val="001F032E"/>
    <w:rsid w:val="001F0452"/>
    <w:rsid w:val="001F2165"/>
    <w:rsid w:val="001F2F87"/>
    <w:rsid w:val="001F3F09"/>
    <w:rsid w:val="001F46BE"/>
    <w:rsid w:val="001F4CDC"/>
    <w:rsid w:val="001F4F18"/>
    <w:rsid w:val="001F5A83"/>
    <w:rsid w:val="001F68FA"/>
    <w:rsid w:val="001F6B21"/>
    <w:rsid w:val="001F755A"/>
    <w:rsid w:val="0020085F"/>
    <w:rsid w:val="00200C3E"/>
    <w:rsid w:val="00200EF0"/>
    <w:rsid w:val="00200FC9"/>
    <w:rsid w:val="00201351"/>
    <w:rsid w:val="002017E9"/>
    <w:rsid w:val="0020376E"/>
    <w:rsid w:val="00203866"/>
    <w:rsid w:val="00203CE6"/>
    <w:rsid w:val="00204FEE"/>
    <w:rsid w:val="002054DC"/>
    <w:rsid w:val="0020563B"/>
    <w:rsid w:val="00205A38"/>
    <w:rsid w:val="00205C17"/>
    <w:rsid w:val="002063F7"/>
    <w:rsid w:val="002064B3"/>
    <w:rsid w:val="002066EF"/>
    <w:rsid w:val="00206C94"/>
    <w:rsid w:val="00207BFE"/>
    <w:rsid w:val="002108A3"/>
    <w:rsid w:val="00211E86"/>
    <w:rsid w:val="00212C85"/>
    <w:rsid w:val="00213EC4"/>
    <w:rsid w:val="002155BF"/>
    <w:rsid w:val="0021609A"/>
    <w:rsid w:val="0021623C"/>
    <w:rsid w:val="00217819"/>
    <w:rsid w:val="00217A5B"/>
    <w:rsid w:val="00220775"/>
    <w:rsid w:val="002213A9"/>
    <w:rsid w:val="00222628"/>
    <w:rsid w:val="00222F66"/>
    <w:rsid w:val="00223C2A"/>
    <w:rsid w:val="00223C47"/>
    <w:rsid w:val="00224996"/>
    <w:rsid w:val="00225A98"/>
    <w:rsid w:val="00226D12"/>
    <w:rsid w:val="00226D61"/>
    <w:rsid w:val="00227949"/>
    <w:rsid w:val="0023096D"/>
    <w:rsid w:val="00233598"/>
    <w:rsid w:val="00233FB6"/>
    <w:rsid w:val="00234AC6"/>
    <w:rsid w:val="00236B43"/>
    <w:rsid w:val="00240A72"/>
    <w:rsid w:val="00241289"/>
    <w:rsid w:val="00241924"/>
    <w:rsid w:val="00242074"/>
    <w:rsid w:val="00242643"/>
    <w:rsid w:val="00242B12"/>
    <w:rsid w:val="002441E9"/>
    <w:rsid w:val="0024484A"/>
    <w:rsid w:val="002460DC"/>
    <w:rsid w:val="00246703"/>
    <w:rsid w:val="0024676A"/>
    <w:rsid w:val="002474D7"/>
    <w:rsid w:val="002505DA"/>
    <w:rsid w:val="00250A41"/>
    <w:rsid w:val="00250AD3"/>
    <w:rsid w:val="00251D52"/>
    <w:rsid w:val="0025407C"/>
    <w:rsid w:val="002542B6"/>
    <w:rsid w:val="00254B52"/>
    <w:rsid w:val="00254C4C"/>
    <w:rsid w:val="00254D10"/>
    <w:rsid w:val="0025603D"/>
    <w:rsid w:val="002561CA"/>
    <w:rsid w:val="00256281"/>
    <w:rsid w:val="00256FCC"/>
    <w:rsid w:val="00257099"/>
    <w:rsid w:val="002605CC"/>
    <w:rsid w:val="002611E4"/>
    <w:rsid w:val="0026147D"/>
    <w:rsid w:val="00261537"/>
    <w:rsid w:val="00261564"/>
    <w:rsid w:val="002615BF"/>
    <w:rsid w:val="00262108"/>
    <w:rsid w:val="002621FE"/>
    <w:rsid w:val="00262372"/>
    <w:rsid w:val="002628EA"/>
    <w:rsid w:val="00262F05"/>
    <w:rsid w:val="00263019"/>
    <w:rsid w:val="00263344"/>
    <w:rsid w:val="002637C9"/>
    <w:rsid w:val="002659D3"/>
    <w:rsid w:val="00266A37"/>
    <w:rsid w:val="00267918"/>
    <w:rsid w:val="00267B41"/>
    <w:rsid w:val="00271413"/>
    <w:rsid w:val="00271AFD"/>
    <w:rsid w:val="00271F07"/>
    <w:rsid w:val="00272209"/>
    <w:rsid w:val="00272D6D"/>
    <w:rsid w:val="0027312D"/>
    <w:rsid w:val="00273FEA"/>
    <w:rsid w:val="00274365"/>
    <w:rsid w:val="002748E8"/>
    <w:rsid w:val="00274EAE"/>
    <w:rsid w:val="002759F8"/>
    <w:rsid w:val="00277DFE"/>
    <w:rsid w:val="0028263C"/>
    <w:rsid w:val="00283510"/>
    <w:rsid w:val="002839D9"/>
    <w:rsid w:val="00284407"/>
    <w:rsid w:val="00284977"/>
    <w:rsid w:val="00284AD2"/>
    <w:rsid w:val="00285572"/>
    <w:rsid w:val="00285ED5"/>
    <w:rsid w:val="002860B7"/>
    <w:rsid w:val="00286BD8"/>
    <w:rsid w:val="00287A7D"/>
    <w:rsid w:val="002907D4"/>
    <w:rsid w:val="002919BF"/>
    <w:rsid w:val="00291BF5"/>
    <w:rsid w:val="00291E77"/>
    <w:rsid w:val="00292527"/>
    <w:rsid w:val="0029360D"/>
    <w:rsid w:val="00293F94"/>
    <w:rsid w:val="0029472F"/>
    <w:rsid w:val="002947E2"/>
    <w:rsid w:val="0029487C"/>
    <w:rsid w:val="00295CA1"/>
    <w:rsid w:val="002967EB"/>
    <w:rsid w:val="00296C3F"/>
    <w:rsid w:val="002970BB"/>
    <w:rsid w:val="002974B3"/>
    <w:rsid w:val="00297873"/>
    <w:rsid w:val="002A135C"/>
    <w:rsid w:val="002A1648"/>
    <w:rsid w:val="002A1DEE"/>
    <w:rsid w:val="002A2213"/>
    <w:rsid w:val="002A31A7"/>
    <w:rsid w:val="002A354D"/>
    <w:rsid w:val="002A3603"/>
    <w:rsid w:val="002A3F87"/>
    <w:rsid w:val="002A3FFE"/>
    <w:rsid w:val="002A49E8"/>
    <w:rsid w:val="002A50B9"/>
    <w:rsid w:val="002A555A"/>
    <w:rsid w:val="002A5DCB"/>
    <w:rsid w:val="002A6970"/>
    <w:rsid w:val="002A7389"/>
    <w:rsid w:val="002A7F1A"/>
    <w:rsid w:val="002B0D17"/>
    <w:rsid w:val="002B109B"/>
    <w:rsid w:val="002B1BAB"/>
    <w:rsid w:val="002B2B34"/>
    <w:rsid w:val="002B2D81"/>
    <w:rsid w:val="002B33D4"/>
    <w:rsid w:val="002B44D0"/>
    <w:rsid w:val="002B460B"/>
    <w:rsid w:val="002B53D9"/>
    <w:rsid w:val="002B5A62"/>
    <w:rsid w:val="002B6640"/>
    <w:rsid w:val="002B67DB"/>
    <w:rsid w:val="002B71E9"/>
    <w:rsid w:val="002B75C0"/>
    <w:rsid w:val="002B7FB2"/>
    <w:rsid w:val="002C01A5"/>
    <w:rsid w:val="002C08E3"/>
    <w:rsid w:val="002C26F6"/>
    <w:rsid w:val="002C2C3D"/>
    <w:rsid w:val="002C43CE"/>
    <w:rsid w:val="002C54CB"/>
    <w:rsid w:val="002C55F2"/>
    <w:rsid w:val="002C7A57"/>
    <w:rsid w:val="002D016B"/>
    <w:rsid w:val="002D25C8"/>
    <w:rsid w:val="002D2C5B"/>
    <w:rsid w:val="002D2D3F"/>
    <w:rsid w:val="002D310D"/>
    <w:rsid w:val="002D34A8"/>
    <w:rsid w:val="002D3697"/>
    <w:rsid w:val="002D4183"/>
    <w:rsid w:val="002D4E26"/>
    <w:rsid w:val="002D74D2"/>
    <w:rsid w:val="002D7858"/>
    <w:rsid w:val="002D7A52"/>
    <w:rsid w:val="002D7F22"/>
    <w:rsid w:val="002E0259"/>
    <w:rsid w:val="002E02A7"/>
    <w:rsid w:val="002E05F0"/>
    <w:rsid w:val="002E137F"/>
    <w:rsid w:val="002E2A91"/>
    <w:rsid w:val="002E2D4C"/>
    <w:rsid w:val="002E325A"/>
    <w:rsid w:val="002E5C53"/>
    <w:rsid w:val="002E652E"/>
    <w:rsid w:val="002E6D9F"/>
    <w:rsid w:val="002E6F0F"/>
    <w:rsid w:val="002E7608"/>
    <w:rsid w:val="002F0876"/>
    <w:rsid w:val="002F13AC"/>
    <w:rsid w:val="002F19F2"/>
    <w:rsid w:val="002F2B35"/>
    <w:rsid w:val="002F36B5"/>
    <w:rsid w:val="002F4F29"/>
    <w:rsid w:val="002F520E"/>
    <w:rsid w:val="002F597B"/>
    <w:rsid w:val="002F5C72"/>
    <w:rsid w:val="002F5DD2"/>
    <w:rsid w:val="002F650C"/>
    <w:rsid w:val="002F7238"/>
    <w:rsid w:val="002F7E56"/>
    <w:rsid w:val="00300E2B"/>
    <w:rsid w:val="00301583"/>
    <w:rsid w:val="00301B0C"/>
    <w:rsid w:val="003027DA"/>
    <w:rsid w:val="0030306F"/>
    <w:rsid w:val="00303078"/>
    <w:rsid w:val="00303765"/>
    <w:rsid w:val="00303873"/>
    <w:rsid w:val="003038BA"/>
    <w:rsid w:val="00304536"/>
    <w:rsid w:val="00305686"/>
    <w:rsid w:val="003063E8"/>
    <w:rsid w:val="0030758D"/>
    <w:rsid w:val="0031040C"/>
    <w:rsid w:val="00310487"/>
    <w:rsid w:val="00311E8A"/>
    <w:rsid w:val="00312D97"/>
    <w:rsid w:val="0031356A"/>
    <w:rsid w:val="00313D34"/>
    <w:rsid w:val="00313E93"/>
    <w:rsid w:val="00313F4A"/>
    <w:rsid w:val="00315D06"/>
    <w:rsid w:val="003164A8"/>
    <w:rsid w:val="003169C7"/>
    <w:rsid w:val="00317347"/>
    <w:rsid w:val="003175C8"/>
    <w:rsid w:val="00320022"/>
    <w:rsid w:val="00320503"/>
    <w:rsid w:val="00320BB4"/>
    <w:rsid w:val="00321CF7"/>
    <w:rsid w:val="00322020"/>
    <w:rsid w:val="003224E0"/>
    <w:rsid w:val="003224FD"/>
    <w:rsid w:val="0032279A"/>
    <w:rsid w:val="0032336D"/>
    <w:rsid w:val="003234A2"/>
    <w:rsid w:val="003248ED"/>
    <w:rsid w:val="003255DF"/>
    <w:rsid w:val="0032587A"/>
    <w:rsid w:val="00326954"/>
    <w:rsid w:val="00326C0C"/>
    <w:rsid w:val="00327B5C"/>
    <w:rsid w:val="00330478"/>
    <w:rsid w:val="003304F1"/>
    <w:rsid w:val="00330B93"/>
    <w:rsid w:val="003317CE"/>
    <w:rsid w:val="00331C82"/>
    <w:rsid w:val="00332BFB"/>
    <w:rsid w:val="00332EEB"/>
    <w:rsid w:val="0033485C"/>
    <w:rsid w:val="003355ED"/>
    <w:rsid w:val="003357AB"/>
    <w:rsid w:val="00335C7F"/>
    <w:rsid w:val="003363AA"/>
    <w:rsid w:val="00336DC2"/>
    <w:rsid w:val="00341C91"/>
    <w:rsid w:val="003421AC"/>
    <w:rsid w:val="00342454"/>
    <w:rsid w:val="00343F8D"/>
    <w:rsid w:val="0034451B"/>
    <w:rsid w:val="00345237"/>
    <w:rsid w:val="00350243"/>
    <w:rsid w:val="0035069A"/>
    <w:rsid w:val="00350A3C"/>
    <w:rsid w:val="00351050"/>
    <w:rsid w:val="00351238"/>
    <w:rsid w:val="00351C3B"/>
    <w:rsid w:val="003526A5"/>
    <w:rsid w:val="003528B4"/>
    <w:rsid w:val="003530E8"/>
    <w:rsid w:val="003538F5"/>
    <w:rsid w:val="00353940"/>
    <w:rsid w:val="00353E9F"/>
    <w:rsid w:val="0035457D"/>
    <w:rsid w:val="00355636"/>
    <w:rsid w:val="00355DF7"/>
    <w:rsid w:val="003561AA"/>
    <w:rsid w:val="00356E0A"/>
    <w:rsid w:val="003571A6"/>
    <w:rsid w:val="00357497"/>
    <w:rsid w:val="003607C5"/>
    <w:rsid w:val="00360CDC"/>
    <w:rsid w:val="00361374"/>
    <w:rsid w:val="003614E6"/>
    <w:rsid w:val="00361E16"/>
    <w:rsid w:val="00362B30"/>
    <w:rsid w:val="00363D09"/>
    <w:rsid w:val="003643A9"/>
    <w:rsid w:val="0036471C"/>
    <w:rsid w:val="00365414"/>
    <w:rsid w:val="00365448"/>
    <w:rsid w:val="00365D4F"/>
    <w:rsid w:val="00365DDE"/>
    <w:rsid w:val="0036683F"/>
    <w:rsid w:val="00367CE8"/>
    <w:rsid w:val="00370281"/>
    <w:rsid w:val="003707A3"/>
    <w:rsid w:val="0037158E"/>
    <w:rsid w:val="003717D7"/>
    <w:rsid w:val="00371AD4"/>
    <w:rsid w:val="00371E2A"/>
    <w:rsid w:val="00372B54"/>
    <w:rsid w:val="003731CB"/>
    <w:rsid w:val="00373B10"/>
    <w:rsid w:val="00373BFC"/>
    <w:rsid w:val="00373C6E"/>
    <w:rsid w:val="00373F6E"/>
    <w:rsid w:val="00374C6D"/>
    <w:rsid w:val="00375096"/>
    <w:rsid w:val="00375155"/>
    <w:rsid w:val="00376569"/>
    <w:rsid w:val="0037694B"/>
    <w:rsid w:val="00376A08"/>
    <w:rsid w:val="0037724D"/>
    <w:rsid w:val="00380622"/>
    <w:rsid w:val="00382294"/>
    <w:rsid w:val="003828F7"/>
    <w:rsid w:val="00382B07"/>
    <w:rsid w:val="00382B82"/>
    <w:rsid w:val="00382DB5"/>
    <w:rsid w:val="00383BCD"/>
    <w:rsid w:val="00384DF0"/>
    <w:rsid w:val="0038506A"/>
    <w:rsid w:val="0038556B"/>
    <w:rsid w:val="0038592E"/>
    <w:rsid w:val="00385B96"/>
    <w:rsid w:val="00387258"/>
    <w:rsid w:val="003874E2"/>
    <w:rsid w:val="00390F65"/>
    <w:rsid w:val="00395159"/>
    <w:rsid w:val="00396C8E"/>
    <w:rsid w:val="003970FC"/>
    <w:rsid w:val="00397298"/>
    <w:rsid w:val="0039744C"/>
    <w:rsid w:val="00397D71"/>
    <w:rsid w:val="003A0310"/>
    <w:rsid w:val="003A0466"/>
    <w:rsid w:val="003A05E6"/>
    <w:rsid w:val="003A15FB"/>
    <w:rsid w:val="003A16B7"/>
    <w:rsid w:val="003A2078"/>
    <w:rsid w:val="003A2363"/>
    <w:rsid w:val="003A2E74"/>
    <w:rsid w:val="003A2FC2"/>
    <w:rsid w:val="003A30DA"/>
    <w:rsid w:val="003A3622"/>
    <w:rsid w:val="003A41C7"/>
    <w:rsid w:val="003A4B9F"/>
    <w:rsid w:val="003A4DCA"/>
    <w:rsid w:val="003A702E"/>
    <w:rsid w:val="003A7E51"/>
    <w:rsid w:val="003B0684"/>
    <w:rsid w:val="003B0956"/>
    <w:rsid w:val="003B0AEB"/>
    <w:rsid w:val="003B1A6C"/>
    <w:rsid w:val="003B2CCB"/>
    <w:rsid w:val="003B3744"/>
    <w:rsid w:val="003B39DA"/>
    <w:rsid w:val="003B4089"/>
    <w:rsid w:val="003B419E"/>
    <w:rsid w:val="003B4887"/>
    <w:rsid w:val="003B4934"/>
    <w:rsid w:val="003B4D21"/>
    <w:rsid w:val="003C091E"/>
    <w:rsid w:val="003C2A06"/>
    <w:rsid w:val="003C3221"/>
    <w:rsid w:val="003C3A2E"/>
    <w:rsid w:val="003C59C9"/>
    <w:rsid w:val="003C5F27"/>
    <w:rsid w:val="003D064B"/>
    <w:rsid w:val="003D0B33"/>
    <w:rsid w:val="003D2A80"/>
    <w:rsid w:val="003D3B09"/>
    <w:rsid w:val="003D6EB4"/>
    <w:rsid w:val="003D7336"/>
    <w:rsid w:val="003E0282"/>
    <w:rsid w:val="003E03CA"/>
    <w:rsid w:val="003E096F"/>
    <w:rsid w:val="003E0A1E"/>
    <w:rsid w:val="003E0C4D"/>
    <w:rsid w:val="003E1731"/>
    <w:rsid w:val="003E2A57"/>
    <w:rsid w:val="003E2FDD"/>
    <w:rsid w:val="003E4228"/>
    <w:rsid w:val="003E5B64"/>
    <w:rsid w:val="003E624E"/>
    <w:rsid w:val="003E6A1E"/>
    <w:rsid w:val="003E6B24"/>
    <w:rsid w:val="003E6D38"/>
    <w:rsid w:val="003E7392"/>
    <w:rsid w:val="003F0E6B"/>
    <w:rsid w:val="003F376F"/>
    <w:rsid w:val="003F48BC"/>
    <w:rsid w:val="003F516B"/>
    <w:rsid w:val="003F56CC"/>
    <w:rsid w:val="003F5846"/>
    <w:rsid w:val="00400755"/>
    <w:rsid w:val="004009A0"/>
    <w:rsid w:val="00400A5A"/>
    <w:rsid w:val="00400C4A"/>
    <w:rsid w:val="00400D4A"/>
    <w:rsid w:val="00401E1D"/>
    <w:rsid w:val="0040209D"/>
    <w:rsid w:val="00402468"/>
    <w:rsid w:val="00402B17"/>
    <w:rsid w:val="00403D56"/>
    <w:rsid w:val="004047A7"/>
    <w:rsid w:val="00407280"/>
    <w:rsid w:val="00407DB5"/>
    <w:rsid w:val="004115B5"/>
    <w:rsid w:val="00412390"/>
    <w:rsid w:val="004152C6"/>
    <w:rsid w:val="00416B7A"/>
    <w:rsid w:val="0041704A"/>
    <w:rsid w:val="0041793A"/>
    <w:rsid w:val="00420FCB"/>
    <w:rsid w:val="00421672"/>
    <w:rsid w:val="004233C6"/>
    <w:rsid w:val="00423EBB"/>
    <w:rsid w:val="004240C8"/>
    <w:rsid w:val="00424C0D"/>
    <w:rsid w:val="00424C3A"/>
    <w:rsid w:val="0042551C"/>
    <w:rsid w:val="00425CA9"/>
    <w:rsid w:val="004262AB"/>
    <w:rsid w:val="0042670B"/>
    <w:rsid w:val="004275A4"/>
    <w:rsid w:val="004302BF"/>
    <w:rsid w:val="00430792"/>
    <w:rsid w:val="00430B74"/>
    <w:rsid w:val="00432161"/>
    <w:rsid w:val="00432474"/>
    <w:rsid w:val="00434886"/>
    <w:rsid w:val="004349A0"/>
    <w:rsid w:val="00436791"/>
    <w:rsid w:val="00441771"/>
    <w:rsid w:val="00441834"/>
    <w:rsid w:val="004425DE"/>
    <w:rsid w:val="00442EDE"/>
    <w:rsid w:val="004431A3"/>
    <w:rsid w:val="0044351E"/>
    <w:rsid w:val="0044362E"/>
    <w:rsid w:val="00444359"/>
    <w:rsid w:val="004444B6"/>
    <w:rsid w:val="0044456A"/>
    <w:rsid w:val="00445BA6"/>
    <w:rsid w:val="00446B16"/>
    <w:rsid w:val="004473DC"/>
    <w:rsid w:val="00450AF7"/>
    <w:rsid w:val="00451127"/>
    <w:rsid w:val="00451657"/>
    <w:rsid w:val="00453B9C"/>
    <w:rsid w:val="0045421E"/>
    <w:rsid w:val="0045590E"/>
    <w:rsid w:val="004620F3"/>
    <w:rsid w:val="00463C73"/>
    <w:rsid w:val="004654D8"/>
    <w:rsid w:val="00467836"/>
    <w:rsid w:val="0047104E"/>
    <w:rsid w:val="00471C63"/>
    <w:rsid w:val="00472BA2"/>
    <w:rsid w:val="00472F4A"/>
    <w:rsid w:val="004731AF"/>
    <w:rsid w:val="00474E10"/>
    <w:rsid w:val="00476FE6"/>
    <w:rsid w:val="00477851"/>
    <w:rsid w:val="00477A26"/>
    <w:rsid w:val="0048007A"/>
    <w:rsid w:val="00481D28"/>
    <w:rsid w:val="00482523"/>
    <w:rsid w:val="004833C5"/>
    <w:rsid w:val="00483C33"/>
    <w:rsid w:val="00483F5B"/>
    <w:rsid w:val="004842C6"/>
    <w:rsid w:val="004844AA"/>
    <w:rsid w:val="00484E84"/>
    <w:rsid w:val="00485186"/>
    <w:rsid w:val="00485265"/>
    <w:rsid w:val="00485906"/>
    <w:rsid w:val="0048671A"/>
    <w:rsid w:val="0048710F"/>
    <w:rsid w:val="00487F18"/>
    <w:rsid w:val="00490685"/>
    <w:rsid w:val="00490FC8"/>
    <w:rsid w:val="0049188C"/>
    <w:rsid w:val="00491C0B"/>
    <w:rsid w:val="00492C55"/>
    <w:rsid w:val="00495D34"/>
    <w:rsid w:val="00495D7D"/>
    <w:rsid w:val="004962D7"/>
    <w:rsid w:val="0049664B"/>
    <w:rsid w:val="004967B0"/>
    <w:rsid w:val="00497A32"/>
    <w:rsid w:val="004A01CB"/>
    <w:rsid w:val="004A0E0B"/>
    <w:rsid w:val="004A158F"/>
    <w:rsid w:val="004A234C"/>
    <w:rsid w:val="004A2E8D"/>
    <w:rsid w:val="004A4703"/>
    <w:rsid w:val="004A5B71"/>
    <w:rsid w:val="004A66E9"/>
    <w:rsid w:val="004A740B"/>
    <w:rsid w:val="004B03F7"/>
    <w:rsid w:val="004B1AE1"/>
    <w:rsid w:val="004B233E"/>
    <w:rsid w:val="004B5164"/>
    <w:rsid w:val="004B7E16"/>
    <w:rsid w:val="004C0A6B"/>
    <w:rsid w:val="004C19F8"/>
    <w:rsid w:val="004C26F1"/>
    <w:rsid w:val="004C2ED0"/>
    <w:rsid w:val="004C2EDB"/>
    <w:rsid w:val="004C2FB5"/>
    <w:rsid w:val="004C3602"/>
    <w:rsid w:val="004C440D"/>
    <w:rsid w:val="004C4941"/>
    <w:rsid w:val="004C4BB4"/>
    <w:rsid w:val="004C52B8"/>
    <w:rsid w:val="004C5C4D"/>
    <w:rsid w:val="004C5C8D"/>
    <w:rsid w:val="004C7210"/>
    <w:rsid w:val="004C78A0"/>
    <w:rsid w:val="004C7AA1"/>
    <w:rsid w:val="004D018C"/>
    <w:rsid w:val="004D07B1"/>
    <w:rsid w:val="004D0895"/>
    <w:rsid w:val="004D1011"/>
    <w:rsid w:val="004D2FE4"/>
    <w:rsid w:val="004D3DCD"/>
    <w:rsid w:val="004D5A03"/>
    <w:rsid w:val="004D6135"/>
    <w:rsid w:val="004D75FA"/>
    <w:rsid w:val="004D7C74"/>
    <w:rsid w:val="004E012E"/>
    <w:rsid w:val="004E0260"/>
    <w:rsid w:val="004E0EE0"/>
    <w:rsid w:val="004E228F"/>
    <w:rsid w:val="004E2B04"/>
    <w:rsid w:val="004E2E6B"/>
    <w:rsid w:val="004E4ADD"/>
    <w:rsid w:val="004E58A0"/>
    <w:rsid w:val="004E74C7"/>
    <w:rsid w:val="004E78A4"/>
    <w:rsid w:val="004F0438"/>
    <w:rsid w:val="004F0E9C"/>
    <w:rsid w:val="004F0F3F"/>
    <w:rsid w:val="004F15B5"/>
    <w:rsid w:val="004F1941"/>
    <w:rsid w:val="004F2644"/>
    <w:rsid w:val="004F2C38"/>
    <w:rsid w:val="004F3261"/>
    <w:rsid w:val="004F340F"/>
    <w:rsid w:val="004F34C5"/>
    <w:rsid w:val="004F391B"/>
    <w:rsid w:val="004F42FA"/>
    <w:rsid w:val="004F4925"/>
    <w:rsid w:val="004F5030"/>
    <w:rsid w:val="004F598C"/>
    <w:rsid w:val="004F5DBC"/>
    <w:rsid w:val="004F5F78"/>
    <w:rsid w:val="004F78DE"/>
    <w:rsid w:val="00500220"/>
    <w:rsid w:val="005012D0"/>
    <w:rsid w:val="00502645"/>
    <w:rsid w:val="00502693"/>
    <w:rsid w:val="00502A42"/>
    <w:rsid w:val="00502C28"/>
    <w:rsid w:val="00503097"/>
    <w:rsid w:val="00503807"/>
    <w:rsid w:val="0050398A"/>
    <w:rsid w:val="005039DD"/>
    <w:rsid w:val="0050429F"/>
    <w:rsid w:val="0050501D"/>
    <w:rsid w:val="00505979"/>
    <w:rsid w:val="00506944"/>
    <w:rsid w:val="00507B4A"/>
    <w:rsid w:val="005101F5"/>
    <w:rsid w:val="00510C4B"/>
    <w:rsid w:val="005128D7"/>
    <w:rsid w:val="00515094"/>
    <w:rsid w:val="005160B5"/>
    <w:rsid w:val="00516F07"/>
    <w:rsid w:val="005206E2"/>
    <w:rsid w:val="00522756"/>
    <w:rsid w:val="00522F25"/>
    <w:rsid w:val="00522F26"/>
    <w:rsid w:val="00523838"/>
    <w:rsid w:val="005248C9"/>
    <w:rsid w:val="00524B5E"/>
    <w:rsid w:val="005254F9"/>
    <w:rsid w:val="00526717"/>
    <w:rsid w:val="00527939"/>
    <w:rsid w:val="00530093"/>
    <w:rsid w:val="0053076E"/>
    <w:rsid w:val="00531281"/>
    <w:rsid w:val="00532739"/>
    <w:rsid w:val="00532BEE"/>
    <w:rsid w:val="0053436E"/>
    <w:rsid w:val="0053459A"/>
    <w:rsid w:val="00535269"/>
    <w:rsid w:val="00537430"/>
    <w:rsid w:val="005417E4"/>
    <w:rsid w:val="00542E8B"/>
    <w:rsid w:val="00543585"/>
    <w:rsid w:val="005439BA"/>
    <w:rsid w:val="00543A19"/>
    <w:rsid w:val="00543CF1"/>
    <w:rsid w:val="005454E8"/>
    <w:rsid w:val="00550181"/>
    <w:rsid w:val="00550896"/>
    <w:rsid w:val="00551815"/>
    <w:rsid w:val="00554556"/>
    <w:rsid w:val="00555D80"/>
    <w:rsid w:val="005563DE"/>
    <w:rsid w:val="00556BA9"/>
    <w:rsid w:val="005576C8"/>
    <w:rsid w:val="005578D3"/>
    <w:rsid w:val="005611C1"/>
    <w:rsid w:val="005616EB"/>
    <w:rsid w:val="005625FB"/>
    <w:rsid w:val="00562813"/>
    <w:rsid w:val="00563303"/>
    <w:rsid w:val="005635AA"/>
    <w:rsid w:val="00564486"/>
    <w:rsid w:val="0056480A"/>
    <w:rsid w:val="00564879"/>
    <w:rsid w:val="00565613"/>
    <w:rsid w:val="005659BC"/>
    <w:rsid w:val="005703F0"/>
    <w:rsid w:val="005706F6"/>
    <w:rsid w:val="00570AD6"/>
    <w:rsid w:val="005718A1"/>
    <w:rsid w:val="005718CE"/>
    <w:rsid w:val="00572052"/>
    <w:rsid w:val="005722BB"/>
    <w:rsid w:val="00572646"/>
    <w:rsid w:val="0057330D"/>
    <w:rsid w:val="0057501A"/>
    <w:rsid w:val="00575E57"/>
    <w:rsid w:val="0057602A"/>
    <w:rsid w:val="0057637E"/>
    <w:rsid w:val="0057711E"/>
    <w:rsid w:val="00577A71"/>
    <w:rsid w:val="00577B9A"/>
    <w:rsid w:val="00582514"/>
    <w:rsid w:val="00582EFE"/>
    <w:rsid w:val="005834D4"/>
    <w:rsid w:val="00583574"/>
    <w:rsid w:val="00583B7F"/>
    <w:rsid w:val="00583CBF"/>
    <w:rsid w:val="005841FB"/>
    <w:rsid w:val="00584C42"/>
    <w:rsid w:val="005850A2"/>
    <w:rsid w:val="00587DD2"/>
    <w:rsid w:val="00590018"/>
    <w:rsid w:val="00590B28"/>
    <w:rsid w:val="00590E82"/>
    <w:rsid w:val="00591ADE"/>
    <w:rsid w:val="0059231E"/>
    <w:rsid w:val="0059309D"/>
    <w:rsid w:val="005935CF"/>
    <w:rsid w:val="00593BD4"/>
    <w:rsid w:val="005944A3"/>
    <w:rsid w:val="00594A33"/>
    <w:rsid w:val="0059540D"/>
    <w:rsid w:val="00595A23"/>
    <w:rsid w:val="0059705B"/>
    <w:rsid w:val="00597871"/>
    <w:rsid w:val="005A1DDE"/>
    <w:rsid w:val="005A2737"/>
    <w:rsid w:val="005A340A"/>
    <w:rsid w:val="005A3900"/>
    <w:rsid w:val="005A3B9A"/>
    <w:rsid w:val="005A3EE7"/>
    <w:rsid w:val="005A5B23"/>
    <w:rsid w:val="005A638E"/>
    <w:rsid w:val="005A78B1"/>
    <w:rsid w:val="005A7C36"/>
    <w:rsid w:val="005B10E2"/>
    <w:rsid w:val="005B185D"/>
    <w:rsid w:val="005B1CD1"/>
    <w:rsid w:val="005B32E4"/>
    <w:rsid w:val="005B358E"/>
    <w:rsid w:val="005B4542"/>
    <w:rsid w:val="005B4724"/>
    <w:rsid w:val="005B4810"/>
    <w:rsid w:val="005B483F"/>
    <w:rsid w:val="005B5013"/>
    <w:rsid w:val="005B548B"/>
    <w:rsid w:val="005B5E42"/>
    <w:rsid w:val="005C010F"/>
    <w:rsid w:val="005C03FB"/>
    <w:rsid w:val="005C0750"/>
    <w:rsid w:val="005C08F4"/>
    <w:rsid w:val="005C1477"/>
    <w:rsid w:val="005C14F6"/>
    <w:rsid w:val="005C179B"/>
    <w:rsid w:val="005C1983"/>
    <w:rsid w:val="005C1E05"/>
    <w:rsid w:val="005C499E"/>
    <w:rsid w:val="005C4EB5"/>
    <w:rsid w:val="005C52BF"/>
    <w:rsid w:val="005C5DC6"/>
    <w:rsid w:val="005C67A8"/>
    <w:rsid w:val="005C6AAD"/>
    <w:rsid w:val="005D06A6"/>
    <w:rsid w:val="005D09D9"/>
    <w:rsid w:val="005D178B"/>
    <w:rsid w:val="005D28CF"/>
    <w:rsid w:val="005D3440"/>
    <w:rsid w:val="005D4469"/>
    <w:rsid w:val="005D508E"/>
    <w:rsid w:val="005D7D81"/>
    <w:rsid w:val="005E2B1E"/>
    <w:rsid w:val="005E3194"/>
    <w:rsid w:val="005E3D10"/>
    <w:rsid w:val="005E4F83"/>
    <w:rsid w:val="005E51DF"/>
    <w:rsid w:val="005E67B7"/>
    <w:rsid w:val="005F01CE"/>
    <w:rsid w:val="005F047E"/>
    <w:rsid w:val="005F2AC6"/>
    <w:rsid w:val="005F34B3"/>
    <w:rsid w:val="005F4828"/>
    <w:rsid w:val="005F4C2B"/>
    <w:rsid w:val="005F5E15"/>
    <w:rsid w:val="005F7EB5"/>
    <w:rsid w:val="0060130F"/>
    <w:rsid w:val="00601F89"/>
    <w:rsid w:val="0060220F"/>
    <w:rsid w:val="00602B71"/>
    <w:rsid w:val="006032E6"/>
    <w:rsid w:val="00604B01"/>
    <w:rsid w:val="00604BDD"/>
    <w:rsid w:val="0060523B"/>
    <w:rsid w:val="00605D5C"/>
    <w:rsid w:val="006073BE"/>
    <w:rsid w:val="00607EC2"/>
    <w:rsid w:val="006100F4"/>
    <w:rsid w:val="006107BC"/>
    <w:rsid w:val="00610BBA"/>
    <w:rsid w:val="00611098"/>
    <w:rsid w:val="00613250"/>
    <w:rsid w:val="0061339A"/>
    <w:rsid w:val="00614325"/>
    <w:rsid w:val="006152FB"/>
    <w:rsid w:val="006154E0"/>
    <w:rsid w:val="00617DA3"/>
    <w:rsid w:val="006227BA"/>
    <w:rsid w:val="00623988"/>
    <w:rsid w:val="00623A5B"/>
    <w:rsid w:val="00625308"/>
    <w:rsid w:val="006266A4"/>
    <w:rsid w:val="00627D58"/>
    <w:rsid w:val="00631535"/>
    <w:rsid w:val="00632612"/>
    <w:rsid w:val="00632E15"/>
    <w:rsid w:val="0063317D"/>
    <w:rsid w:val="006338BA"/>
    <w:rsid w:val="00633D73"/>
    <w:rsid w:val="00635885"/>
    <w:rsid w:val="00636031"/>
    <w:rsid w:val="0063707B"/>
    <w:rsid w:val="00637F64"/>
    <w:rsid w:val="00641798"/>
    <w:rsid w:val="0064223C"/>
    <w:rsid w:val="0064289F"/>
    <w:rsid w:val="006428C8"/>
    <w:rsid w:val="00642C82"/>
    <w:rsid w:val="0064302D"/>
    <w:rsid w:val="00643F2C"/>
    <w:rsid w:val="00645829"/>
    <w:rsid w:val="00646D30"/>
    <w:rsid w:val="0064734D"/>
    <w:rsid w:val="00650B7D"/>
    <w:rsid w:val="00650F9A"/>
    <w:rsid w:val="00651ECF"/>
    <w:rsid w:val="006520B0"/>
    <w:rsid w:val="00652422"/>
    <w:rsid w:val="0065249C"/>
    <w:rsid w:val="00652D5D"/>
    <w:rsid w:val="006534CD"/>
    <w:rsid w:val="006537E4"/>
    <w:rsid w:val="006544C6"/>
    <w:rsid w:val="00654CE4"/>
    <w:rsid w:val="00655AE1"/>
    <w:rsid w:val="00655E35"/>
    <w:rsid w:val="006565E6"/>
    <w:rsid w:val="0065698A"/>
    <w:rsid w:val="00656B21"/>
    <w:rsid w:val="00656EC6"/>
    <w:rsid w:val="00657623"/>
    <w:rsid w:val="00657BCD"/>
    <w:rsid w:val="00660279"/>
    <w:rsid w:val="006611BA"/>
    <w:rsid w:val="00661757"/>
    <w:rsid w:val="00662D23"/>
    <w:rsid w:val="00662FD4"/>
    <w:rsid w:val="00663FBD"/>
    <w:rsid w:val="006640A1"/>
    <w:rsid w:val="006645AA"/>
    <w:rsid w:val="00665303"/>
    <w:rsid w:val="00665C5D"/>
    <w:rsid w:val="0066618E"/>
    <w:rsid w:val="0066688B"/>
    <w:rsid w:val="0066769A"/>
    <w:rsid w:val="006708AD"/>
    <w:rsid w:val="00670C4E"/>
    <w:rsid w:val="00670DF3"/>
    <w:rsid w:val="0067109C"/>
    <w:rsid w:val="006717EA"/>
    <w:rsid w:val="00671F9B"/>
    <w:rsid w:val="00672F6B"/>
    <w:rsid w:val="00673718"/>
    <w:rsid w:val="00673B16"/>
    <w:rsid w:val="006767D3"/>
    <w:rsid w:val="0067739A"/>
    <w:rsid w:val="00677CC8"/>
    <w:rsid w:val="006801AF"/>
    <w:rsid w:val="006810A8"/>
    <w:rsid w:val="0068160A"/>
    <w:rsid w:val="006819D2"/>
    <w:rsid w:val="00681C8D"/>
    <w:rsid w:val="006820DC"/>
    <w:rsid w:val="0068237A"/>
    <w:rsid w:val="006824A7"/>
    <w:rsid w:val="00683303"/>
    <w:rsid w:val="00683BDB"/>
    <w:rsid w:val="006847CC"/>
    <w:rsid w:val="0068503D"/>
    <w:rsid w:val="00685FBA"/>
    <w:rsid w:val="006877BC"/>
    <w:rsid w:val="0069051D"/>
    <w:rsid w:val="006911A0"/>
    <w:rsid w:val="00691286"/>
    <w:rsid w:val="00691B8D"/>
    <w:rsid w:val="00691ECC"/>
    <w:rsid w:val="00692057"/>
    <w:rsid w:val="0069233D"/>
    <w:rsid w:val="006950E6"/>
    <w:rsid w:val="0069522A"/>
    <w:rsid w:val="00695AA7"/>
    <w:rsid w:val="00695C8E"/>
    <w:rsid w:val="006960B7"/>
    <w:rsid w:val="00696416"/>
    <w:rsid w:val="00697EA2"/>
    <w:rsid w:val="006A0484"/>
    <w:rsid w:val="006A05E1"/>
    <w:rsid w:val="006A0EA4"/>
    <w:rsid w:val="006A2253"/>
    <w:rsid w:val="006A22E3"/>
    <w:rsid w:val="006A303A"/>
    <w:rsid w:val="006A3AA2"/>
    <w:rsid w:val="006A4224"/>
    <w:rsid w:val="006A49B3"/>
    <w:rsid w:val="006A4AD6"/>
    <w:rsid w:val="006A5081"/>
    <w:rsid w:val="006A523B"/>
    <w:rsid w:val="006A687D"/>
    <w:rsid w:val="006A6CE7"/>
    <w:rsid w:val="006A6D9E"/>
    <w:rsid w:val="006A7ED0"/>
    <w:rsid w:val="006B1146"/>
    <w:rsid w:val="006B3202"/>
    <w:rsid w:val="006B3FF7"/>
    <w:rsid w:val="006B49CF"/>
    <w:rsid w:val="006B5957"/>
    <w:rsid w:val="006B5DFC"/>
    <w:rsid w:val="006B6CA9"/>
    <w:rsid w:val="006B6F6E"/>
    <w:rsid w:val="006B7C37"/>
    <w:rsid w:val="006C17C8"/>
    <w:rsid w:val="006C2B0B"/>
    <w:rsid w:val="006C4504"/>
    <w:rsid w:val="006C4A82"/>
    <w:rsid w:val="006C5490"/>
    <w:rsid w:val="006C5694"/>
    <w:rsid w:val="006C5984"/>
    <w:rsid w:val="006C602C"/>
    <w:rsid w:val="006C6B84"/>
    <w:rsid w:val="006C6BF9"/>
    <w:rsid w:val="006C71EB"/>
    <w:rsid w:val="006C749B"/>
    <w:rsid w:val="006D18F0"/>
    <w:rsid w:val="006D2669"/>
    <w:rsid w:val="006D29AE"/>
    <w:rsid w:val="006D2D8B"/>
    <w:rsid w:val="006D321C"/>
    <w:rsid w:val="006D4E0B"/>
    <w:rsid w:val="006D6A20"/>
    <w:rsid w:val="006E0561"/>
    <w:rsid w:val="006E1033"/>
    <w:rsid w:val="006E4BD1"/>
    <w:rsid w:val="006E4ED9"/>
    <w:rsid w:val="006E51F7"/>
    <w:rsid w:val="006E5464"/>
    <w:rsid w:val="006E5784"/>
    <w:rsid w:val="006E5B1B"/>
    <w:rsid w:val="006E6CE9"/>
    <w:rsid w:val="006F0BD4"/>
    <w:rsid w:val="006F0F2C"/>
    <w:rsid w:val="006F108A"/>
    <w:rsid w:val="006F1B5B"/>
    <w:rsid w:val="006F27D7"/>
    <w:rsid w:val="006F290D"/>
    <w:rsid w:val="006F2E46"/>
    <w:rsid w:val="006F33CE"/>
    <w:rsid w:val="006F3BFD"/>
    <w:rsid w:val="006F3DD8"/>
    <w:rsid w:val="006F425A"/>
    <w:rsid w:val="006F4662"/>
    <w:rsid w:val="006F4FD7"/>
    <w:rsid w:val="006F5309"/>
    <w:rsid w:val="006F61E6"/>
    <w:rsid w:val="006F78C7"/>
    <w:rsid w:val="0070118D"/>
    <w:rsid w:val="00701F66"/>
    <w:rsid w:val="007031A7"/>
    <w:rsid w:val="00703ABF"/>
    <w:rsid w:val="00703BDD"/>
    <w:rsid w:val="0070442F"/>
    <w:rsid w:val="00704FEA"/>
    <w:rsid w:val="00705384"/>
    <w:rsid w:val="00705EC0"/>
    <w:rsid w:val="007065DA"/>
    <w:rsid w:val="00706778"/>
    <w:rsid w:val="007067CE"/>
    <w:rsid w:val="00706E52"/>
    <w:rsid w:val="007074BF"/>
    <w:rsid w:val="0070795E"/>
    <w:rsid w:val="007106D6"/>
    <w:rsid w:val="007107F9"/>
    <w:rsid w:val="00710864"/>
    <w:rsid w:val="00711822"/>
    <w:rsid w:val="00711D58"/>
    <w:rsid w:val="00712274"/>
    <w:rsid w:val="007123C4"/>
    <w:rsid w:val="007126EC"/>
    <w:rsid w:val="00713370"/>
    <w:rsid w:val="00714557"/>
    <w:rsid w:val="00714882"/>
    <w:rsid w:val="007165C0"/>
    <w:rsid w:val="0071672D"/>
    <w:rsid w:val="00716B7F"/>
    <w:rsid w:val="00716F1D"/>
    <w:rsid w:val="007170B5"/>
    <w:rsid w:val="00720373"/>
    <w:rsid w:val="007212B8"/>
    <w:rsid w:val="00721FD3"/>
    <w:rsid w:val="0072269A"/>
    <w:rsid w:val="0072305A"/>
    <w:rsid w:val="007236C6"/>
    <w:rsid w:val="0072486E"/>
    <w:rsid w:val="007249C2"/>
    <w:rsid w:val="00724BBA"/>
    <w:rsid w:val="00725D34"/>
    <w:rsid w:val="00726759"/>
    <w:rsid w:val="00730818"/>
    <w:rsid w:val="00730959"/>
    <w:rsid w:val="0073163C"/>
    <w:rsid w:val="0073172A"/>
    <w:rsid w:val="0073272D"/>
    <w:rsid w:val="00735771"/>
    <w:rsid w:val="007358B8"/>
    <w:rsid w:val="00737274"/>
    <w:rsid w:val="00737352"/>
    <w:rsid w:val="00737619"/>
    <w:rsid w:val="007405D6"/>
    <w:rsid w:val="00742DDE"/>
    <w:rsid w:val="00744187"/>
    <w:rsid w:val="00744707"/>
    <w:rsid w:val="007460A1"/>
    <w:rsid w:val="00747205"/>
    <w:rsid w:val="00747721"/>
    <w:rsid w:val="00747A2F"/>
    <w:rsid w:val="00747ABA"/>
    <w:rsid w:val="00747CF6"/>
    <w:rsid w:val="00752DCA"/>
    <w:rsid w:val="00754462"/>
    <w:rsid w:val="00754F34"/>
    <w:rsid w:val="00755CD1"/>
    <w:rsid w:val="0075628F"/>
    <w:rsid w:val="007568C4"/>
    <w:rsid w:val="00757F12"/>
    <w:rsid w:val="00757FE6"/>
    <w:rsid w:val="007602A5"/>
    <w:rsid w:val="00760809"/>
    <w:rsid w:val="00760864"/>
    <w:rsid w:val="00762427"/>
    <w:rsid w:val="00762432"/>
    <w:rsid w:val="007624B0"/>
    <w:rsid w:val="00762740"/>
    <w:rsid w:val="00762B4A"/>
    <w:rsid w:val="00762F94"/>
    <w:rsid w:val="0076355F"/>
    <w:rsid w:val="00763C35"/>
    <w:rsid w:val="00763E5F"/>
    <w:rsid w:val="00765035"/>
    <w:rsid w:val="007651E2"/>
    <w:rsid w:val="007667D1"/>
    <w:rsid w:val="00766DA4"/>
    <w:rsid w:val="00767D39"/>
    <w:rsid w:val="007700CA"/>
    <w:rsid w:val="00770451"/>
    <w:rsid w:val="00770A1F"/>
    <w:rsid w:val="0077132A"/>
    <w:rsid w:val="007721BD"/>
    <w:rsid w:val="0077250B"/>
    <w:rsid w:val="0077290F"/>
    <w:rsid w:val="00772ADD"/>
    <w:rsid w:val="007732CB"/>
    <w:rsid w:val="00773639"/>
    <w:rsid w:val="007738B3"/>
    <w:rsid w:val="00773A85"/>
    <w:rsid w:val="00773C1F"/>
    <w:rsid w:val="007745AE"/>
    <w:rsid w:val="0077497E"/>
    <w:rsid w:val="00774CF7"/>
    <w:rsid w:val="00775187"/>
    <w:rsid w:val="00775D7C"/>
    <w:rsid w:val="007762A5"/>
    <w:rsid w:val="00776CF0"/>
    <w:rsid w:val="00777656"/>
    <w:rsid w:val="00781148"/>
    <w:rsid w:val="007816F6"/>
    <w:rsid w:val="0078223F"/>
    <w:rsid w:val="00783313"/>
    <w:rsid w:val="00784521"/>
    <w:rsid w:val="0078472E"/>
    <w:rsid w:val="007853E0"/>
    <w:rsid w:val="007859E4"/>
    <w:rsid w:val="00786E65"/>
    <w:rsid w:val="00786F52"/>
    <w:rsid w:val="00787520"/>
    <w:rsid w:val="0079017C"/>
    <w:rsid w:val="00790B8A"/>
    <w:rsid w:val="00790F26"/>
    <w:rsid w:val="00790FC8"/>
    <w:rsid w:val="00791B6E"/>
    <w:rsid w:val="00793672"/>
    <w:rsid w:val="00793D50"/>
    <w:rsid w:val="00794312"/>
    <w:rsid w:val="00795232"/>
    <w:rsid w:val="00795DCC"/>
    <w:rsid w:val="007978A9"/>
    <w:rsid w:val="00797BCD"/>
    <w:rsid w:val="007A0E46"/>
    <w:rsid w:val="007A1456"/>
    <w:rsid w:val="007A1ADA"/>
    <w:rsid w:val="007A1DC7"/>
    <w:rsid w:val="007A1E8A"/>
    <w:rsid w:val="007A22EB"/>
    <w:rsid w:val="007A23B0"/>
    <w:rsid w:val="007A24B9"/>
    <w:rsid w:val="007A2E27"/>
    <w:rsid w:val="007A3029"/>
    <w:rsid w:val="007A3347"/>
    <w:rsid w:val="007A4735"/>
    <w:rsid w:val="007A47A6"/>
    <w:rsid w:val="007A5929"/>
    <w:rsid w:val="007A7AF8"/>
    <w:rsid w:val="007B088F"/>
    <w:rsid w:val="007B0A9A"/>
    <w:rsid w:val="007B178B"/>
    <w:rsid w:val="007B1CFA"/>
    <w:rsid w:val="007B2C0D"/>
    <w:rsid w:val="007B36AD"/>
    <w:rsid w:val="007B4424"/>
    <w:rsid w:val="007B4580"/>
    <w:rsid w:val="007B48D5"/>
    <w:rsid w:val="007B4FAB"/>
    <w:rsid w:val="007B5877"/>
    <w:rsid w:val="007B64D8"/>
    <w:rsid w:val="007B6A8B"/>
    <w:rsid w:val="007B724C"/>
    <w:rsid w:val="007B7584"/>
    <w:rsid w:val="007B79BD"/>
    <w:rsid w:val="007C008D"/>
    <w:rsid w:val="007C01CB"/>
    <w:rsid w:val="007C095A"/>
    <w:rsid w:val="007C2450"/>
    <w:rsid w:val="007C285D"/>
    <w:rsid w:val="007C2DE1"/>
    <w:rsid w:val="007C31A7"/>
    <w:rsid w:val="007C33DB"/>
    <w:rsid w:val="007C3566"/>
    <w:rsid w:val="007C4313"/>
    <w:rsid w:val="007C5A0C"/>
    <w:rsid w:val="007C6300"/>
    <w:rsid w:val="007C6451"/>
    <w:rsid w:val="007C6690"/>
    <w:rsid w:val="007C69DB"/>
    <w:rsid w:val="007C74CD"/>
    <w:rsid w:val="007C7903"/>
    <w:rsid w:val="007D00DB"/>
    <w:rsid w:val="007D1EF4"/>
    <w:rsid w:val="007D3BDC"/>
    <w:rsid w:val="007D741C"/>
    <w:rsid w:val="007E0537"/>
    <w:rsid w:val="007E06EF"/>
    <w:rsid w:val="007E0A1B"/>
    <w:rsid w:val="007E13D7"/>
    <w:rsid w:val="007E26CD"/>
    <w:rsid w:val="007E45C0"/>
    <w:rsid w:val="007E56FE"/>
    <w:rsid w:val="007E5DF5"/>
    <w:rsid w:val="007E685E"/>
    <w:rsid w:val="007E7055"/>
    <w:rsid w:val="007E7222"/>
    <w:rsid w:val="007F0DDD"/>
    <w:rsid w:val="007F0EC7"/>
    <w:rsid w:val="007F117D"/>
    <w:rsid w:val="007F1469"/>
    <w:rsid w:val="007F1943"/>
    <w:rsid w:val="007F20A4"/>
    <w:rsid w:val="007F2BC8"/>
    <w:rsid w:val="007F2FEF"/>
    <w:rsid w:val="007F3D78"/>
    <w:rsid w:val="007F4894"/>
    <w:rsid w:val="007F50E0"/>
    <w:rsid w:val="007F53EA"/>
    <w:rsid w:val="007F639E"/>
    <w:rsid w:val="00802BE4"/>
    <w:rsid w:val="00802CB7"/>
    <w:rsid w:val="00803A9A"/>
    <w:rsid w:val="00804EDB"/>
    <w:rsid w:val="00806D21"/>
    <w:rsid w:val="00810046"/>
    <w:rsid w:val="00810165"/>
    <w:rsid w:val="008102C7"/>
    <w:rsid w:val="008104D0"/>
    <w:rsid w:val="00810D9E"/>
    <w:rsid w:val="0081241F"/>
    <w:rsid w:val="00812BDD"/>
    <w:rsid w:val="00812DAB"/>
    <w:rsid w:val="00813C64"/>
    <w:rsid w:val="00814187"/>
    <w:rsid w:val="00815688"/>
    <w:rsid w:val="008169B8"/>
    <w:rsid w:val="008210B4"/>
    <w:rsid w:val="00821324"/>
    <w:rsid w:val="008220DD"/>
    <w:rsid w:val="00822CE5"/>
    <w:rsid w:val="00823140"/>
    <w:rsid w:val="008236C4"/>
    <w:rsid w:val="00825A1B"/>
    <w:rsid w:val="00825C89"/>
    <w:rsid w:val="00826BA3"/>
    <w:rsid w:val="00826CD3"/>
    <w:rsid w:val="00827A42"/>
    <w:rsid w:val="00830E5F"/>
    <w:rsid w:val="008319AA"/>
    <w:rsid w:val="008325D4"/>
    <w:rsid w:val="00832FB8"/>
    <w:rsid w:val="00833001"/>
    <w:rsid w:val="00833CDD"/>
    <w:rsid w:val="0083521D"/>
    <w:rsid w:val="0083583F"/>
    <w:rsid w:val="008364A5"/>
    <w:rsid w:val="00836599"/>
    <w:rsid w:val="0083695F"/>
    <w:rsid w:val="008369E3"/>
    <w:rsid w:val="00836A6E"/>
    <w:rsid w:val="00837766"/>
    <w:rsid w:val="00840096"/>
    <w:rsid w:val="00840387"/>
    <w:rsid w:val="008405B0"/>
    <w:rsid w:val="008407EC"/>
    <w:rsid w:val="008425D6"/>
    <w:rsid w:val="00843B00"/>
    <w:rsid w:val="008440A6"/>
    <w:rsid w:val="00844A64"/>
    <w:rsid w:val="00845C65"/>
    <w:rsid w:val="00846C55"/>
    <w:rsid w:val="00846E7F"/>
    <w:rsid w:val="00850D34"/>
    <w:rsid w:val="00850D39"/>
    <w:rsid w:val="0085104F"/>
    <w:rsid w:val="00852912"/>
    <w:rsid w:val="00852BB4"/>
    <w:rsid w:val="0085499D"/>
    <w:rsid w:val="00855D48"/>
    <w:rsid w:val="00857564"/>
    <w:rsid w:val="0085757C"/>
    <w:rsid w:val="00857E57"/>
    <w:rsid w:val="00857E68"/>
    <w:rsid w:val="008601D8"/>
    <w:rsid w:val="00860AA5"/>
    <w:rsid w:val="0086160C"/>
    <w:rsid w:val="00861675"/>
    <w:rsid w:val="00861C8B"/>
    <w:rsid w:val="00861DBF"/>
    <w:rsid w:val="00861DE5"/>
    <w:rsid w:val="00861F9E"/>
    <w:rsid w:val="00862374"/>
    <w:rsid w:val="00862C11"/>
    <w:rsid w:val="00862E90"/>
    <w:rsid w:val="00864313"/>
    <w:rsid w:val="0086479B"/>
    <w:rsid w:val="00864BD7"/>
    <w:rsid w:val="0086598A"/>
    <w:rsid w:val="00865F15"/>
    <w:rsid w:val="00870521"/>
    <w:rsid w:val="008708D2"/>
    <w:rsid w:val="00870C28"/>
    <w:rsid w:val="00870CB5"/>
    <w:rsid w:val="00872A52"/>
    <w:rsid w:val="00873C31"/>
    <w:rsid w:val="00874838"/>
    <w:rsid w:val="008754F5"/>
    <w:rsid w:val="00875AAD"/>
    <w:rsid w:val="00877F12"/>
    <w:rsid w:val="00880340"/>
    <w:rsid w:val="00880A8F"/>
    <w:rsid w:val="0088146B"/>
    <w:rsid w:val="00882568"/>
    <w:rsid w:val="0088299F"/>
    <w:rsid w:val="00882AFA"/>
    <w:rsid w:val="00882EBC"/>
    <w:rsid w:val="0088313B"/>
    <w:rsid w:val="00883466"/>
    <w:rsid w:val="00883EAB"/>
    <w:rsid w:val="0088409D"/>
    <w:rsid w:val="008847D6"/>
    <w:rsid w:val="00884FC2"/>
    <w:rsid w:val="00885931"/>
    <w:rsid w:val="00886D37"/>
    <w:rsid w:val="00887963"/>
    <w:rsid w:val="00890CB5"/>
    <w:rsid w:val="0089392A"/>
    <w:rsid w:val="0089397F"/>
    <w:rsid w:val="00893AA7"/>
    <w:rsid w:val="00893D90"/>
    <w:rsid w:val="00893DE7"/>
    <w:rsid w:val="0089488A"/>
    <w:rsid w:val="00895B38"/>
    <w:rsid w:val="008974C0"/>
    <w:rsid w:val="0089751F"/>
    <w:rsid w:val="008A060A"/>
    <w:rsid w:val="008A08A1"/>
    <w:rsid w:val="008A08FC"/>
    <w:rsid w:val="008A1225"/>
    <w:rsid w:val="008A183B"/>
    <w:rsid w:val="008A1C47"/>
    <w:rsid w:val="008A2317"/>
    <w:rsid w:val="008A2730"/>
    <w:rsid w:val="008A27F5"/>
    <w:rsid w:val="008A3C2F"/>
    <w:rsid w:val="008A4318"/>
    <w:rsid w:val="008A452E"/>
    <w:rsid w:val="008A462A"/>
    <w:rsid w:val="008A4A75"/>
    <w:rsid w:val="008A4F71"/>
    <w:rsid w:val="008A6339"/>
    <w:rsid w:val="008A69BE"/>
    <w:rsid w:val="008A78A4"/>
    <w:rsid w:val="008A7907"/>
    <w:rsid w:val="008B0095"/>
    <w:rsid w:val="008B05A1"/>
    <w:rsid w:val="008B1FC3"/>
    <w:rsid w:val="008B2739"/>
    <w:rsid w:val="008B278D"/>
    <w:rsid w:val="008B2F25"/>
    <w:rsid w:val="008B3CDF"/>
    <w:rsid w:val="008B3CE4"/>
    <w:rsid w:val="008B499A"/>
    <w:rsid w:val="008B502A"/>
    <w:rsid w:val="008B5D61"/>
    <w:rsid w:val="008B630C"/>
    <w:rsid w:val="008B6B78"/>
    <w:rsid w:val="008B6D17"/>
    <w:rsid w:val="008B6D48"/>
    <w:rsid w:val="008B6DA4"/>
    <w:rsid w:val="008B710E"/>
    <w:rsid w:val="008B7789"/>
    <w:rsid w:val="008C0451"/>
    <w:rsid w:val="008C0D6C"/>
    <w:rsid w:val="008C0E20"/>
    <w:rsid w:val="008C152A"/>
    <w:rsid w:val="008C1DD3"/>
    <w:rsid w:val="008C24EC"/>
    <w:rsid w:val="008C3133"/>
    <w:rsid w:val="008C333B"/>
    <w:rsid w:val="008C42B0"/>
    <w:rsid w:val="008C5AF6"/>
    <w:rsid w:val="008C6B80"/>
    <w:rsid w:val="008C7159"/>
    <w:rsid w:val="008C78A4"/>
    <w:rsid w:val="008D1339"/>
    <w:rsid w:val="008D151E"/>
    <w:rsid w:val="008D2002"/>
    <w:rsid w:val="008D25E6"/>
    <w:rsid w:val="008D2E51"/>
    <w:rsid w:val="008D2F80"/>
    <w:rsid w:val="008D307E"/>
    <w:rsid w:val="008D4ABB"/>
    <w:rsid w:val="008D51EB"/>
    <w:rsid w:val="008D63E0"/>
    <w:rsid w:val="008D6486"/>
    <w:rsid w:val="008D6A02"/>
    <w:rsid w:val="008D6BE9"/>
    <w:rsid w:val="008E0D28"/>
    <w:rsid w:val="008E1348"/>
    <w:rsid w:val="008E150B"/>
    <w:rsid w:val="008E150F"/>
    <w:rsid w:val="008E217E"/>
    <w:rsid w:val="008E3783"/>
    <w:rsid w:val="008E37FA"/>
    <w:rsid w:val="008E39AC"/>
    <w:rsid w:val="008E412B"/>
    <w:rsid w:val="008E462D"/>
    <w:rsid w:val="008E4DEF"/>
    <w:rsid w:val="008E52AA"/>
    <w:rsid w:val="008E7388"/>
    <w:rsid w:val="008E7CE8"/>
    <w:rsid w:val="008F09CF"/>
    <w:rsid w:val="008F2740"/>
    <w:rsid w:val="008F3DB2"/>
    <w:rsid w:val="008F46F7"/>
    <w:rsid w:val="008F4723"/>
    <w:rsid w:val="008F4985"/>
    <w:rsid w:val="008F4D8B"/>
    <w:rsid w:val="008F59A0"/>
    <w:rsid w:val="008F6AAB"/>
    <w:rsid w:val="0090028C"/>
    <w:rsid w:val="00902250"/>
    <w:rsid w:val="009031F6"/>
    <w:rsid w:val="00903419"/>
    <w:rsid w:val="009041CD"/>
    <w:rsid w:val="00904418"/>
    <w:rsid w:val="009044B0"/>
    <w:rsid w:val="00904AB4"/>
    <w:rsid w:val="00904BD9"/>
    <w:rsid w:val="00904D3D"/>
    <w:rsid w:val="00905F54"/>
    <w:rsid w:val="009068C4"/>
    <w:rsid w:val="0091045D"/>
    <w:rsid w:val="009107E7"/>
    <w:rsid w:val="00910A06"/>
    <w:rsid w:val="00910EEF"/>
    <w:rsid w:val="00910F49"/>
    <w:rsid w:val="009118D0"/>
    <w:rsid w:val="0091198D"/>
    <w:rsid w:val="009120FA"/>
    <w:rsid w:val="00912673"/>
    <w:rsid w:val="00913872"/>
    <w:rsid w:val="00913E0C"/>
    <w:rsid w:val="00914D18"/>
    <w:rsid w:val="00915B6D"/>
    <w:rsid w:val="00920A1A"/>
    <w:rsid w:val="00920D86"/>
    <w:rsid w:val="00921AF4"/>
    <w:rsid w:val="0092291B"/>
    <w:rsid w:val="00922F85"/>
    <w:rsid w:val="0092491C"/>
    <w:rsid w:val="009251B5"/>
    <w:rsid w:val="009254B9"/>
    <w:rsid w:val="0092674D"/>
    <w:rsid w:val="00926C3B"/>
    <w:rsid w:val="00927051"/>
    <w:rsid w:val="009273CC"/>
    <w:rsid w:val="00927D72"/>
    <w:rsid w:val="009301A2"/>
    <w:rsid w:val="009320F5"/>
    <w:rsid w:val="00933A6D"/>
    <w:rsid w:val="009344A5"/>
    <w:rsid w:val="00934E1E"/>
    <w:rsid w:val="009352C7"/>
    <w:rsid w:val="00936645"/>
    <w:rsid w:val="009372B3"/>
    <w:rsid w:val="0094183B"/>
    <w:rsid w:val="0094220C"/>
    <w:rsid w:val="00942231"/>
    <w:rsid w:val="0094267E"/>
    <w:rsid w:val="0094602C"/>
    <w:rsid w:val="009467EF"/>
    <w:rsid w:val="00946AEA"/>
    <w:rsid w:val="0095110D"/>
    <w:rsid w:val="0095114C"/>
    <w:rsid w:val="009515A7"/>
    <w:rsid w:val="00951625"/>
    <w:rsid w:val="00953BCA"/>
    <w:rsid w:val="0095416E"/>
    <w:rsid w:val="009562A3"/>
    <w:rsid w:val="00956688"/>
    <w:rsid w:val="00957E5E"/>
    <w:rsid w:val="0096004E"/>
    <w:rsid w:val="00960B17"/>
    <w:rsid w:val="00960E8A"/>
    <w:rsid w:val="00960EBC"/>
    <w:rsid w:val="00960F8C"/>
    <w:rsid w:val="00961FEC"/>
    <w:rsid w:val="009636E8"/>
    <w:rsid w:val="009638F9"/>
    <w:rsid w:val="0096416A"/>
    <w:rsid w:val="009646FA"/>
    <w:rsid w:val="00964964"/>
    <w:rsid w:val="00964B68"/>
    <w:rsid w:val="009650C3"/>
    <w:rsid w:val="0096715B"/>
    <w:rsid w:val="00967516"/>
    <w:rsid w:val="00967E6A"/>
    <w:rsid w:val="00970456"/>
    <w:rsid w:val="009708F4"/>
    <w:rsid w:val="00971AAE"/>
    <w:rsid w:val="00972FFD"/>
    <w:rsid w:val="009746D2"/>
    <w:rsid w:val="0097484E"/>
    <w:rsid w:val="0097513A"/>
    <w:rsid w:val="0097560B"/>
    <w:rsid w:val="00975958"/>
    <w:rsid w:val="00975C2D"/>
    <w:rsid w:val="00975C72"/>
    <w:rsid w:val="00976199"/>
    <w:rsid w:val="00976467"/>
    <w:rsid w:val="009777A7"/>
    <w:rsid w:val="00977B7E"/>
    <w:rsid w:val="00980ACA"/>
    <w:rsid w:val="00980E35"/>
    <w:rsid w:val="00981171"/>
    <w:rsid w:val="009812FA"/>
    <w:rsid w:val="00981727"/>
    <w:rsid w:val="009817E5"/>
    <w:rsid w:val="009818E2"/>
    <w:rsid w:val="00983C50"/>
    <w:rsid w:val="009850BD"/>
    <w:rsid w:val="0098579E"/>
    <w:rsid w:val="00986EB9"/>
    <w:rsid w:val="00987C4E"/>
    <w:rsid w:val="0099037F"/>
    <w:rsid w:val="009905BE"/>
    <w:rsid w:val="009905DA"/>
    <w:rsid w:val="00990F75"/>
    <w:rsid w:val="0099112C"/>
    <w:rsid w:val="00991CA6"/>
    <w:rsid w:val="00991D5D"/>
    <w:rsid w:val="00991F1D"/>
    <w:rsid w:val="00992939"/>
    <w:rsid w:val="00992DC7"/>
    <w:rsid w:val="00993906"/>
    <w:rsid w:val="009945FB"/>
    <w:rsid w:val="00994CE9"/>
    <w:rsid w:val="0099636D"/>
    <w:rsid w:val="0099714E"/>
    <w:rsid w:val="0099778E"/>
    <w:rsid w:val="009979DE"/>
    <w:rsid w:val="00997BB2"/>
    <w:rsid w:val="009A00E5"/>
    <w:rsid w:val="009A0409"/>
    <w:rsid w:val="009A05F5"/>
    <w:rsid w:val="009A0DE9"/>
    <w:rsid w:val="009A1162"/>
    <w:rsid w:val="009A1390"/>
    <w:rsid w:val="009A324F"/>
    <w:rsid w:val="009A5427"/>
    <w:rsid w:val="009A545D"/>
    <w:rsid w:val="009A7042"/>
    <w:rsid w:val="009B042C"/>
    <w:rsid w:val="009B0661"/>
    <w:rsid w:val="009B17DB"/>
    <w:rsid w:val="009B2496"/>
    <w:rsid w:val="009B3ADE"/>
    <w:rsid w:val="009B3BF6"/>
    <w:rsid w:val="009B46E4"/>
    <w:rsid w:val="009B5DF3"/>
    <w:rsid w:val="009B6662"/>
    <w:rsid w:val="009B7DB2"/>
    <w:rsid w:val="009C0198"/>
    <w:rsid w:val="009C02C4"/>
    <w:rsid w:val="009C0F82"/>
    <w:rsid w:val="009C1C1D"/>
    <w:rsid w:val="009C2D8A"/>
    <w:rsid w:val="009C3839"/>
    <w:rsid w:val="009C3B24"/>
    <w:rsid w:val="009C407D"/>
    <w:rsid w:val="009C517C"/>
    <w:rsid w:val="009C58CB"/>
    <w:rsid w:val="009C7BF4"/>
    <w:rsid w:val="009D20D9"/>
    <w:rsid w:val="009D2B03"/>
    <w:rsid w:val="009D35F6"/>
    <w:rsid w:val="009D4C13"/>
    <w:rsid w:val="009D66B9"/>
    <w:rsid w:val="009D6C74"/>
    <w:rsid w:val="009D6FD3"/>
    <w:rsid w:val="009D7718"/>
    <w:rsid w:val="009E01C8"/>
    <w:rsid w:val="009E0E24"/>
    <w:rsid w:val="009E13FF"/>
    <w:rsid w:val="009E18C6"/>
    <w:rsid w:val="009E1B09"/>
    <w:rsid w:val="009E1E15"/>
    <w:rsid w:val="009E249A"/>
    <w:rsid w:val="009E3ED9"/>
    <w:rsid w:val="009E5460"/>
    <w:rsid w:val="009E5661"/>
    <w:rsid w:val="009E6441"/>
    <w:rsid w:val="009E6931"/>
    <w:rsid w:val="009E6D19"/>
    <w:rsid w:val="009E6E0E"/>
    <w:rsid w:val="009F0C60"/>
    <w:rsid w:val="009F0F76"/>
    <w:rsid w:val="009F2169"/>
    <w:rsid w:val="009F2526"/>
    <w:rsid w:val="009F2960"/>
    <w:rsid w:val="009F328A"/>
    <w:rsid w:val="009F337D"/>
    <w:rsid w:val="009F417D"/>
    <w:rsid w:val="009F46FE"/>
    <w:rsid w:val="009F48B8"/>
    <w:rsid w:val="009F4AE7"/>
    <w:rsid w:val="009F4EA8"/>
    <w:rsid w:val="009F5093"/>
    <w:rsid w:val="009F5321"/>
    <w:rsid w:val="009F54B5"/>
    <w:rsid w:val="009F5F43"/>
    <w:rsid w:val="009F65A0"/>
    <w:rsid w:val="00A00F23"/>
    <w:rsid w:val="00A01FA3"/>
    <w:rsid w:val="00A02474"/>
    <w:rsid w:val="00A0260A"/>
    <w:rsid w:val="00A02D4C"/>
    <w:rsid w:val="00A03509"/>
    <w:rsid w:val="00A0368B"/>
    <w:rsid w:val="00A0371A"/>
    <w:rsid w:val="00A03C57"/>
    <w:rsid w:val="00A041F4"/>
    <w:rsid w:val="00A04A85"/>
    <w:rsid w:val="00A05197"/>
    <w:rsid w:val="00A1008A"/>
    <w:rsid w:val="00A10437"/>
    <w:rsid w:val="00A10719"/>
    <w:rsid w:val="00A10AF1"/>
    <w:rsid w:val="00A10C70"/>
    <w:rsid w:val="00A1349C"/>
    <w:rsid w:val="00A13705"/>
    <w:rsid w:val="00A14B23"/>
    <w:rsid w:val="00A157D8"/>
    <w:rsid w:val="00A173D2"/>
    <w:rsid w:val="00A17840"/>
    <w:rsid w:val="00A202F8"/>
    <w:rsid w:val="00A2045E"/>
    <w:rsid w:val="00A21563"/>
    <w:rsid w:val="00A22A6E"/>
    <w:rsid w:val="00A23883"/>
    <w:rsid w:val="00A239E3"/>
    <w:rsid w:val="00A240CA"/>
    <w:rsid w:val="00A2580A"/>
    <w:rsid w:val="00A272C7"/>
    <w:rsid w:val="00A27725"/>
    <w:rsid w:val="00A30175"/>
    <w:rsid w:val="00A301DD"/>
    <w:rsid w:val="00A303FA"/>
    <w:rsid w:val="00A30417"/>
    <w:rsid w:val="00A30427"/>
    <w:rsid w:val="00A30DBC"/>
    <w:rsid w:val="00A30EE1"/>
    <w:rsid w:val="00A31593"/>
    <w:rsid w:val="00A31FEC"/>
    <w:rsid w:val="00A320C3"/>
    <w:rsid w:val="00A32AD6"/>
    <w:rsid w:val="00A3469F"/>
    <w:rsid w:val="00A34A60"/>
    <w:rsid w:val="00A34E19"/>
    <w:rsid w:val="00A35604"/>
    <w:rsid w:val="00A3598F"/>
    <w:rsid w:val="00A35B46"/>
    <w:rsid w:val="00A35B77"/>
    <w:rsid w:val="00A36CF4"/>
    <w:rsid w:val="00A376D2"/>
    <w:rsid w:val="00A37731"/>
    <w:rsid w:val="00A41120"/>
    <w:rsid w:val="00A42087"/>
    <w:rsid w:val="00A420D0"/>
    <w:rsid w:val="00A44EB1"/>
    <w:rsid w:val="00A45597"/>
    <w:rsid w:val="00A45D1E"/>
    <w:rsid w:val="00A504AC"/>
    <w:rsid w:val="00A508B7"/>
    <w:rsid w:val="00A508ED"/>
    <w:rsid w:val="00A54093"/>
    <w:rsid w:val="00A545F1"/>
    <w:rsid w:val="00A54F92"/>
    <w:rsid w:val="00A5626C"/>
    <w:rsid w:val="00A5641F"/>
    <w:rsid w:val="00A5680A"/>
    <w:rsid w:val="00A60144"/>
    <w:rsid w:val="00A60485"/>
    <w:rsid w:val="00A61835"/>
    <w:rsid w:val="00A62AF3"/>
    <w:rsid w:val="00A63072"/>
    <w:rsid w:val="00A63210"/>
    <w:rsid w:val="00A64ECC"/>
    <w:rsid w:val="00A65482"/>
    <w:rsid w:val="00A65B3E"/>
    <w:rsid w:val="00A666E4"/>
    <w:rsid w:val="00A674D3"/>
    <w:rsid w:val="00A67BDE"/>
    <w:rsid w:val="00A707DB"/>
    <w:rsid w:val="00A70E63"/>
    <w:rsid w:val="00A70EB2"/>
    <w:rsid w:val="00A716A7"/>
    <w:rsid w:val="00A71C0D"/>
    <w:rsid w:val="00A7248F"/>
    <w:rsid w:val="00A73A29"/>
    <w:rsid w:val="00A741A3"/>
    <w:rsid w:val="00A74C8B"/>
    <w:rsid w:val="00A74E3A"/>
    <w:rsid w:val="00A7546E"/>
    <w:rsid w:val="00A75FFC"/>
    <w:rsid w:val="00A7748A"/>
    <w:rsid w:val="00A77578"/>
    <w:rsid w:val="00A77729"/>
    <w:rsid w:val="00A77FB4"/>
    <w:rsid w:val="00A8064E"/>
    <w:rsid w:val="00A809B4"/>
    <w:rsid w:val="00A811AB"/>
    <w:rsid w:val="00A8122E"/>
    <w:rsid w:val="00A82EE4"/>
    <w:rsid w:val="00A82F31"/>
    <w:rsid w:val="00A85156"/>
    <w:rsid w:val="00A85EAF"/>
    <w:rsid w:val="00A86328"/>
    <w:rsid w:val="00A863E0"/>
    <w:rsid w:val="00A86415"/>
    <w:rsid w:val="00A86611"/>
    <w:rsid w:val="00A87D26"/>
    <w:rsid w:val="00A87D3B"/>
    <w:rsid w:val="00A906FD"/>
    <w:rsid w:val="00A910A5"/>
    <w:rsid w:val="00A9132F"/>
    <w:rsid w:val="00A92559"/>
    <w:rsid w:val="00A92867"/>
    <w:rsid w:val="00A938EE"/>
    <w:rsid w:val="00A93900"/>
    <w:rsid w:val="00A95C20"/>
    <w:rsid w:val="00A96A19"/>
    <w:rsid w:val="00A9762C"/>
    <w:rsid w:val="00A97985"/>
    <w:rsid w:val="00A97B30"/>
    <w:rsid w:val="00A97FF0"/>
    <w:rsid w:val="00AA00D7"/>
    <w:rsid w:val="00AA1610"/>
    <w:rsid w:val="00AA1846"/>
    <w:rsid w:val="00AA193E"/>
    <w:rsid w:val="00AA2378"/>
    <w:rsid w:val="00AA2D8D"/>
    <w:rsid w:val="00AA4E70"/>
    <w:rsid w:val="00AA553B"/>
    <w:rsid w:val="00AA55B0"/>
    <w:rsid w:val="00AA5904"/>
    <w:rsid w:val="00AA5A47"/>
    <w:rsid w:val="00AA5C21"/>
    <w:rsid w:val="00AA62FC"/>
    <w:rsid w:val="00AA687B"/>
    <w:rsid w:val="00AA6964"/>
    <w:rsid w:val="00AA6DC8"/>
    <w:rsid w:val="00AA716F"/>
    <w:rsid w:val="00AA7B56"/>
    <w:rsid w:val="00AB14E4"/>
    <w:rsid w:val="00AB2DD1"/>
    <w:rsid w:val="00AB2FEA"/>
    <w:rsid w:val="00AB39CC"/>
    <w:rsid w:val="00AB40B7"/>
    <w:rsid w:val="00AB4248"/>
    <w:rsid w:val="00AB4447"/>
    <w:rsid w:val="00AB4AB6"/>
    <w:rsid w:val="00AB5102"/>
    <w:rsid w:val="00AB5F08"/>
    <w:rsid w:val="00AB6710"/>
    <w:rsid w:val="00AB6D72"/>
    <w:rsid w:val="00AB73BC"/>
    <w:rsid w:val="00AB7448"/>
    <w:rsid w:val="00AB76B5"/>
    <w:rsid w:val="00AB7945"/>
    <w:rsid w:val="00AB7B24"/>
    <w:rsid w:val="00AB7D10"/>
    <w:rsid w:val="00AC04BA"/>
    <w:rsid w:val="00AC09C9"/>
    <w:rsid w:val="00AC1722"/>
    <w:rsid w:val="00AC36E2"/>
    <w:rsid w:val="00AC577C"/>
    <w:rsid w:val="00AC7049"/>
    <w:rsid w:val="00AD0BBB"/>
    <w:rsid w:val="00AD0D73"/>
    <w:rsid w:val="00AD1143"/>
    <w:rsid w:val="00AD1E9A"/>
    <w:rsid w:val="00AD38F2"/>
    <w:rsid w:val="00AD39FE"/>
    <w:rsid w:val="00AD5D1E"/>
    <w:rsid w:val="00AD6739"/>
    <w:rsid w:val="00AD7C9E"/>
    <w:rsid w:val="00AE04D2"/>
    <w:rsid w:val="00AE0EE6"/>
    <w:rsid w:val="00AE1B1C"/>
    <w:rsid w:val="00AE1B1E"/>
    <w:rsid w:val="00AE228E"/>
    <w:rsid w:val="00AE29C6"/>
    <w:rsid w:val="00AE2CAF"/>
    <w:rsid w:val="00AE49FC"/>
    <w:rsid w:val="00AE5416"/>
    <w:rsid w:val="00AE5E08"/>
    <w:rsid w:val="00AE5F8B"/>
    <w:rsid w:val="00AE6654"/>
    <w:rsid w:val="00AE6DD7"/>
    <w:rsid w:val="00AF0D0D"/>
    <w:rsid w:val="00AF0F58"/>
    <w:rsid w:val="00AF1C54"/>
    <w:rsid w:val="00AF1C8E"/>
    <w:rsid w:val="00AF20E6"/>
    <w:rsid w:val="00AF3E5E"/>
    <w:rsid w:val="00AF503E"/>
    <w:rsid w:val="00AF53C6"/>
    <w:rsid w:val="00AF6419"/>
    <w:rsid w:val="00AF706D"/>
    <w:rsid w:val="00AF74CB"/>
    <w:rsid w:val="00AF7A84"/>
    <w:rsid w:val="00B00135"/>
    <w:rsid w:val="00B022E4"/>
    <w:rsid w:val="00B02DF0"/>
    <w:rsid w:val="00B038B1"/>
    <w:rsid w:val="00B03A9C"/>
    <w:rsid w:val="00B03D7A"/>
    <w:rsid w:val="00B03EE3"/>
    <w:rsid w:val="00B0461A"/>
    <w:rsid w:val="00B04C4B"/>
    <w:rsid w:val="00B05792"/>
    <w:rsid w:val="00B0622F"/>
    <w:rsid w:val="00B06E6D"/>
    <w:rsid w:val="00B07423"/>
    <w:rsid w:val="00B07CF7"/>
    <w:rsid w:val="00B1027D"/>
    <w:rsid w:val="00B10F47"/>
    <w:rsid w:val="00B112E8"/>
    <w:rsid w:val="00B1219C"/>
    <w:rsid w:val="00B122AE"/>
    <w:rsid w:val="00B1237A"/>
    <w:rsid w:val="00B12738"/>
    <w:rsid w:val="00B13707"/>
    <w:rsid w:val="00B138A0"/>
    <w:rsid w:val="00B13C57"/>
    <w:rsid w:val="00B14108"/>
    <w:rsid w:val="00B1419B"/>
    <w:rsid w:val="00B1429E"/>
    <w:rsid w:val="00B14484"/>
    <w:rsid w:val="00B14D02"/>
    <w:rsid w:val="00B16209"/>
    <w:rsid w:val="00B16AE0"/>
    <w:rsid w:val="00B20A68"/>
    <w:rsid w:val="00B213BD"/>
    <w:rsid w:val="00B2179C"/>
    <w:rsid w:val="00B221CE"/>
    <w:rsid w:val="00B22948"/>
    <w:rsid w:val="00B22D66"/>
    <w:rsid w:val="00B23102"/>
    <w:rsid w:val="00B2342F"/>
    <w:rsid w:val="00B2355E"/>
    <w:rsid w:val="00B24FBC"/>
    <w:rsid w:val="00B25E73"/>
    <w:rsid w:val="00B26C20"/>
    <w:rsid w:val="00B27E50"/>
    <w:rsid w:val="00B27FC9"/>
    <w:rsid w:val="00B3001E"/>
    <w:rsid w:val="00B30609"/>
    <w:rsid w:val="00B30A3D"/>
    <w:rsid w:val="00B32858"/>
    <w:rsid w:val="00B32A6D"/>
    <w:rsid w:val="00B332C7"/>
    <w:rsid w:val="00B3363E"/>
    <w:rsid w:val="00B33EA7"/>
    <w:rsid w:val="00B3436F"/>
    <w:rsid w:val="00B3789C"/>
    <w:rsid w:val="00B41BA5"/>
    <w:rsid w:val="00B442FF"/>
    <w:rsid w:val="00B443A4"/>
    <w:rsid w:val="00B454B7"/>
    <w:rsid w:val="00B4572E"/>
    <w:rsid w:val="00B45B53"/>
    <w:rsid w:val="00B45BD5"/>
    <w:rsid w:val="00B4650D"/>
    <w:rsid w:val="00B47118"/>
    <w:rsid w:val="00B47556"/>
    <w:rsid w:val="00B47D5B"/>
    <w:rsid w:val="00B5087F"/>
    <w:rsid w:val="00B51807"/>
    <w:rsid w:val="00B51B07"/>
    <w:rsid w:val="00B51F01"/>
    <w:rsid w:val="00B52474"/>
    <w:rsid w:val="00B529F8"/>
    <w:rsid w:val="00B52CBF"/>
    <w:rsid w:val="00B52E31"/>
    <w:rsid w:val="00B535ED"/>
    <w:rsid w:val="00B54C80"/>
    <w:rsid w:val="00B5591A"/>
    <w:rsid w:val="00B55D4A"/>
    <w:rsid w:val="00B5619B"/>
    <w:rsid w:val="00B561B4"/>
    <w:rsid w:val="00B569BC"/>
    <w:rsid w:val="00B57A7A"/>
    <w:rsid w:val="00B6194B"/>
    <w:rsid w:val="00B6217C"/>
    <w:rsid w:val="00B631A2"/>
    <w:rsid w:val="00B63758"/>
    <w:rsid w:val="00B63EAC"/>
    <w:rsid w:val="00B63EDD"/>
    <w:rsid w:val="00B66EB5"/>
    <w:rsid w:val="00B67467"/>
    <w:rsid w:val="00B70B01"/>
    <w:rsid w:val="00B71318"/>
    <w:rsid w:val="00B72313"/>
    <w:rsid w:val="00B73155"/>
    <w:rsid w:val="00B74222"/>
    <w:rsid w:val="00B742FA"/>
    <w:rsid w:val="00B74C63"/>
    <w:rsid w:val="00B7516B"/>
    <w:rsid w:val="00B755C6"/>
    <w:rsid w:val="00B75EEE"/>
    <w:rsid w:val="00B76527"/>
    <w:rsid w:val="00B76B92"/>
    <w:rsid w:val="00B76BC3"/>
    <w:rsid w:val="00B77616"/>
    <w:rsid w:val="00B80900"/>
    <w:rsid w:val="00B80EFF"/>
    <w:rsid w:val="00B81348"/>
    <w:rsid w:val="00B81574"/>
    <w:rsid w:val="00B81CD7"/>
    <w:rsid w:val="00B81D0F"/>
    <w:rsid w:val="00B824C9"/>
    <w:rsid w:val="00B82F16"/>
    <w:rsid w:val="00B82F7D"/>
    <w:rsid w:val="00B83373"/>
    <w:rsid w:val="00B837E3"/>
    <w:rsid w:val="00B8394A"/>
    <w:rsid w:val="00B84B75"/>
    <w:rsid w:val="00B84CFC"/>
    <w:rsid w:val="00B86047"/>
    <w:rsid w:val="00B870B6"/>
    <w:rsid w:val="00B871A2"/>
    <w:rsid w:val="00B87C1A"/>
    <w:rsid w:val="00B908B8"/>
    <w:rsid w:val="00B90BA3"/>
    <w:rsid w:val="00B91BF2"/>
    <w:rsid w:val="00B92EAA"/>
    <w:rsid w:val="00B92FC9"/>
    <w:rsid w:val="00B93050"/>
    <w:rsid w:val="00B93563"/>
    <w:rsid w:val="00B93AB8"/>
    <w:rsid w:val="00B94611"/>
    <w:rsid w:val="00B94DAF"/>
    <w:rsid w:val="00B95273"/>
    <w:rsid w:val="00B9562E"/>
    <w:rsid w:val="00B95F1F"/>
    <w:rsid w:val="00B96379"/>
    <w:rsid w:val="00B96CD6"/>
    <w:rsid w:val="00B970A8"/>
    <w:rsid w:val="00B978F0"/>
    <w:rsid w:val="00BA0DBD"/>
    <w:rsid w:val="00BA1A1B"/>
    <w:rsid w:val="00BA1DCA"/>
    <w:rsid w:val="00BA1FFC"/>
    <w:rsid w:val="00BA4D02"/>
    <w:rsid w:val="00BA4EE3"/>
    <w:rsid w:val="00BA5E5D"/>
    <w:rsid w:val="00BA718F"/>
    <w:rsid w:val="00BA74D1"/>
    <w:rsid w:val="00BB07C6"/>
    <w:rsid w:val="00BB0B39"/>
    <w:rsid w:val="00BB0C40"/>
    <w:rsid w:val="00BB1404"/>
    <w:rsid w:val="00BB1A4D"/>
    <w:rsid w:val="00BB1D17"/>
    <w:rsid w:val="00BB2007"/>
    <w:rsid w:val="00BB4C8B"/>
    <w:rsid w:val="00BB605E"/>
    <w:rsid w:val="00BB6203"/>
    <w:rsid w:val="00BB642E"/>
    <w:rsid w:val="00BB6493"/>
    <w:rsid w:val="00BB7994"/>
    <w:rsid w:val="00BB7EF8"/>
    <w:rsid w:val="00BB7F6E"/>
    <w:rsid w:val="00BC0608"/>
    <w:rsid w:val="00BC0E24"/>
    <w:rsid w:val="00BC1DB2"/>
    <w:rsid w:val="00BC1E56"/>
    <w:rsid w:val="00BC1E85"/>
    <w:rsid w:val="00BC32A3"/>
    <w:rsid w:val="00BC4806"/>
    <w:rsid w:val="00BC485B"/>
    <w:rsid w:val="00BC549A"/>
    <w:rsid w:val="00BC592C"/>
    <w:rsid w:val="00BC59C5"/>
    <w:rsid w:val="00BC59EE"/>
    <w:rsid w:val="00BC6DAC"/>
    <w:rsid w:val="00BC7CCC"/>
    <w:rsid w:val="00BD0957"/>
    <w:rsid w:val="00BD1600"/>
    <w:rsid w:val="00BD4D9C"/>
    <w:rsid w:val="00BD522F"/>
    <w:rsid w:val="00BD627D"/>
    <w:rsid w:val="00BD6490"/>
    <w:rsid w:val="00BD7659"/>
    <w:rsid w:val="00BD7D2A"/>
    <w:rsid w:val="00BE045B"/>
    <w:rsid w:val="00BE1139"/>
    <w:rsid w:val="00BE14CC"/>
    <w:rsid w:val="00BE21E0"/>
    <w:rsid w:val="00BE367D"/>
    <w:rsid w:val="00BE38B3"/>
    <w:rsid w:val="00BE3B33"/>
    <w:rsid w:val="00BE41F7"/>
    <w:rsid w:val="00BE422E"/>
    <w:rsid w:val="00BE4D12"/>
    <w:rsid w:val="00BE5273"/>
    <w:rsid w:val="00BE589C"/>
    <w:rsid w:val="00BE5EE5"/>
    <w:rsid w:val="00BE69C0"/>
    <w:rsid w:val="00BE738C"/>
    <w:rsid w:val="00BE7880"/>
    <w:rsid w:val="00BF04A4"/>
    <w:rsid w:val="00BF0FD0"/>
    <w:rsid w:val="00BF1825"/>
    <w:rsid w:val="00BF1A03"/>
    <w:rsid w:val="00BF22CE"/>
    <w:rsid w:val="00BF2883"/>
    <w:rsid w:val="00BF289A"/>
    <w:rsid w:val="00BF35EA"/>
    <w:rsid w:val="00C00720"/>
    <w:rsid w:val="00C0086A"/>
    <w:rsid w:val="00C0097A"/>
    <w:rsid w:val="00C00E09"/>
    <w:rsid w:val="00C01B30"/>
    <w:rsid w:val="00C02E11"/>
    <w:rsid w:val="00C02E1B"/>
    <w:rsid w:val="00C02F50"/>
    <w:rsid w:val="00C03B7F"/>
    <w:rsid w:val="00C03F10"/>
    <w:rsid w:val="00C0410F"/>
    <w:rsid w:val="00C04B99"/>
    <w:rsid w:val="00C05CFB"/>
    <w:rsid w:val="00C05D92"/>
    <w:rsid w:val="00C128E5"/>
    <w:rsid w:val="00C12B21"/>
    <w:rsid w:val="00C1502E"/>
    <w:rsid w:val="00C154AC"/>
    <w:rsid w:val="00C160F6"/>
    <w:rsid w:val="00C17016"/>
    <w:rsid w:val="00C203DD"/>
    <w:rsid w:val="00C20D20"/>
    <w:rsid w:val="00C22FF5"/>
    <w:rsid w:val="00C2397C"/>
    <w:rsid w:val="00C23ABD"/>
    <w:rsid w:val="00C24137"/>
    <w:rsid w:val="00C24AB3"/>
    <w:rsid w:val="00C25BA1"/>
    <w:rsid w:val="00C25E56"/>
    <w:rsid w:val="00C264A3"/>
    <w:rsid w:val="00C26505"/>
    <w:rsid w:val="00C26D86"/>
    <w:rsid w:val="00C26FE3"/>
    <w:rsid w:val="00C27193"/>
    <w:rsid w:val="00C30688"/>
    <w:rsid w:val="00C30D08"/>
    <w:rsid w:val="00C32599"/>
    <w:rsid w:val="00C32982"/>
    <w:rsid w:val="00C33569"/>
    <w:rsid w:val="00C349BA"/>
    <w:rsid w:val="00C356D5"/>
    <w:rsid w:val="00C35882"/>
    <w:rsid w:val="00C3643A"/>
    <w:rsid w:val="00C36ED0"/>
    <w:rsid w:val="00C37EEE"/>
    <w:rsid w:val="00C40C59"/>
    <w:rsid w:val="00C4168C"/>
    <w:rsid w:val="00C42238"/>
    <w:rsid w:val="00C4275A"/>
    <w:rsid w:val="00C43A7A"/>
    <w:rsid w:val="00C43DE2"/>
    <w:rsid w:val="00C43DEC"/>
    <w:rsid w:val="00C45E9C"/>
    <w:rsid w:val="00C460EE"/>
    <w:rsid w:val="00C47321"/>
    <w:rsid w:val="00C47BC3"/>
    <w:rsid w:val="00C47BF6"/>
    <w:rsid w:val="00C50A8B"/>
    <w:rsid w:val="00C50DC0"/>
    <w:rsid w:val="00C511B7"/>
    <w:rsid w:val="00C51CC6"/>
    <w:rsid w:val="00C51E82"/>
    <w:rsid w:val="00C52AF3"/>
    <w:rsid w:val="00C54FFC"/>
    <w:rsid w:val="00C567CC"/>
    <w:rsid w:val="00C571F5"/>
    <w:rsid w:val="00C57B36"/>
    <w:rsid w:val="00C60311"/>
    <w:rsid w:val="00C6080F"/>
    <w:rsid w:val="00C608DF"/>
    <w:rsid w:val="00C60D5C"/>
    <w:rsid w:val="00C617B4"/>
    <w:rsid w:val="00C61B75"/>
    <w:rsid w:val="00C61D11"/>
    <w:rsid w:val="00C61E4E"/>
    <w:rsid w:val="00C628C3"/>
    <w:rsid w:val="00C645B0"/>
    <w:rsid w:val="00C65623"/>
    <w:rsid w:val="00C65FD9"/>
    <w:rsid w:val="00C665B5"/>
    <w:rsid w:val="00C706FA"/>
    <w:rsid w:val="00C70F92"/>
    <w:rsid w:val="00C727A8"/>
    <w:rsid w:val="00C735FE"/>
    <w:rsid w:val="00C73FC0"/>
    <w:rsid w:val="00C7480A"/>
    <w:rsid w:val="00C74F71"/>
    <w:rsid w:val="00C75544"/>
    <w:rsid w:val="00C7585D"/>
    <w:rsid w:val="00C772E8"/>
    <w:rsid w:val="00C77637"/>
    <w:rsid w:val="00C777EC"/>
    <w:rsid w:val="00C778A2"/>
    <w:rsid w:val="00C77E80"/>
    <w:rsid w:val="00C81983"/>
    <w:rsid w:val="00C81C7A"/>
    <w:rsid w:val="00C8443E"/>
    <w:rsid w:val="00C85703"/>
    <w:rsid w:val="00C859CD"/>
    <w:rsid w:val="00C861F8"/>
    <w:rsid w:val="00C86E7A"/>
    <w:rsid w:val="00C87296"/>
    <w:rsid w:val="00C8795A"/>
    <w:rsid w:val="00C87F00"/>
    <w:rsid w:val="00C90D06"/>
    <w:rsid w:val="00C90D5C"/>
    <w:rsid w:val="00C9129E"/>
    <w:rsid w:val="00C91C6C"/>
    <w:rsid w:val="00C9231B"/>
    <w:rsid w:val="00C92CC6"/>
    <w:rsid w:val="00C93F4E"/>
    <w:rsid w:val="00C954ED"/>
    <w:rsid w:val="00C9597F"/>
    <w:rsid w:val="00C9612D"/>
    <w:rsid w:val="00C97E6A"/>
    <w:rsid w:val="00CA146D"/>
    <w:rsid w:val="00CA1EA2"/>
    <w:rsid w:val="00CA68D2"/>
    <w:rsid w:val="00CA7041"/>
    <w:rsid w:val="00CA7E21"/>
    <w:rsid w:val="00CB042A"/>
    <w:rsid w:val="00CB1FF8"/>
    <w:rsid w:val="00CB2454"/>
    <w:rsid w:val="00CB290A"/>
    <w:rsid w:val="00CB3618"/>
    <w:rsid w:val="00CB3677"/>
    <w:rsid w:val="00CB3A73"/>
    <w:rsid w:val="00CB3E0A"/>
    <w:rsid w:val="00CB4BFA"/>
    <w:rsid w:val="00CB5873"/>
    <w:rsid w:val="00CB622E"/>
    <w:rsid w:val="00CB6D09"/>
    <w:rsid w:val="00CB7EEF"/>
    <w:rsid w:val="00CC1161"/>
    <w:rsid w:val="00CC14D4"/>
    <w:rsid w:val="00CC1C75"/>
    <w:rsid w:val="00CC260E"/>
    <w:rsid w:val="00CC284B"/>
    <w:rsid w:val="00CC304B"/>
    <w:rsid w:val="00CC377B"/>
    <w:rsid w:val="00CC3AF9"/>
    <w:rsid w:val="00CC3D11"/>
    <w:rsid w:val="00CC3F05"/>
    <w:rsid w:val="00CC45E8"/>
    <w:rsid w:val="00CC5521"/>
    <w:rsid w:val="00CC78FD"/>
    <w:rsid w:val="00CC7C7E"/>
    <w:rsid w:val="00CD0695"/>
    <w:rsid w:val="00CD0A91"/>
    <w:rsid w:val="00CD0BB5"/>
    <w:rsid w:val="00CD0C82"/>
    <w:rsid w:val="00CD196D"/>
    <w:rsid w:val="00CD21FA"/>
    <w:rsid w:val="00CD32B4"/>
    <w:rsid w:val="00CD3D19"/>
    <w:rsid w:val="00CD4593"/>
    <w:rsid w:val="00CD54CA"/>
    <w:rsid w:val="00CD5FA8"/>
    <w:rsid w:val="00CD67BB"/>
    <w:rsid w:val="00CD6E51"/>
    <w:rsid w:val="00CD7B43"/>
    <w:rsid w:val="00CE0C15"/>
    <w:rsid w:val="00CE1FED"/>
    <w:rsid w:val="00CE2F95"/>
    <w:rsid w:val="00CE3310"/>
    <w:rsid w:val="00CE3F2F"/>
    <w:rsid w:val="00CE4622"/>
    <w:rsid w:val="00CE5561"/>
    <w:rsid w:val="00CE62FC"/>
    <w:rsid w:val="00CE66DB"/>
    <w:rsid w:val="00CE6878"/>
    <w:rsid w:val="00CE78E2"/>
    <w:rsid w:val="00CF08AA"/>
    <w:rsid w:val="00CF152C"/>
    <w:rsid w:val="00CF15A7"/>
    <w:rsid w:val="00CF1911"/>
    <w:rsid w:val="00CF1B57"/>
    <w:rsid w:val="00CF1C17"/>
    <w:rsid w:val="00CF24C8"/>
    <w:rsid w:val="00CF2757"/>
    <w:rsid w:val="00CF2EE9"/>
    <w:rsid w:val="00CF3A3B"/>
    <w:rsid w:val="00CF3A49"/>
    <w:rsid w:val="00CF3D89"/>
    <w:rsid w:val="00CF3E77"/>
    <w:rsid w:val="00CF4E5B"/>
    <w:rsid w:val="00CF5C1A"/>
    <w:rsid w:val="00CF66BE"/>
    <w:rsid w:val="00CF7E74"/>
    <w:rsid w:val="00CF7ECB"/>
    <w:rsid w:val="00D01E3C"/>
    <w:rsid w:val="00D01F18"/>
    <w:rsid w:val="00D02069"/>
    <w:rsid w:val="00D02146"/>
    <w:rsid w:val="00D02379"/>
    <w:rsid w:val="00D04495"/>
    <w:rsid w:val="00D04B3F"/>
    <w:rsid w:val="00D0500D"/>
    <w:rsid w:val="00D05582"/>
    <w:rsid w:val="00D061C3"/>
    <w:rsid w:val="00D06841"/>
    <w:rsid w:val="00D06B0C"/>
    <w:rsid w:val="00D07D9B"/>
    <w:rsid w:val="00D100D4"/>
    <w:rsid w:val="00D1240C"/>
    <w:rsid w:val="00D124E1"/>
    <w:rsid w:val="00D1365E"/>
    <w:rsid w:val="00D140C3"/>
    <w:rsid w:val="00D14A69"/>
    <w:rsid w:val="00D1578A"/>
    <w:rsid w:val="00D157EA"/>
    <w:rsid w:val="00D1610E"/>
    <w:rsid w:val="00D162ED"/>
    <w:rsid w:val="00D16586"/>
    <w:rsid w:val="00D16616"/>
    <w:rsid w:val="00D17ADB"/>
    <w:rsid w:val="00D204BA"/>
    <w:rsid w:val="00D206CB"/>
    <w:rsid w:val="00D20AB8"/>
    <w:rsid w:val="00D2242D"/>
    <w:rsid w:val="00D22D19"/>
    <w:rsid w:val="00D23900"/>
    <w:rsid w:val="00D24244"/>
    <w:rsid w:val="00D24393"/>
    <w:rsid w:val="00D24AA9"/>
    <w:rsid w:val="00D25007"/>
    <w:rsid w:val="00D25CAE"/>
    <w:rsid w:val="00D262CE"/>
    <w:rsid w:val="00D263ED"/>
    <w:rsid w:val="00D26A3D"/>
    <w:rsid w:val="00D2746C"/>
    <w:rsid w:val="00D27E36"/>
    <w:rsid w:val="00D302D8"/>
    <w:rsid w:val="00D30493"/>
    <w:rsid w:val="00D324D6"/>
    <w:rsid w:val="00D34862"/>
    <w:rsid w:val="00D348FC"/>
    <w:rsid w:val="00D34A53"/>
    <w:rsid w:val="00D34EE4"/>
    <w:rsid w:val="00D35BEF"/>
    <w:rsid w:val="00D37283"/>
    <w:rsid w:val="00D37FEC"/>
    <w:rsid w:val="00D400A2"/>
    <w:rsid w:val="00D4017B"/>
    <w:rsid w:val="00D402DC"/>
    <w:rsid w:val="00D415CE"/>
    <w:rsid w:val="00D42F7A"/>
    <w:rsid w:val="00D439C3"/>
    <w:rsid w:val="00D46343"/>
    <w:rsid w:val="00D46B8A"/>
    <w:rsid w:val="00D47763"/>
    <w:rsid w:val="00D47C4B"/>
    <w:rsid w:val="00D506C8"/>
    <w:rsid w:val="00D51490"/>
    <w:rsid w:val="00D51B55"/>
    <w:rsid w:val="00D5407D"/>
    <w:rsid w:val="00D54B57"/>
    <w:rsid w:val="00D55440"/>
    <w:rsid w:val="00D5544F"/>
    <w:rsid w:val="00D55ABA"/>
    <w:rsid w:val="00D55BB7"/>
    <w:rsid w:val="00D60E54"/>
    <w:rsid w:val="00D62FAE"/>
    <w:rsid w:val="00D63A25"/>
    <w:rsid w:val="00D63F1E"/>
    <w:rsid w:val="00D64F5C"/>
    <w:rsid w:val="00D65803"/>
    <w:rsid w:val="00D667A0"/>
    <w:rsid w:val="00D67787"/>
    <w:rsid w:val="00D67F39"/>
    <w:rsid w:val="00D701CC"/>
    <w:rsid w:val="00D70261"/>
    <w:rsid w:val="00D70266"/>
    <w:rsid w:val="00D70718"/>
    <w:rsid w:val="00D717AD"/>
    <w:rsid w:val="00D71CBB"/>
    <w:rsid w:val="00D72C31"/>
    <w:rsid w:val="00D72D4F"/>
    <w:rsid w:val="00D730DF"/>
    <w:rsid w:val="00D7426A"/>
    <w:rsid w:val="00D742E2"/>
    <w:rsid w:val="00D7482B"/>
    <w:rsid w:val="00D7513F"/>
    <w:rsid w:val="00D765A0"/>
    <w:rsid w:val="00D76C37"/>
    <w:rsid w:val="00D76CCB"/>
    <w:rsid w:val="00D76ECB"/>
    <w:rsid w:val="00D770C5"/>
    <w:rsid w:val="00D77A3A"/>
    <w:rsid w:val="00D8038C"/>
    <w:rsid w:val="00D803D4"/>
    <w:rsid w:val="00D80748"/>
    <w:rsid w:val="00D81DDC"/>
    <w:rsid w:val="00D83927"/>
    <w:rsid w:val="00D83AE3"/>
    <w:rsid w:val="00D83E1A"/>
    <w:rsid w:val="00D85BA6"/>
    <w:rsid w:val="00D85E2D"/>
    <w:rsid w:val="00D865FF"/>
    <w:rsid w:val="00D8672F"/>
    <w:rsid w:val="00D87568"/>
    <w:rsid w:val="00D8791C"/>
    <w:rsid w:val="00D87D0C"/>
    <w:rsid w:val="00D9032C"/>
    <w:rsid w:val="00D91EB7"/>
    <w:rsid w:val="00D92F70"/>
    <w:rsid w:val="00D939DD"/>
    <w:rsid w:val="00D93EDC"/>
    <w:rsid w:val="00D9425C"/>
    <w:rsid w:val="00D95742"/>
    <w:rsid w:val="00D95BEF"/>
    <w:rsid w:val="00D95FD1"/>
    <w:rsid w:val="00D960EF"/>
    <w:rsid w:val="00D96FFC"/>
    <w:rsid w:val="00D97000"/>
    <w:rsid w:val="00DA1650"/>
    <w:rsid w:val="00DA1DA4"/>
    <w:rsid w:val="00DA25E6"/>
    <w:rsid w:val="00DA43F2"/>
    <w:rsid w:val="00DA468E"/>
    <w:rsid w:val="00DA5049"/>
    <w:rsid w:val="00DA5843"/>
    <w:rsid w:val="00DA6C92"/>
    <w:rsid w:val="00DA6DDC"/>
    <w:rsid w:val="00DA727F"/>
    <w:rsid w:val="00DA74D8"/>
    <w:rsid w:val="00DA7AD1"/>
    <w:rsid w:val="00DA7D2E"/>
    <w:rsid w:val="00DA7FB2"/>
    <w:rsid w:val="00DB043C"/>
    <w:rsid w:val="00DB0B66"/>
    <w:rsid w:val="00DB0F6E"/>
    <w:rsid w:val="00DB1491"/>
    <w:rsid w:val="00DB16C4"/>
    <w:rsid w:val="00DB199D"/>
    <w:rsid w:val="00DB1F58"/>
    <w:rsid w:val="00DB2EAF"/>
    <w:rsid w:val="00DB3D7C"/>
    <w:rsid w:val="00DB3DD7"/>
    <w:rsid w:val="00DB3EA0"/>
    <w:rsid w:val="00DB42D6"/>
    <w:rsid w:val="00DB44F7"/>
    <w:rsid w:val="00DB5A5A"/>
    <w:rsid w:val="00DB66C2"/>
    <w:rsid w:val="00DB6E1F"/>
    <w:rsid w:val="00DB7385"/>
    <w:rsid w:val="00DB7553"/>
    <w:rsid w:val="00DC0B59"/>
    <w:rsid w:val="00DC0E62"/>
    <w:rsid w:val="00DC1A0F"/>
    <w:rsid w:val="00DC2960"/>
    <w:rsid w:val="00DC3677"/>
    <w:rsid w:val="00DC4622"/>
    <w:rsid w:val="00DC4820"/>
    <w:rsid w:val="00DC48E8"/>
    <w:rsid w:val="00DC5577"/>
    <w:rsid w:val="00DC668D"/>
    <w:rsid w:val="00DC6F10"/>
    <w:rsid w:val="00DD1724"/>
    <w:rsid w:val="00DD18FE"/>
    <w:rsid w:val="00DD2309"/>
    <w:rsid w:val="00DD2ABB"/>
    <w:rsid w:val="00DD2C8F"/>
    <w:rsid w:val="00DD31D4"/>
    <w:rsid w:val="00DD38A9"/>
    <w:rsid w:val="00DD3923"/>
    <w:rsid w:val="00DD4A02"/>
    <w:rsid w:val="00DD671F"/>
    <w:rsid w:val="00DD745A"/>
    <w:rsid w:val="00DE0047"/>
    <w:rsid w:val="00DE14C5"/>
    <w:rsid w:val="00DE19BA"/>
    <w:rsid w:val="00DE1F99"/>
    <w:rsid w:val="00DE2062"/>
    <w:rsid w:val="00DE30C4"/>
    <w:rsid w:val="00DE3F99"/>
    <w:rsid w:val="00DE42A6"/>
    <w:rsid w:val="00DE6231"/>
    <w:rsid w:val="00DE72F0"/>
    <w:rsid w:val="00DE77FA"/>
    <w:rsid w:val="00DF000E"/>
    <w:rsid w:val="00DF3484"/>
    <w:rsid w:val="00DF3F64"/>
    <w:rsid w:val="00DF4245"/>
    <w:rsid w:val="00DF4C9E"/>
    <w:rsid w:val="00DF5BDA"/>
    <w:rsid w:val="00DF6210"/>
    <w:rsid w:val="00DF645F"/>
    <w:rsid w:val="00DF6557"/>
    <w:rsid w:val="00DF7238"/>
    <w:rsid w:val="00E00777"/>
    <w:rsid w:val="00E01C48"/>
    <w:rsid w:val="00E0237A"/>
    <w:rsid w:val="00E02A7A"/>
    <w:rsid w:val="00E03847"/>
    <w:rsid w:val="00E03AAF"/>
    <w:rsid w:val="00E0421E"/>
    <w:rsid w:val="00E047E4"/>
    <w:rsid w:val="00E05B94"/>
    <w:rsid w:val="00E0686D"/>
    <w:rsid w:val="00E07074"/>
    <w:rsid w:val="00E07B90"/>
    <w:rsid w:val="00E10F4D"/>
    <w:rsid w:val="00E11E9F"/>
    <w:rsid w:val="00E12037"/>
    <w:rsid w:val="00E12218"/>
    <w:rsid w:val="00E13AC0"/>
    <w:rsid w:val="00E14FC2"/>
    <w:rsid w:val="00E15601"/>
    <w:rsid w:val="00E156A6"/>
    <w:rsid w:val="00E15877"/>
    <w:rsid w:val="00E15AA4"/>
    <w:rsid w:val="00E1614A"/>
    <w:rsid w:val="00E1669F"/>
    <w:rsid w:val="00E16B2E"/>
    <w:rsid w:val="00E16C62"/>
    <w:rsid w:val="00E16E2A"/>
    <w:rsid w:val="00E171E4"/>
    <w:rsid w:val="00E176B4"/>
    <w:rsid w:val="00E176B8"/>
    <w:rsid w:val="00E20038"/>
    <w:rsid w:val="00E20193"/>
    <w:rsid w:val="00E21159"/>
    <w:rsid w:val="00E23DB4"/>
    <w:rsid w:val="00E23F30"/>
    <w:rsid w:val="00E25279"/>
    <w:rsid w:val="00E2560B"/>
    <w:rsid w:val="00E259A6"/>
    <w:rsid w:val="00E30EB0"/>
    <w:rsid w:val="00E30FDF"/>
    <w:rsid w:val="00E310DD"/>
    <w:rsid w:val="00E312FA"/>
    <w:rsid w:val="00E31B8B"/>
    <w:rsid w:val="00E31DF4"/>
    <w:rsid w:val="00E3437B"/>
    <w:rsid w:val="00E35606"/>
    <w:rsid w:val="00E35EFA"/>
    <w:rsid w:val="00E3623D"/>
    <w:rsid w:val="00E402A0"/>
    <w:rsid w:val="00E410EB"/>
    <w:rsid w:val="00E4140B"/>
    <w:rsid w:val="00E42B6E"/>
    <w:rsid w:val="00E4396B"/>
    <w:rsid w:val="00E44032"/>
    <w:rsid w:val="00E45584"/>
    <w:rsid w:val="00E45691"/>
    <w:rsid w:val="00E45B63"/>
    <w:rsid w:val="00E50061"/>
    <w:rsid w:val="00E50893"/>
    <w:rsid w:val="00E50BD4"/>
    <w:rsid w:val="00E50D58"/>
    <w:rsid w:val="00E51969"/>
    <w:rsid w:val="00E52BF3"/>
    <w:rsid w:val="00E52F67"/>
    <w:rsid w:val="00E53121"/>
    <w:rsid w:val="00E54757"/>
    <w:rsid w:val="00E576D6"/>
    <w:rsid w:val="00E6096E"/>
    <w:rsid w:val="00E6099C"/>
    <w:rsid w:val="00E60DC0"/>
    <w:rsid w:val="00E6265B"/>
    <w:rsid w:val="00E63672"/>
    <w:rsid w:val="00E64198"/>
    <w:rsid w:val="00E64841"/>
    <w:rsid w:val="00E65DE6"/>
    <w:rsid w:val="00E66435"/>
    <w:rsid w:val="00E66AE2"/>
    <w:rsid w:val="00E67204"/>
    <w:rsid w:val="00E70C74"/>
    <w:rsid w:val="00E713C8"/>
    <w:rsid w:val="00E71ED1"/>
    <w:rsid w:val="00E726FE"/>
    <w:rsid w:val="00E72848"/>
    <w:rsid w:val="00E72AD3"/>
    <w:rsid w:val="00E72B95"/>
    <w:rsid w:val="00E734D2"/>
    <w:rsid w:val="00E7388F"/>
    <w:rsid w:val="00E73E86"/>
    <w:rsid w:val="00E743E0"/>
    <w:rsid w:val="00E76961"/>
    <w:rsid w:val="00E76BB7"/>
    <w:rsid w:val="00E7743E"/>
    <w:rsid w:val="00E77450"/>
    <w:rsid w:val="00E804C1"/>
    <w:rsid w:val="00E80B64"/>
    <w:rsid w:val="00E814D0"/>
    <w:rsid w:val="00E81B9D"/>
    <w:rsid w:val="00E820B8"/>
    <w:rsid w:val="00E82940"/>
    <w:rsid w:val="00E8310F"/>
    <w:rsid w:val="00E84186"/>
    <w:rsid w:val="00E84F69"/>
    <w:rsid w:val="00E85B4B"/>
    <w:rsid w:val="00E867F7"/>
    <w:rsid w:val="00E86993"/>
    <w:rsid w:val="00E8720F"/>
    <w:rsid w:val="00E87576"/>
    <w:rsid w:val="00E875E9"/>
    <w:rsid w:val="00E87603"/>
    <w:rsid w:val="00E90378"/>
    <w:rsid w:val="00E927FC"/>
    <w:rsid w:val="00E92E49"/>
    <w:rsid w:val="00E93A7C"/>
    <w:rsid w:val="00E9416D"/>
    <w:rsid w:val="00E94346"/>
    <w:rsid w:val="00E96816"/>
    <w:rsid w:val="00E96A63"/>
    <w:rsid w:val="00E96E0E"/>
    <w:rsid w:val="00E97605"/>
    <w:rsid w:val="00EA01A3"/>
    <w:rsid w:val="00EA04B8"/>
    <w:rsid w:val="00EA0A00"/>
    <w:rsid w:val="00EA1212"/>
    <w:rsid w:val="00EA1599"/>
    <w:rsid w:val="00EA172D"/>
    <w:rsid w:val="00EA35B2"/>
    <w:rsid w:val="00EA3CAC"/>
    <w:rsid w:val="00EA4897"/>
    <w:rsid w:val="00EA561F"/>
    <w:rsid w:val="00EA5631"/>
    <w:rsid w:val="00EA6E86"/>
    <w:rsid w:val="00EB0CA2"/>
    <w:rsid w:val="00EB11DF"/>
    <w:rsid w:val="00EB18B4"/>
    <w:rsid w:val="00EB2707"/>
    <w:rsid w:val="00EB3329"/>
    <w:rsid w:val="00EB38B3"/>
    <w:rsid w:val="00EB395A"/>
    <w:rsid w:val="00EB3EB7"/>
    <w:rsid w:val="00EB40F9"/>
    <w:rsid w:val="00EB53D6"/>
    <w:rsid w:val="00EB6B71"/>
    <w:rsid w:val="00EB77A9"/>
    <w:rsid w:val="00EC0323"/>
    <w:rsid w:val="00EC0505"/>
    <w:rsid w:val="00EC0637"/>
    <w:rsid w:val="00EC2A47"/>
    <w:rsid w:val="00EC2FB2"/>
    <w:rsid w:val="00EC3C2E"/>
    <w:rsid w:val="00EC3F3C"/>
    <w:rsid w:val="00EC48D1"/>
    <w:rsid w:val="00EC49E3"/>
    <w:rsid w:val="00EC65D3"/>
    <w:rsid w:val="00EC694F"/>
    <w:rsid w:val="00EC758C"/>
    <w:rsid w:val="00EC7A37"/>
    <w:rsid w:val="00ED0A65"/>
    <w:rsid w:val="00ED0E1F"/>
    <w:rsid w:val="00ED1034"/>
    <w:rsid w:val="00ED143C"/>
    <w:rsid w:val="00ED1A80"/>
    <w:rsid w:val="00ED2C56"/>
    <w:rsid w:val="00ED4EB2"/>
    <w:rsid w:val="00ED5C7A"/>
    <w:rsid w:val="00ED7333"/>
    <w:rsid w:val="00EE0C8A"/>
    <w:rsid w:val="00EE0F59"/>
    <w:rsid w:val="00EE1D09"/>
    <w:rsid w:val="00EE1E0B"/>
    <w:rsid w:val="00EE3B54"/>
    <w:rsid w:val="00EE4436"/>
    <w:rsid w:val="00EE462A"/>
    <w:rsid w:val="00EE505C"/>
    <w:rsid w:val="00EE5143"/>
    <w:rsid w:val="00EE55E1"/>
    <w:rsid w:val="00EE5930"/>
    <w:rsid w:val="00EE6068"/>
    <w:rsid w:val="00EE66F7"/>
    <w:rsid w:val="00EE6E7A"/>
    <w:rsid w:val="00EE759C"/>
    <w:rsid w:val="00EE76DE"/>
    <w:rsid w:val="00EF01E9"/>
    <w:rsid w:val="00EF04E2"/>
    <w:rsid w:val="00EF1493"/>
    <w:rsid w:val="00EF1681"/>
    <w:rsid w:val="00EF1764"/>
    <w:rsid w:val="00EF1A7A"/>
    <w:rsid w:val="00EF1EFD"/>
    <w:rsid w:val="00EF28B6"/>
    <w:rsid w:val="00EF3212"/>
    <w:rsid w:val="00EF376A"/>
    <w:rsid w:val="00EF38DE"/>
    <w:rsid w:val="00EF5C90"/>
    <w:rsid w:val="00EF6033"/>
    <w:rsid w:val="00EF6331"/>
    <w:rsid w:val="00EF7A26"/>
    <w:rsid w:val="00F00B2E"/>
    <w:rsid w:val="00F027AF"/>
    <w:rsid w:val="00F03DCC"/>
    <w:rsid w:val="00F04CBA"/>
    <w:rsid w:val="00F0506C"/>
    <w:rsid w:val="00F05193"/>
    <w:rsid w:val="00F06D4E"/>
    <w:rsid w:val="00F07F4C"/>
    <w:rsid w:val="00F102B0"/>
    <w:rsid w:val="00F11288"/>
    <w:rsid w:val="00F12A58"/>
    <w:rsid w:val="00F138BA"/>
    <w:rsid w:val="00F14B90"/>
    <w:rsid w:val="00F15343"/>
    <w:rsid w:val="00F167D9"/>
    <w:rsid w:val="00F16DBB"/>
    <w:rsid w:val="00F17278"/>
    <w:rsid w:val="00F2029D"/>
    <w:rsid w:val="00F20DFC"/>
    <w:rsid w:val="00F219A6"/>
    <w:rsid w:val="00F21FC3"/>
    <w:rsid w:val="00F221F6"/>
    <w:rsid w:val="00F2279F"/>
    <w:rsid w:val="00F227FE"/>
    <w:rsid w:val="00F232BB"/>
    <w:rsid w:val="00F232D8"/>
    <w:rsid w:val="00F23B85"/>
    <w:rsid w:val="00F247B0"/>
    <w:rsid w:val="00F248B6"/>
    <w:rsid w:val="00F24F58"/>
    <w:rsid w:val="00F255AF"/>
    <w:rsid w:val="00F256BA"/>
    <w:rsid w:val="00F26586"/>
    <w:rsid w:val="00F26A2F"/>
    <w:rsid w:val="00F26B88"/>
    <w:rsid w:val="00F26D81"/>
    <w:rsid w:val="00F26E57"/>
    <w:rsid w:val="00F26FB1"/>
    <w:rsid w:val="00F270C7"/>
    <w:rsid w:val="00F2791B"/>
    <w:rsid w:val="00F27F0D"/>
    <w:rsid w:val="00F304EC"/>
    <w:rsid w:val="00F3317D"/>
    <w:rsid w:val="00F331EA"/>
    <w:rsid w:val="00F3327C"/>
    <w:rsid w:val="00F349F8"/>
    <w:rsid w:val="00F35164"/>
    <w:rsid w:val="00F3529F"/>
    <w:rsid w:val="00F35931"/>
    <w:rsid w:val="00F36005"/>
    <w:rsid w:val="00F36316"/>
    <w:rsid w:val="00F365EF"/>
    <w:rsid w:val="00F36E67"/>
    <w:rsid w:val="00F370CF"/>
    <w:rsid w:val="00F37193"/>
    <w:rsid w:val="00F379DB"/>
    <w:rsid w:val="00F37CD6"/>
    <w:rsid w:val="00F41F46"/>
    <w:rsid w:val="00F42286"/>
    <w:rsid w:val="00F42A2A"/>
    <w:rsid w:val="00F4355F"/>
    <w:rsid w:val="00F43890"/>
    <w:rsid w:val="00F43AD4"/>
    <w:rsid w:val="00F44663"/>
    <w:rsid w:val="00F457BB"/>
    <w:rsid w:val="00F45897"/>
    <w:rsid w:val="00F4625A"/>
    <w:rsid w:val="00F46EC7"/>
    <w:rsid w:val="00F46FC6"/>
    <w:rsid w:val="00F50B1F"/>
    <w:rsid w:val="00F50F33"/>
    <w:rsid w:val="00F52018"/>
    <w:rsid w:val="00F52187"/>
    <w:rsid w:val="00F52CB8"/>
    <w:rsid w:val="00F53968"/>
    <w:rsid w:val="00F53D47"/>
    <w:rsid w:val="00F54016"/>
    <w:rsid w:val="00F54C1F"/>
    <w:rsid w:val="00F55BCC"/>
    <w:rsid w:val="00F563CC"/>
    <w:rsid w:val="00F571CA"/>
    <w:rsid w:val="00F5754F"/>
    <w:rsid w:val="00F57DC8"/>
    <w:rsid w:val="00F57EE8"/>
    <w:rsid w:val="00F57FF8"/>
    <w:rsid w:val="00F607DC"/>
    <w:rsid w:val="00F60D87"/>
    <w:rsid w:val="00F612EC"/>
    <w:rsid w:val="00F616F6"/>
    <w:rsid w:val="00F619D3"/>
    <w:rsid w:val="00F61D7C"/>
    <w:rsid w:val="00F62281"/>
    <w:rsid w:val="00F63780"/>
    <w:rsid w:val="00F63A67"/>
    <w:rsid w:val="00F65225"/>
    <w:rsid w:val="00F65E99"/>
    <w:rsid w:val="00F65F28"/>
    <w:rsid w:val="00F674A5"/>
    <w:rsid w:val="00F6775D"/>
    <w:rsid w:val="00F706C1"/>
    <w:rsid w:val="00F709C3"/>
    <w:rsid w:val="00F71832"/>
    <w:rsid w:val="00F72178"/>
    <w:rsid w:val="00F73F8C"/>
    <w:rsid w:val="00F74FB1"/>
    <w:rsid w:val="00F75311"/>
    <w:rsid w:val="00F7586D"/>
    <w:rsid w:val="00F75AA3"/>
    <w:rsid w:val="00F77380"/>
    <w:rsid w:val="00F776A6"/>
    <w:rsid w:val="00F77B1A"/>
    <w:rsid w:val="00F77D62"/>
    <w:rsid w:val="00F8019A"/>
    <w:rsid w:val="00F811D7"/>
    <w:rsid w:val="00F81A0A"/>
    <w:rsid w:val="00F825B6"/>
    <w:rsid w:val="00F829EF"/>
    <w:rsid w:val="00F8337A"/>
    <w:rsid w:val="00F8340A"/>
    <w:rsid w:val="00F839C8"/>
    <w:rsid w:val="00F83BEB"/>
    <w:rsid w:val="00F84530"/>
    <w:rsid w:val="00F865F4"/>
    <w:rsid w:val="00F918F4"/>
    <w:rsid w:val="00F91FB7"/>
    <w:rsid w:val="00F92C06"/>
    <w:rsid w:val="00F92F85"/>
    <w:rsid w:val="00F94758"/>
    <w:rsid w:val="00F95840"/>
    <w:rsid w:val="00F975E6"/>
    <w:rsid w:val="00F976A0"/>
    <w:rsid w:val="00FA0674"/>
    <w:rsid w:val="00FA0A39"/>
    <w:rsid w:val="00FA141E"/>
    <w:rsid w:val="00FA1F1E"/>
    <w:rsid w:val="00FA3B3A"/>
    <w:rsid w:val="00FA417D"/>
    <w:rsid w:val="00FA43E1"/>
    <w:rsid w:val="00FA4BBB"/>
    <w:rsid w:val="00FA6261"/>
    <w:rsid w:val="00FA6711"/>
    <w:rsid w:val="00FA6B35"/>
    <w:rsid w:val="00FA7F2D"/>
    <w:rsid w:val="00FA7F58"/>
    <w:rsid w:val="00FB01C8"/>
    <w:rsid w:val="00FB055B"/>
    <w:rsid w:val="00FB146F"/>
    <w:rsid w:val="00FB1602"/>
    <w:rsid w:val="00FB1F13"/>
    <w:rsid w:val="00FB2C8A"/>
    <w:rsid w:val="00FB2C96"/>
    <w:rsid w:val="00FB4A75"/>
    <w:rsid w:val="00FB4F8D"/>
    <w:rsid w:val="00FB55A4"/>
    <w:rsid w:val="00FB59CD"/>
    <w:rsid w:val="00FB713F"/>
    <w:rsid w:val="00FB7344"/>
    <w:rsid w:val="00FC0286"/>
    <w:rsid w:val="00FC041B"/>
    <w:rsid w:val="00FC0E06"/>
    <w:rsid w:val="00FC13B3"/>
    <w:rsid w:val="00FC1DB7"/>
    <w:rsid w:val="00FC3411"/>
    <w:rsid w:val="00FC39D0"/>
    <w:rsid w:val="00FC4592"/>
    <w:rsid w:val="00FC5288"/>
    <w:rsid w:val="00FC5E4A"/>
    <w:rsid w:val="00FC60CD"/>
    <w:rsid w:val="00FC6AC6"/>
    <w:rsid w:val="00FC6B34"/>
    <w:rsid w:val="00FD09C7"/>
    <w:rsid w:val="00FD3AE9"/>
    <w:rsid w:val="00FD4329"/>
    <w:rsid w:val="00FD5477"/>
    <w:rsid w:val="00FD584B"/>
    <w:rsid w:val="00FE0335"/>
    <w:rsid w:val="00FE0A7C"/>
    <w:rsid w:val="00FE0ACC"/>
    <w:rsid w:val="00FE1049"/>
    <w:rsid w:val="00FE15CC"/>
    <w:rsid w:val="00FE1973"/>
    <w:rsid w:val="00FE2313"/>
    <w:rsid w:val="00FE464D"/>
    <w:rsid w:val="00FE598F"/>
    <w:rsid w:val="00FE6AD7"/>
    <w:rsid w:val="00FE6D2B"/>
    <w:rsid w:val="00FF0C30"/>
    <w:rsid w:val="00FF0EB6"/>
    <w:rsid w:val="00FF212E"/>
    <w:rsid w:val="00FF23D2"/>
    <w:rsid w:val="00FF484D"/>
    <w:rsid w:val="00FF50B3"/>
    <w:rsid w:val="00FF597D"/>
    <w:rsid w:val="00FF68E9"/>
    <w:rsid w:val="00FF72C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C1DD5A-10E7-487C-A545-D43918F5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 w:qFormat="1"/>
    <w:lsdException w:name="heading 3" w:semiHidden="1" w:uiPriority="9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BE9"/>
    <w:rPr>
      <w:sz w:val="24"/>
    </w:rPr>
  </w:style>
  <w:style w:type="paragraph" w:styleId="Heading1">
    <w:name w:val="heading 1"/>
    <w:basedOn w:val="Normal"/>
    <w:next w:val="BodyText"/>
    <w:link w:val="Heading1Char"/>
    <w:uiPriority w:val="99"/>
    <w:qFormat/>
    <w:rsid w:val="00400A5A"/>
    <w:pPr>
      <w:spacing w:line="480" w:lineRule="auto"/>
      <w:jc w:val="center"/>
      <w:outlineLvl w:val="0"/>
    </w:pPr>
    <w:rPr>
      <w:rFonts w:ascii="Times New Roman" w:hAnsi="Times New Roman"/>
    </w:rPr>
  </w:style>
  <w:style w:type="paragraph" w:styleId="Heading2">
    <w:name w:val="heading 2"/>
    <w:basedOn w:val="Normal"/>
    <w:next w:val="Normal"/>
    <w:link w:val="Heading2Char"/>
    <w:uiPriority w:val="9"/>
    <w:qFormat/>
    <w:rsid w:val="001D5854"/>
    <w:pPr>
      <w:spacing w:line="480" w:lineRule="auto"/>
      <w:outlineLvl w:val="1"/>
    </w:pPr>
    <w:rPr>
      <w:rFonts w:ascii="Times New Roman" w:hAnsi="Times New Roman"/>
      <w:i/>
    </w:rPr>
  </w:style>
  <w:style w:type="paragraph" w:styleId="Heading3">
    <w:name w:val="heading 3"/>
    <w:basedOn w:val="Normal"/>
    <w:next w:val="Normal"/>
    <w:link w:val="Heading3Char"/>
    <w:uiPriority w:val="99"/>
    <w:unhideWhenUsed/>
    <w:qFormat/>
    <w:rsid w:val="00D07D9B"/>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60220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5854"/>
    <w:pPr>
      <w:spacing w:line="480" w:lineRule="auto"/>
      <w:ind w:firstLine="540"/>
    </w:pPr>
    <w:rPr>
      <w:rFonts w:ascii="Times New Roman" w:hAnsi="Times New Roman"/>
    </w:rPr>
  </w:style>
  <w:style w:type="character" w:customStyle="1" w:styleId="BodyTextChar">
    <w:name w:val="Body Text Char"/>
    <w:basedOn w:val="DefaultParagraphFont"/>
    <w:link w:val="BodyText"/>
    <w:rsid w:val="001D5854"/>
    <w:rPr>
      <w:sz w:val="24"/>
      <w:lang w:val="en-US" w:eastAsia="en-US" w:bidi="ar-SA"/>
    </w:rPr>
  </w:style>
  <w:style w:type="character" w:customStyle="1" w:styleId="Heading1Char">
    <w:name w:val="Heading 1 Char"/>
    <w:basedOn w:val="DefaultParagraphFont"/>
    <w:link w:val="Heading1"/>
    <w:uiPriority w:val="99"/>
    <w:rsid w:val="001D5854"/>
    <w:rPr>
      <w:sz w:val="24"/>
      <w:lang w:val="en-US" w:eastAsia="en-US" w:bidi="ar-SA"/>
    </w:rPr>
  </w:style>
  <w:style w:type="character" w:customStyle="1" w:styleId="Heading2Char">
    <w:name w:val="Heading 2 Char"/>
    <w:basedOn w:val="DefaultParagraphFont"/>
    <w:link w:val="Heading2"/>
    <w:uiPriority w:val="9"/>
    <w:rsid w:val="005B548B"/>
    <w:rPr>
      <w:rFonts w:ascii="Times New Roman" w:hAnsi="Times New Roman"/>
      <w:i/>
      <w:sz w:val="24"/>
    </w:rPr>
  </w:style>
  <w:style w:type="character" w:customStyle="1" w:styleId="Heading3Char">
    <w:name w:val="Heading 3 Char"/>
    <w:basedOn w:val="DefaultParagraphFont"/>
    <w:link w:val="Heading3"/>
    <w:uiPriority w:val="99"/>
    <w:rsid w:val="00D07D9B"/>
    <w:rPr>
      <w:rFonts w:asciiTheme="majorHAnsi" w:eastAsiaTheme="majorEastAsia" w:hAnsiTheme="majorHAnsi" w:cstheme="majorBidi"/>
      <w:b/>
      <w:bCs/>
      <w:color w:val="4F81BD" w:themeColor="accent1"/>
      <w:sz w:val="24"/>
    </w:rPr>
  </w:style>
  <w:style w:type="character" w:customStyle="1" w:styleId="Heading5Char">
    <w:name w:val="Heading 5 Char"/>
    <w:basedOn w:val="DefaultParagraphFont"/>
    <w:link w:val="Heading5"/>
    <w:uiPriority w:val="9"/>
    <w:rsid w:val="0060220F"/>
    <w:rPr>
      <w:rFonts w:asciiTheme="majorHAnsi" w:eastAsiaTheme="majorEastAsia" w:hAnsiTheme="majorHAnsi" w:cstheme="majorBidi"/>
      <w:color w:val="243F60" w:themeColor="accent1" w:themeShade="7F"/>
      <w:sz w:val="24"/>
    </w:rPr>
  </w:style>
  <w:style w:type="paragraph" w:styleId="Header">
    <w:name w:val="header"/>
    <w:basedOn w:val="Normal"/>
    <w:link w:val="HeaderChar"/>
    <w:uiPriority w:val="99"/>
    <w:rsid w:val="00A35604"/>
    <w:pPr>
      <w:tabs>
        <w:tab w:val="center" w:pos="4320"/>
        <w:tab w:val="right" w:pos="8640"/>
      </w:tabs>
    </w:pPr>
    <w:rPr>
      <w:rFonts w:ascii="Times New Roman" w:hAnsi="Times New Roman"/>
    </w:rPr>
  </w:style>
  <w:style w:type="character" w:customStyle="1" w:styleId="HeaderChar">
    <w:name w:val="Header Char"/>
    <w:basedOn w:val="DefaultParagraphFont"/>
    <w:link w:val="Header"/>
    <w:uiPriority w:val="99"/>
    <w:rsid w:val="00CE62FC"/>
    <w:rPr>
      <w:rFonts w:ascii="Times New Roman" w:hAnsi="Times New Roman"/>
      <w:sz w:val="24"/>
    </w:rPr>
  </w:style>
  <w:style w:type="character" w:styleId="PageNumber">
    <w:name w:val="page number"/>
    <w:basedOn w:val="DefaultParagraphFont"/>
    <w:rsid w:val="00A35604"/>
  </w:style>
  <w:style w:type="character" w:styleId="Hyperlink">
    <w:name w:val="Hyperlink"/>
    <w:basedOn w:val="DefaultParagraphFont"/>
    <w:uiPriority w:val="99"/>
    <w:rsid w:val="00A35604"/>
    <w:rPr>
      <w:color w:val="0000FF"/>
      <w:u w:val="single"/>
    </w:rPr>
  </w:style>
  <w:style w:type="paragraph" w:styleId="Footer">
    <w:name w:val="footer"/>
    <w:basedOn w:val="Normal"/>
    <w:link w:val="FooterChar"/>
    <w:uiPriority w:val="99"/>
    <w:rsid w:val="00A35604"/>
    <w:pPr>
      <w:tabs>
        <w:tab w:val="center" w:pos="4320"/>
        <w:tab w:val="right" w:pos="8640"/>
      </w:tabs>
    </w:pPr>
  </w:style>
  <w:style w:type="character" w:customStyle="1" w:styleId="FooterChar">
    <w:name w:val="Footer Char"/>
    <w:basedOn w:val="DefaultParagraphFont"/>
    <w:link w:val="Footer"/>
    <w:uiPriority w:val="99"/>
    <w:rsid w:val="006F4662"/>
    <w:rPr>
      <w:sz w:val="24"/>
    </w:rPr>
  </w:style>
  <w:style w:type="paragraph" w:customStyle="1" w:styleId="Numberedlist">
    <w:name w:val="Numbered list"/>
    <w:basedOn w:val="Normal"/>
    <w:rsid w:val="001D5854"/>
    <w:pPr>
      <w:numPr>
        <w:numId w:val="1"/>
      </w:numPr>
      <w:spacing w:line="480" w:lineRule="auto"/>
    </w:pPr>
    <w:rPr>
      <w:rFonts w:ascii="Times New Roman" w:hAnsi="Times New Roman"/>
    </w:rPr>
  </w:style>
  <w:style w:type="paragraph" w:styleId="BlockText">
    <w:name w:val="Block Text"/>
    <w:basedOn w:val="BodyText"/>
    <w:link w:val="BlockTextChar"/>
    <w:rsid w:val="00DB3D7C"/>
    <w:pPr>
      <w:ind w:firstLine="0"/>
    </w:pPr>
  </w:style>
  <w:style w:type="character" w:customStyle="1" w:styleId="BlockTextChar">
    <w:name w:val="Block Text Char"/>
    <w:basedOn w:val="BodyTextChar"/>
    <w:link w:val="BlockText"/>
    <w:rsid w:val="00FA7F58"/>
    <w:rPr>
      <w:sz w:val="24"/>
      <w:lang w:val="en-US" w:eastAsia="en-US" w:bidi="ar-SA"/>
    </w:rPr>
  </w:style>
  <w:style w:type="paragraph" w:customStyle="1" w:styleId="Quotation">
    <w:name w:val="Quotation"/>
    <w:basedOn w:val="BodyText"/>
    <w:rsid w:val="00FA7F58"/>
    <w:pPr>
      <w:ind w:left="547" w:firstLine="0"/>
    </w:pPr>
  </w:style>
  <w:style w:type="paragraph" w:customStyle="1" w:styleId="Reference">
    <w:name w:val="Reference"/>
    <w:basedOn w:val="BodyText"/>
    <w:rsid w:val="00F00B2E"/>
    <w:pPr>
      <w:ind w:left="547" w:hanging="547"/>
    </w:pPr>
  </w:style>
  <w:style w:type="paragraph" w:styleId="BalloonText">
    <w:name w:val="Balloon Text"/>
    <w:basedOn w:val="Normal"/>
    <w:link w:val="BalloonTextChar"/>
    <w:uiPriority w:val="99"/>
    <w:rsid w:val="00C20D20"/>
    <w:rPr>
      <w:rFonts w:ascii="Tahoma" w:hAnsi="Tahoma" w:cs="Tahoma"/>
      <w:sz w:val="16"/>
      <w:szCs w:val="16"/>
    </w:rPr>
  </w:style>
  <w:style w:type="character" w:customStyle="1" w:styleId="BalloonTextChar">
    <w:name w:val="Balloon Text Char"/>
    <w:basedOn w:val="DefaultParagraphFont"/>
    <w:link w:val="BalloonText"/>
    <w:uiPriority w:val="99"/>
    <w:rsid w:val="00C20D20"/>
    <w:rPr>
      <w:rFonts w:ascii="Tahoma" w:hAnsi="Tahoma" w:cs="Tahoma"/>
      <w:sz w:val="16"/>
      <w:szCs w:val="16"/>
    </w:rPr>
  </w:style>
  <w:style w:type="paragraph" w:styleId="Quote">
    <w:name w:val="Quote"/>
    <w:basedOn w:val="Normal"/>
    <w:next w:val="Normal"/>
    <w:link w:val="QuoteChar"/>
    <w:uiPriority w:val="29"/>
    <w:qFormat/>
    <w:rsid w:val="007B36AD"/>
    <w:rPr>
      <w:i/>
      <w:iCs/>
      <w:color w:val="000000" w:themeColor="text1"/>
    </w:rPr>
  </w:style>
  <w:style w:type="character" w:customStyle="1" w:styleId="QuoteChar">
    <w:name w:val="Quote Char"/>
    <w:basedOn w:val="DefaultParagraphFont"/>
    <w:link w:val="Quote"/>
    <w:uiPriority w:val="29"/>
    <w:rsid w:val="007B36AD"/>
    <w:rPr>
      <w:i/>
      <w:iCs/>
      <w:color w:val="000000" w:themeColor="text1"/>
      <w:sz w:val="24"/>
    </w:rPr>
  </w:style>
  <w:style w:type="character" w:customStyle="1" w:styleId="medium-normal">
    <w:name w:val="medium-normal"/>
    <w:basedOn w:val="DefaultParagraphFont"/>
    <w:rsid w:val="0021623C"/>
  </w:style>
  <w:style w:type="paragraph" w:styleId="ListParagraph">
    <w:name w:val="List Paragraph"/>
    <w:basedOn w:val="Normal"/>
    <w:uiPriority w:val="34"/>
    <w:qFormat/>
    <w:rsid w:val="002542B6"/>
    <w:pPr>
      <w:ind w:left="720"/>
      <w:contextualSpacing/>
    </w:pPr>
    <w:rPr>
      <w:rFonts w:ascii="Times New Roman" w:hAnsi="Times New Roman"/>
      <w:szCs w:val="24"/>
    </w:rPr>
  </w:style>
  <w:style w:type="character" w:styleId="FollowedHyperlink">
    <w:name w:val="FollowedHyperlink"/>
    <w:basedOn w:val="DefaultParagraphFont"/>
    <w:rsid w:val="00B27E50"/>
    <w:rPr>
      <w:color w:val="800080" w:themeColor="followedHyperlink"/>
      <w:u w:val="single"/>
    </w:rPr>
  </w:style>
  <w:style w:type="paragraph" w:styleId="TOCHeading">
    <w:name w:val="TOC Heading"/>
    <w:basedOn w:val="Heading1"/>
    <w:next w:val="Normal"/>
    <w:uiPriority w:val="39"/>
    <w:unhideWhenUsed/>
    <w:qFormat/>
    <w:rsid w:val="00ED7333"/>
    <w:pPr>
      <w:keepNext/>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rsid w:val="002D016B"/>
    <w:pPr>
      <w:tabs>
        <w:tab w:val="right" w:leader="dot" w:pos="9350"/>
      </w:tabs>
      <w:spacing w:after="100" w:line="480" w:lineRule="auto"/>
    </w:pPr>
  </w:style>
  <w:style w:type="paragraph" w:styleId="TOC2">
    <w:name w:val="toc 2"/>
    <w:basedOn w:val="Normal"/>
    <w:next w:val="Normal"/>
    <w:autoRedefine/>
    <w:uiPriority w:val="39"/>
    <w:rsid w:val="00ED7333"/>
    <w:pPr>
      <w:spacing w:after="100"/>
      <w:ind w:left="240"/>
    </w:pPr>
  </w:style>
  <w:style w:type="paragraph" w:customStyle="1" w:styleId="Heading2fordissertation">
    <w:name w:val="Heading 2 for dissertation"/>
    <w:basedOn w:val="Normal"/>
    <w:link w:val="Heading2fordissertationChar"/>
    <w:qFormat/>
    <w:rsid w:val="00127044"/>
    <w:pPr>
      <w:spacing w:line="480" w:lineRule="auto"/>
    </w:pPr>
    <w:rPr>
      <w:rFonts w:ascii="Times New Roman" w:hAnsi="Times New Roman"/>
      <w:b/>
    </w:rPr>
  </w:style>
  <w:style w:type="character" w:customStyle="1" w:styleId="Heading2fordissertationChar">
    <w:name w:val="Heading 2 for dissertation Char"/>
    <w:basedOn w:val="DefaultParagraphFont"/>
    <w:link w:val="Heading2fordissertation"/>
    <w:rsid w:val="00127044"/>
    <w:rPr>
      <w:rFonts w:ascii="Times New Roman" w:hAnsi="Times New Roman"/>
      <w:b/>
      <w:sz w:val="24"/>
    </w:rPr>
  </w:style>
  <w:style w:type="paragraph" w:customStyle="1" w:styleId="Heading1fordissertation">
    <w:name w:val="Heading 1 for dissertation"/>
    <w:basedOn w:val="Heading1"/>
    <w:link w:val="Heading1fordissertationChar"/>
    <w:qFormat/>
    <w:rsid w:val="00ED7333"/>
    <w:rPr>
      <w:b/>
    </w:rPr>
  </w:style>
  <w:style w:type="character" w:customStyle="1" w:styleId="Heading1fordissertationChar">
    <w:name w:val="Heading 1 for dissertation Char"/>
    <w:basedOn w:val="Heading1Char"/>
    <w:link w:val="Heading1fordissertation"/>
    <w:rsid w:val="00ED7333"/>
    <w:rPr>
      <w:rFonts w:ascii="Times New Roman" w:hAnsi="Times New Roman"/>
      <w:b/>
      <w:sz w:val="24"/>
      <w:lang w:val="en-US" w:eastAsia="en-US" w:bidi="ar-SA"/>
    </w:rPr>
  </w:style>
  <w:style w:type="paragraph" w:customStyle="1" w:styleId="Heading3fordissertation">
    <w:name w:val="Heading 3 for dissertation"/>
    <w:basedOn w:val="Normal"/>
    <w:link w:val="Heading3fordissertationChar"/>
    <w:qFormat/>
    <w:rsid w:val="00127044"/>
    <w:pPr>
      <w:spacing w:line="480" w:lineRule="auto"/>
      <w:ind w:firstLine="720"/>
    </w:pPr>
    <w:rPr>
      <w:rFonts w:ascii="Times New Roman" w:hAnsi="Times New Roman"/>
      <w:b/>
    </w:rPr>
  </w:style>
  <w:style w:type="character" w:customStyle="1" w:styleId="Heading3fordissertationChar">
    <w:name w:val="Heading 3 for dissertation Char"/>
    <w:basedOn w:val="DefaultParagraphFont"/>
    <w:link w:val="Heading3fordissertation"/>
    <w:rsid w:val="00127044"/>
    <w:rPr>
      <w:rFonts w:ascii="Times New Roman" w:hAnsi="Times New Roman"/>
      <w:b/>
      <w:sz w:val="24"/>
    </w:rPr>
  </w:style>
  <w:style w:type="paragraph" w:styleId="TOC3">
    <w:name w:val="toc 3"/>
    <w:basedOn w:val="Normal"/>
    <w:next w:val="Normal"/>
    <w:autoRedefine/>
    <w:uiPriority w:val="39"/>
    <w:rsid w:val="00D07D9B"/>
    <w:pPr>
      <w:spacing w:after="100"/>
      <w:ind w:left="480"/>
    </w:pPr>
  </w:style>
  <w:style w:type="character" w:styleId="CommentReference">
    <w:name w:val="annotation reference"/>
    <w:basedOn w:val="DefaultParagraphFont"/>
    <w:uiPriority w:val="99"/>
    <w:rsid w:val="00584C42"/>
    <w:rPr>
      <w:sz w:val="18"/>
      <w:szCs w:val="18"/>
    </w:rPr>
  </w:style>
  <w:style w:type="paragraph" w:styleId="CommentText">
    <w:name w:val="annotation text"/>
    <w:basedOn w:val="Normal"/>
    <w:link w:val="CommentTextChar"/>
    <w:uiPriority w:val="99"/>
    <w:rsid w:val="00584C42"/>
    <w:rPr>
      <w:szCs w:val="24"/>
    </w:rPr>
  </w:style>
  <w:style w:type="character" w:customStyle="1" w:styleId="CommentTextChar">
    <w:name w:val="Comment Text Char"/>
    <w:basedOn w:val="DefaultParagraphFont"/>
    <w:link w:val="CommentText"/>
    <w:uiPriority w:val="99"/>
    <w:rsid w:val="00584C42"/>
    <w:rPr>
      <w:sz w:val="24"/>
      <w:szCs w:val="24"/>
    </w:rPr>
  </w:style>
  <w:style w:type="paragraph" w:styleId="CommentSubject">
    <w:name w:val="annotation subject"/>
    <w:basedOn w:val="CommentText"/>
    <w:next w:val="CommentText"/>
    <w:link w:val="CommentSubjectChar"/>
    <w:uiPriority w:val="99"/>
    <w:rsid w:val="00584C42"/>
    <w:rPr>
      <w:b/>
      <w:bCs/>
      <w:sz w:val="20"/>
      <w:szCs w:val="20"/>
    </w:rPr>
  </w:style>
  <w:style w:type="character" w:customStyle="1" w:styleId="CommentSubjectChar">
    <w:name w:val="Comment Subject Char"/>
    <w:basedOn w:val="CommentTextChar"/>
    <w:link w:val="CommentSubject"/>
    <w:uiPriority w:val="99"/>
    <w:rsid w:val="00584C42"/>
    <w:rPr>
      <w:b/>
      <w:bCs/>
      <w:sz w:val="24"/>
      <w:szCs w:val="24"/>
    </w:rPr>
  </w:style>
  <w:style w:type="paragraph" w:customStyle="1" w:styleId="Heading4fordissertatiion">
    <w:name w:val="Heading 4 for dissertatiion"/>
    <w:basedOn w:val="Normal"/>
    <w:link w:val="Heading4fordissertatiionChar"/>
    <w:qFormat/>
    <w:rsid w:val="006F4662"/>
    <w:pPr>
      <w:autoSpaceDE w:val="0"/>
      <w:autoSpaceDN w:val="0"/>
      <w:adjustRightInd w:val="0"/>
      <w:spacing w:line="480" w:lineRule="auto"/>
      <w:ind w:firstLine="720"/>
    </w:pPr>
    <w:rPr>
      <w:rFonts w:ascii="Times New Roman" w:eastAsiaTheme="minorHAnsi" w:hAnsi="Times New Roman"/>
      <w:b/>
      <w:i/>
      <w:szCs w:val="24"/>
    </w:rPr>
  </w:style>
  <w:style w:type="character" w:customStyle="1" w:styleId="Heading4fordissertatiionChar">
    <w:name w:val="Heading 4 for dissertatiion Char"/>
    <w:basedOn w:val="DefaultParagraphFont"/>
    <w:link w:val="Heading4fordissertatiion"/>
    <w:rsid w:val="006F4662"/>
    <w:rPr>
      <w:rFonts w:ascii="Times New Roman" w:eastAsiaTheme="minorHAnsi" w:hAnsi="Times New Roman"/>
      <w:b/>
      <w:i/>
      <w:sz w:val="24"/>
      <w:szCs w:val="24"/>
    </w:rPr>
  </w:style>
  <w:style w:type="table" w:styleId="TableGrid">
    <w:name w:val="Table Grid"/>
    <w:basedOn w:val="TableNormal"/>
    <w:uiPriority w:val="59"/>
    <w:rsid w:val="00441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320022"/>
    <w:rPr>
      <w:vertAlign w:val="superscript"/>
    </w:rPr>
  </w:style>
  <w:style w:type="paragraph" w:styleId="FootnoteText">
    <w:name w:val="footnote text"/>
    <w:basedOn w:val="Normal"/>
    <w:link w:val="FootnoteTextChar"/>
    <w:rsid w:val="00320022"/>
    <w:rPr>
      <w:sz w:val="20"/>
    </w:rPr>
  </w:style>
  <w:style w:type="character" w:customStyle="1" w:styleId="FootnoteTextChar">
    <w:name w:val="Footnote Text Char"/>
    <w:basedOn w:val="DefaultParagraphFont"/>
    <w:link w:val="FootnoteText"/>
    <w:rsid w:val="00320022"/>
  </w:style>
  <w:style w:type="paragraph" w:styleId="BodyTextIndent3">
    <w:name w:val="Body Text Indent 3"/>
    <w:basedOn w:val="Normal"/>
    <w:link w:val="BodyTextIndent3Char"/>
    <w:rsid w:val="00706E52"/>
    <w:pPr>
      <w:spacing w:after="120"/>
      <w:ind w:left="360"/>
    </w:pPr>
    <w:rPr>
      <w:sz w:val="16"/>
      <w:szCs w:val="16"/>
    </w:rPr>
  </w:style>
  <w:style w:type="character" w:customStyle="1" w:styleId="BodyTextIndent3Char">
    <w:name w:val="Body Text Indent 3 Char"/>
    <w:basedOn w:val="DefaultParagraphFont"/>
    <w:link w:val="BodyTextIndent3"/>
    <w:rsid w:val="00706E52"/>
    <w:rPr>
      <w:sz w:val="16"/>
      <w:szCs w:val="16"/>
    </w:rPr>
  </w:style>
  <w:style w:type="paragraph" w:styleId="NormalWeb">
    <w:name w:val="Normal (Web)"/>
    <w:basedOn w:val="Normal"/>
    <w:uiPriority w:val="99"/>
    <w:unhideWhenUsed/>
    <w:rsid w:val="00833CDD"/>
    <w:pPr>
      <w:spacing w:before="100" w:beforeAutospacing="1" w:after="100" w:afterAutospacing="1"/>
    </w:pPr>
    <w:rPr>
      <w:rFonts w:ascii="Times New Roman" w:hAnsi="Times New Roman"/>
      <w:szCs w:val="24"/>
    </w:rPr>
  </w:style>
  <w:style w:type="paragraph" w:customStyle="1" w:styleId="plaintable">
    <w:name w:val="plaintable"/>
    <w:basedOn w:val="Normal"/>
    <w:rsid w:val="00DA1650"/>
    <w:pPr>
      <w:spacing w:before="100" w:beforeAutospacing="1" w:after="100" w:afterAutospacing="1"/>
    </w:pPr>
    <w:rPr>
      <w:rFonts w:ascii="Times New Roman" w:hAnsi="Times New Roman"/>
      <w:szCs w:val="24"/>
    </w:rPr>
  </w:style>
  <w:style w:type="paragraph" w:customStyle="1" w:styleId="nopad">
    <w:name w:val="nopad"/>
    <w:basedOn w:val="Normal"/>
    <w:rsid w:val="00DA1650"/>
    <w:pPr>
      <w:spacing w:before="100" w:beforeAutospacing="1" w:after="100" w:afterAutospacing="1"/>
    </w:pPr>
    <w:rPr>
      <w:rFonts w:ascii="Times New Roman" w:hAnsi="Times New Roman"/>
      <w:szCs w:val="24"/>
    </w:rPr>
  </w:style>
  <w:style w:type="paragraph" w:customStyle="1" w:styleId="b1">
    <w:name w:val="b1"/>
    <w:basedOn w:val="Normal"/>
    <w:rsid w:val="00DA1650"/>
    <w:pPr>
      <w:pBdr>
        <w:bottom w:val="single" w:sz="6" w:space="0" w:color="auto"/>
        <w:right w:val="single" w:sz="6" w:space="0" w:color="auto"/>
      </w:pBdr>
      <w:spacing w:before="100" w:beforeAutospacing="1" w:after="100" w:afterAutospacing="1"/>
    </w:pPr>
    <w:rPr>
      <w:rFonts w:ascii="Times New Roman" w:hAnsi="Times New Roman"/>
      <w:szCs w:val="24"/>
    </w:rPr>
  </w:style>
  <w:style w:type="paragraph" w:customStyle="1" w:styleId="b2">
    <w:name w:val="b2"/>
    <w:basedOn w:val="Normal"/>
    <w:rsid w:val="00DA1650"/>
    <w:pPr>
      <w:pBdr>
        <w:bottom w:val="single" w:sz="6" w:space="0" w:color="auto"/>
      </w:pBdr>
      <w:spacing w:before="100" w:beforeAutospacing="1" w:after="100" w:afterAutospacing="1"/>
    </w:pPr>
    <w:rPr>
      <w:rFonts w:ascii="Times New Roman" w:hAnsi="Times New Roman"/>
      <w:szCs w:val="24"/>
    </w:rPr>
  </w:style>
  <w:style w:type="paragraph" w:customStyle="1" w:styleId="b3">
    <w:name w:val="b3"/>
    <w:basedOn w:val="Normal"/>
    <w:rsid w:val="00DA1650"/>
    <w:pPr>
      <w:pBdr>
        <w:right w:val="single" w:sz="6" w:space="0" w:color="auto"/>
      </w:pBdr>
      <w:spacing w:before="100" w:beforeAutospacing="1" w:after="100" w:afterAutospacing="1"/>
    </w:pPr>
    <w:rPr>
      <w:rFonts w:ascii="Times New Roman" w:hAnsi="Times New Roman"/>
      <w:szCs w:val="24"/>
    </w:rPr>
  </w:style>
  <w:style w:type="paragraph" w:styleId="TOC4">
    <w:name w:val="toc 4"/>
    <w:basedOn w:val="Normal"/>
    <w:next w:val="Normal"/>
    <w:autoRedefine/>
    <w:uiPriority w:val="39"/>
    <w:unhideWhenUsed/>
    <w:rsid w:val="0057711E"/>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7711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711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711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711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711E"/>
    <w:pPr>
      <w:spacing w:after="100" w:line="276" w:lineRule="auto"/>
      <w:ind w:left="1760"/>
    </w:pPr>
    <w:rPr>
      <w:rFonts w:asciiTheme="minorHAnsi" w:eastAsiaTheme="minorEastAsia" w:hAnsiTheme="minorHAnsi" w:cstheme="minorBidi"/>
      <w:sz w:val="22"/>
      <w:szCs w:val="22"/>
    </w:rPr>
  </w:style>
  <w:style w:type="paragraph" w:styleId="Revision">
    <w:name w:val="Revision"/>
    <w:hidden/>
    <w:uiPriority w:val="99"/>
    <w:semiHidden/>
    <w:rsid w:val="008B278D"/>
    <w:rPr>
      <w:sz w:val="24"/>
    </w:rPr>
  </w:style>
  <w:style w:type="paragraph" w:styleId="Caption">
    <w:name w:val="caption"/>
    <w:basedOn w:val="Normal"/>
    <w:next w:val="Normal"/>
    <w:link w:val="CaptionChar"/>
    <w:unhideWhenUsed/>
    <w:qFormat/>
    <w:rsid w:val="00650B7D"/>
    <w:pPr>
      <w:spacing w:after="200"/>
    </w:pPr>
    <w:rPr>
      <w:b/>
      <w:bCs/>
      <w:color w:val="4F81BD" w:themeColor="accent1"/>
      <w:sz w:val="18"/>
      <w:szCs w:val="18"/>
    </w:rPr>
  </w:style>
  <w:style w:type="paragraph" w:customStyle="1" w:styleId="FigureCaption">
    <w:name w:val="Figure Caption"/>
    <w:basedOn w:val="Caption"/>
    <w:link w:val="FigureCaptionChar"/>
    <w:qFormat/>
    <w:rsid w:val="00127044"/>
    <w:rPr>
      <w:rFonts w:ascii="Times New Roman" w:hAnsi="Times New Roman"/>
      <w:b w:val="0"/>
      <w:color w:val="auto"/>
      <w:sz w:val="24"/>
    </w:rPr>
  </w:style>
  <w:style w:type="paragraph" w:customStyle="1" w:styleId="TableCaption">
    <w:name w:val="Table Caption"/>
    <w:basedOn w:val="Normal"/>
    <w:link w:val="TableCaptionChar"/>
    <w:qFormat/>
    <w:rsid w:val="004A740B"/>
    <w:pPr>
      <w:autoSpaceDE w:val="0"/>
      <w:autoSpaceDN w:val="0"/>
      <w:adjustRightInd w:val="0"/>
    </w:pPr>
    <w:rPr>
      <w:rFonts w:ascii="Times New Roman" w:hAnsi="Times New Roman"/>
      <w:iCs/>
      <w:color w:val="000000"/>
      <w:szCs w:val="24"/>
    </w:rPr>
  </w:style>
  <w:style w:type="character" w:customStyle="1" w:styleId="CaptionChar">
    <w:name w:val="Caption Char"/>
    <w:basedOn w:val="DefaultParagraphFont"/>
    <w:link w:val="Caption"/>
    <w:rsid w:val="00650B7D"/>
    <w:rPr>
      <w:b/>
      <w:bCs/>
      <w:color w:val="4F81BD" w:themeColor="accent1"/>
      <w:sz w:val="18"/>
      <w:szCs w:val="18"/>
    </w:rPr>
  </w:style>
  <w:style w:type="character" w:customStyle="1" w:styleId="FigureCaptionChar">
    <w:name w:val="Figure Caption Char"/>
    <w:basedOn w:val="CaptionChar"/>
    <w:link w:val="FigureCaption"/>
    <w:rsid w:val="00127044"/>
    <w:rPr>
      <w:rFonts w:ascii="Times New Roman" w:hAnsi="Times New Roman"/>
      <w:b w:val="0"/>
      <w:bCs/>
      <w:color w:val="4F81BD" w:themeColor="accent1"/>
      <w:sz w:val="24"/>
      <w:szCs w:val="18"/>
    </w:rPr>
  </w:style>
  <w:style w:type="paragraph" w:styleId="TableofFigures">
    <w:name w:val="table of figures"/>
    <w:basedOn w:val="Normal"/>
    <w:next w:val="Normal"/>
    <w:uiPriority w:val="99"/>
    <w:rsid w:val="009A00E5"/>
  </w:style>
  <w:style w:type="character" w:customStyle="1" w:styleId="TableCaptionChar">
    <w:name w:val="Table Caption Char"/>
    <w:basedOn w:val="DefaultParagraphFont"/>
    <w:link w:val="TableCaption"/>
    <w:rsid w:val="004A740B"/>
    <w:rPr>
      <w:rFonts w:ascii="Times New Roman" w:hAnsi="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3">
      <w:bodyDiv w:val="1"/>
      <w:marLeft w:val="0"/>
      <w:marRight w:val="0"/>
      <w:marTop w:val="0"/>
      <w:marBottom w:val="0"/>
      <w:divBdr>
        <w:top w:val="none" w:sz="0" w:space="0" w:color="auto"/>
        <w:left w:val="none" w:sz="0" w:space="0" w:color="auto"/>
        <w:bottom w:val="none" w:sz="0" w:space="0" w:color="auto"/>
        <w:right w:val="none" w:sz="0" w:space="0" w:color="auto"/>
      </w:divBdr>
      <w:divsChild>
        <w:div w:id="1644894430">
          <w:marLeft w:val="0"/>
          <w:marRight w:val="0"/>
          <w:marTop w:val="0"/>
          <w:marBottom w:val="0"/>
          <w:divBdr>
            <w:top w:val="none" w:sz="0" w:space="0" w:color="auto"/>
            <w:left w:val="none" w:sz="0" w:space="0" w:color="auto"/>
            <w:bottom w:val="none" w:sz="0" w:space="0" w:color="auto"/>
            <w:right w:val="none" w:sz="0" w:space="0" w:color="auto"/>
          </w:divBdr>
          <w:divsChild>
            <w:div w:id="1963028377">
              <w:marLeft w:val="0"/>
              <w:marRight w:val="0"/>
              <w:marTop w:val="0"/>
              <w:marBottom w:val="0"/>
              <w:divBdr>
                <w:top w:val="none" w:sz="0" w:space="0" w:color="auto"/>
                <w:left w:val="none" w:sz="0" w:space="0" w:color="auto"/>
                <w:bottom w:val="none" w:sz="0" w:space="0" w:color="auto"/>
                <w:right w:val="none" w:sz="0" w:space="0" w:color="auto"/>
              </w:divBdr>
              <w:divsChild>
                <w:div w:id="18598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3117">
      <w:bodyDiv w:val="1"/>
      <w:marLeft w:val="0"/>
      <w:marRight w:val="0"/>
      <w:marTop w:val="0"/>
      <w:marBottom w:val="0"/>
      <w:divBdr>
        <w:top w:val="none" w:sz="0" w:space="0" w:color="auto"/>
        <w:left w:val="none" w:sz="0" w:space="0" w:color="auto"/>
        <w:bottom w:val="none" w:sz="0" w:space="0" w:color="auto"/>
        <w:right w:val="none" w:sz="0" w:space="0" w:color="auto"/>
      </w:divBdr>
    </w:div>
    <w:div w:id="225069985">
      <w:bodyDiv w:val="1"/>
      <w:marLeft w:val="0"/>
      <w:marRight w:val="0"/>
      <w:marTop w:val="0"/>
      <w:marBottom w:val="0"/>
      <w:divBdr>
        <w:top w:val="none" w:sz="0" w:space="0" w:color="auto"/>
        <w:left w:val="none" w:sz="0" w:space="0" w:color="auto"/>
        <w:bottom w:val="none" w:sz="0" w:space="0" w:color="auto"/>
        <w:right w:val="none" w:sz="0" w:space="0" w:color="auto"/>
      </w:divBdr>
    </w:div>
    <w:div w:id="345518388">
      <w:bodyDiv w:val="1"/>
      <w:marLeft w:val="0"/>
      <w:marRight w:val="0"/>
      <w:marTop w:val="0"/>
      <w:marBottom w:val="0"/>
      <w:divBdr>
        <w:top w:val="none" w:sz="0" w:space="0" w:color="auto"/>
        <w:left w:val="none" w:sz="0" w:space="0" w:color="auto"/>
        <w:bottom w:val="none" w:sz="0" w:space="0" w:color="auto"/>
        <w:right w:val="none" w:sz="0" w:space="0" w:color="auto"/>
      </w:divBdr>
      <w:divsChild>
        <w:div w:id="2078625194">
          <w:marLeft w:val="0"/>
          <w:marRight w:val="0"/>
          <w:marTop w:val="0"/>
          <w:marBottom w:val="0"/>
          <w:divBdr>
            <w:top w:val="none" w:sz="0" w:space="0" w:color="auto"/>
            <w:left w:val="none" w:sz="0" w:space="0" w:color="auto"/>
            <w:bottom w:val="none" w:sz="0" w:space="0" w:color="auto"/>
            <w:right w:val="none" w:sz="0" w:space="0" w:color="auto"/>
          </w:divBdr>
          <w:divsChild>
            <w:div w:id="89855234">
              <w:marLeft w:val="0"/>
              <w:marRight w:val="0"/>
              <w:marTop w:val="0"/>
              <w:marBottom w:val="0"/>
              <w:divBdr>
                <w:top w:val="none" w:sz="0" w:space="0" w:color="auto"/>
                <w:left w:val="none" w:sz="0" w:space="0" w:color="auto"/>
                <w:bottom w:val="none" w:sz="0" w:space="0" w:color="auto"/>
                <w:right w:val="none" w:sz="0" w:space="0" w:color="auto"/>
              </w:divBdr>
              <w:divsChild>
                <w:div w:id="1645426555">
                  <w:marLeft w:val="0"/>
                  <w:marRight w:val="0"/>
                  <w:marTop w:val="0"/>
                  <w:marBottom w:val="0"/>
                  <w:divBdr>
                    <w:top w:val="none" w:sz="0" w:space="0" w:color="auto"/>
                    <w:left w:val="none" w:sz="0" w:space="0" w:color="auto"/>
                    <w:bottom w:val="none" w:sz="0" w:space="0" w:color="auto"/>
                    <w:right w:val="none" w:sz="0" w:space="0" w:color="auto"/>
                  </w:divBdr>
                  <w:divsChild>
                    <w:div w:id="1715496736">
                      <w:marLeft w:val="0"/>
                      <w:marRight w:val="0"/>
                      <w:marTop w:val="0"/>
                      <w:marBottom w:val="0"/>
                      <w:divBdr>
                        <w:top w:val="none" w:sz="0" w:space="0" w:color="auto"/>
                        <w:left w:val="none" w:sz="0" w:space="0" w:color="auto"/>
                        <w:bottom w:val="none" w:sz="0" w:space="0" w:color="auto"/>
                        <w:right w:val="none" w:sz="0" w:space="0" w:color="auto"/>
                      </w:divBdr>
                      <w:divsChild>
                        <w:div w:id="1415662613">
                          <w:marLeft w:val="0"/>
                          <w:marRight w:val="0"/>
                          <w:marTop w:val="0"/>
                          <w:marBottom w:val="0"/>
                          <w:divBdr>
                            <w:top w:val="none" w:sz="0" w:space="0" w:color="auto"/>
                            <w:left w:val="none" w:sz="0" w:space="0" w:color="auto"/>
                            <w:bottom w:val="none" w:sz="0" w:space="0" w:color="auto"/>
                            <w:right w:val="none" w:sz="0" w:space="0" w:color="auto"/>
                          </w:divBdr>
                          <w:divsChild>
                            <w:div w:id="470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764097">
      <w:bodyDiv w:val="1"/>
      <w:marLeft w:val="0"/>
      <w:marRight w:val="0"/>
      <w:marTop w:val="0"/>
      <w:marBottom w:val="0"/>
      <w:divBdr>
        <w:top w:val="none" w:sz="0" w:space="0" w:color="auto"/>
        <w:left w:val="none" w:sz="0" w:space="0" w:color="auto"/>
        <w:bottom w:val="none" w:sz="0" w:space="0" w:color="auto"/>
        <w:right w:val="none" w:sz="0" w:space="0" w:color="auto"/>
      </w:divBdr>
      <w:divsChild>
        <w:div w:id="777681332">
          <w:marLeft w:val="0"/>
          <w:marRight w:val="0"/>
          <w:marTop w:val="0"/>
          <w:marBottom w:val="0"/>
          <w:divBdr>
            <w:top w:val="none" w:sz="0" w:space="0" w:color="auto"/>
            <w:left w:val="none" w:sz="0" w:space="0" w:color="auto"/>
            <w:bottom w:val="none" w:sz="0" w:space="0" w:color="auto"/>
            <w:right w:val="none" w:sz="0" w:space="0" w:color="auto"/>
          </w:divBdr>
          <w:divsChild>
            <w:div w:id="86200700">
              <w:marLeft w:val="0"/>
              <w:marRight w:val="0"/>
              <w:marTop w:val="0"/>
              <w:marBottom w:val="0"/>
              <w:divBdr>
                <w:top w:val="none" w:sz="0" w:space="0" w:color="auto"/>
                <w:left w:val="none" w:sz="0" w:space="0" w:color="auto"/>
                <w:bottom w:val="none" w:sz="0" w:space="0" w:color="auto"/>
                <w:right w:val="none" w:sz="0" w:space="0" w:color="auto"/>
              </w:divBdr>
              <w:divsChild>
                <w:div w:id="2361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99994">
      <w:bodyDiv w:val="1"/>
      <w:marLeft w:val="0"/>
      <w:marRight w:val="0"/>
      <w:marTop w:val="0"/>
      <w:marBottom w:val="0"/>
      <w:divBdr>
        <w:top w:val="none" w:sz="0" w:space="0" w:color="auto"/>
        <w:left w:val="none" w:sz="0" w:space="0" w:color="auto"/>
        <w:bottom w:val="none" w:sz="0" w:space="0" w:color="auto"/>
        <w:right w:val="none" w:sz="0" w:space="0" w:color="auto"/>
      </w:divBdr>
      <w:divsChild>
        <w:div w:id="1187596814">
          <w:marLeft w:val="0"/>
          <w:marRight w:val="0"/>
          <w:marTop w:val="0"/>
          <w:marBottom w:val="0"/>
          <w:divBdr>
            <w:top w:val="none" w:sz="0" w:space="0" w:color="auto"/>
            <w:left w:val="none" w:sz="0" w:space="0" w:color="auto"/>
            <w:bottom w:val="none" w:sz="0" w:space="0" w:color="auto"/>
            <w:right w:val="none" w:sz="0" w:space="0" w:color="auto"/>
          </w:divBdr>
          <w:divsChild>
            <w:div w:id="756557525">
              <w:marLeft w:val="0"/>
              <w:marRight w:val="0"/>
              <w:marTop w:val="0"/>
              <w:marBottom w:val="0"/>
              <w:divBdr>
                <w:top w:val="none" w:sz="0" w:space="0" w:color="auto"/>
                <w:left w:val="none" w:sz="0" w:space="0" w:color="auto"/>
                <w:bottom w:val="none" w:sz="0" w:space="0" w:color="auto"/>
                <w:right w:val="none" w:sz="0" w:space="0" w:color="auto"/>
              </w:divBdr>
              <w:divsChild>
                <w:div w:id="851143285">
                  <w:marLeft w:val="0"/>
                  <w:marRight w:val="0"/>
                  <w:marTop w:val="0"/>
                  <w:marBottom w:val="0"/>
                  <w:divBdr>
                    <w:top w:val="none" w:sz="0" w:space="0" w:color="auto"/>
                    <w:left w:val="none" w:sz="0" w:space="0" w:color="auto"/>
                    <w:bottom w:val="none" w:sz="0" w:space="0" w:color="auto"/>
                    <w:right w:val="none" w:sz="0" w:space="0" w:color="auto"/>
                  </w:divBdr>
                  <w:divsChild>
                    <w:div w:id="845706243">
                      <w:marLeft w:val="0"/>
                      <w:marRight w:val="0"/>
                      <w:marTop w:val="0"/>
                      <w:marBottom w:val="0"/>
                      <w:divBdr>
                        <w:top w:val="none" w:sz="0" w:space="0" w:color="auto"/>
                        <w:left w:val="none" w:sz="0" w:space="0" w:color="auto"/>
                        <w:bottom w:val="none" w:sz="0" w:space="0" w:color="auto"/>
                        <w:right w:val="none" w:sz="0" w:space="0" w:color="auto"/>
                      </w:divBdr>
                      <w:divsChild>
                        <w:div w:id="306474006">
                          <w:marLeft w:val="0"/>
                          <w:marRight w:val="0"/>
                          <w:marTop w:val="0"/>
                          <w:marBottom w:val="0"/>
                          <w:divBdr>
                            <w:top w:val="none" w:sz="0" w:space="0" w:color="auto"/>
                            <w:left w:val="none" w:sz="0" w:space="0" w:color="auto"/>
                            <w:bottom w:val="none" w:sz="0" w:space="0" w:color="auto"/>
                            <w:right w:val="none" w:sz="0" w:space="0" w:color="auto"/>
                          </w:divBdr>
                          <w:divsChild>
                            <w:div w:id="1066611980">
                              <w:marLeft w:val="0"/>
                              <w:marRight w:val="0"/>
                              <w:marTop w:val="0"/>
                              <w:marBottom w:val="0"/>
                              <w:divBdr>
                                <w:top w:val="none" w:sz="0" w:space="0" w:color="auto"/>
                                <w:left w:val="none" w:sz="0" w:space="0" w:color="auto"/>
                                <w:bottom w:val="none" w:sz="0" w:space="0" w:color="auto"/>
                                <w:right w:val="none" w:sz="0" w:space="0" w:color="auto"/>
                              </w:divBdr>
                              <w:divsChild>
                                <w:div w:id="18630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504225">
      <w:bodyDiv w:val="1"/>
      <w:marLeft w:val="0"/>
      <w:marRight w:val="0"/>
      <w:marTop w:val="0"/>
      <w:marBottom w:val="0"/>
      <w:divBdr>
        <w:top w:val="none" w:sz="0" w:space="0" w:color="auto"/>
        <w:left w:val="none" w:sz="0" w:space="0" w:color="auto"/>
        <w:bottom w:val="none" w:sz="0" w:space="0" w:color="auto"/>
        <w:right w:val="none" w:sz="0" w:space="0" w:color="auto"/>
      </w:divBdr>
      <w:divsChild>
        <w:div w:id="1862011071">
          <w:marLeft w:val="0"/>
          <w:marRight w:val="0"/>
          <w:marTop w:val="0"/>
          <w:marBottom w:val="0"/>
          <w:divBdr>
            <w:top w:val="none" w:sz="0" w:space="0" w:color="auto"/>
            <w:left w:val="none" w:sz="0" w:space="0" w:color="auto"/>
            <w:bottom w:val="none" w:sz="0" w:space="0" w:color="auto"/>
            <w:right w:val="none" w:sz="0" w:space="0" w:color="auto"/>
          </w:divBdr>
          <w:divsChild>
            <w:div w:id="150872940">
              <w:marLeft w:val="0"/>
              <w:marRight w:val="0"/>
              <w:marTop w:val="0"/>
              <w:marBottom w:val="0"/>
              <w:divBdr>
                <w:top w:val="none" w:sz="0" w:space="0" w:color="auto"/>
                <w:left w:val="none" w:sz="0" w:space="0" w:color="auto"/>
                <w:bottom w:val="none" w:sz="0" w:space="0" w:color="auto"/>
                <w:right w:val="none" w:sz="0" w:space="0" w:color="auto"/>
              </w:divBdr>
              <w:divsChild>
                <w:div w:id="7551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49324">
      <w:bodyDiv w:val="1"/>
      <w:marLeft w:val="0"/>
      <w:marRight w:val="0"/>
      <w:marTop w:val="0"/>
      <w:marBottom w:val="0"/>
      <w:divBdr>
        <w:top w:val="none" w:sz="0" w:space="0" w:color="auto"/>
        <w:left w:val="none" w:sz="0" w:space="0" w:color="auto"/>
        <w:bottom w:val="none" w:sz="0" w:space="0" w:color="auto"/>
        <w:right w:val="none" w:sz="0" w:space="0" w:color="auto"/>
      </w:divBdr>
    </w:div>
    <w:div w:id="638848757">
      <w:bodyDiv w:val="1"/>
      <w:marLeft w:val="0"/>
      <w:marRight w:val="0"/>
      <w:marTop w:val="0"/>
      <w:marBottom w:val="0"/>
      <w:divBdr>
        <w:top w:val="none" w:sz="0" w:space="0" w:color="auto"/>
        <w:left w:val="none" w:sz="0" w:space="0" w:color="auto"/>
        <w:bottom w:val="none" w:sz="0" w:space="0" w:color="auto"/>
        <w:right w:val="none" w:sz="0" w:space="0" w:color="auto"/>
      </w:divBdr>
    </w:div>
    <w:div w:id="678893308">
      <w:bodyDiv w:val="1"/>
      <w:marLeft w:val="0"/>
      <w:marRight w:val="0"/>
      <w:marTop w:val="0"/>
      <w:marBottom w:val="0"/>
      <w:divBdr>
        <w:top w:val="none" w:sz="0" w:space="0" w:color="auto"/>
        <w:left w:val="none" w:sz="0" w:space="0" w:color="auto"/>
        <w:bottom w:val="none" w:sz="0" w:space="0" w:color="auto"/>
        <w:right w:val="none" w:sz="0" w:space="0" w:color="auto"/>
      </w:divBdr>
      <w:divsChild>
        <w:div w:id="99223834">
          <w:marLeft w:val="0"/>
          <w:marRight w:val="0"/>
          <w:marTop w:val="0"/>
          <w:marBottom w:val="0"/>
          <w:divBdr>
            <w:top w:val="none" w:sz="0" w:space="0" w:color="auto"/>
            <w:left w:val="none" w:sz="0" w:space="0" w:color="auto"/>
            <w:bottom w:val="none" w:sz="0" w:space="0" w:color="auto"/>
            <w:right w:val="none" w:sz="0" w:space="0" w:color="auto"/>
          </w:divBdr>
          <w:divsChild>
            <w:div w:id="1932086598">
              <w:marLeft w:val="0"/>
              <w:marRight w:val="0"/>
              <w:marTop w:val="0"/>
              <w:marBottom w:val="0"/>
              <w:divBdr>
                <w:top w:val="none" w:sz="0" w:space="0" w:color="auto"/>
                <w:left w:val="none" w:sz="0" w:space="0" w:color="auto"/>
                <w:bottom w:val="none" w:sz="0" w:space="0" w:color="auto"/>
                <w:right w:val="none" w:sz="0" w:space="0" w:color="auto"/>
              </w:divBdr>
              <w:divsChild>
                <w:div w:id="1703902470">
                  <w:marLeft w:val="0"/>
                  <w:marRight w:val="0"/>
                  <w:marTop w:val="0"/>
                  <w:marBottom w:val="0"/>
                  <w:divBdr>
                    <w:top w:val="none" w:sz="0" w:space="0" w:color="auto"/>
                    <w:left w:val="none" w:sz="0" w:space="0" w:color="auto"/>
                    <w:bottom w:val="none" w:sz="0" w:space="0" w:color="auto"/>
                    <w:right w:val="none" w:sz="0" w:space="0" w:color="auto"/>
                  </w:divBdr>
                  <w:divsChild>
                    <w:div w:id="433596118">
                      <w:marLeft w:val="0"/>
                      <w:marRight w:val="0"/>
                      <w:marTop w:val="0"/>
                      <w:marBottom w:val="0"/>
                      <w:divBdr>
                        <w:top w:val="none" w:sz="0" w:space="0" w:color="auto"/>
                        <w:left w:val="none" w:sz="0" w:space="0" w:color="auto"/>
                        <w:bottom w:val="none" w:sz="0" w:space="0" w:color="auto"/>
                        <w:right w:val="none" w:sz="0" w:space="0" w:color="auto"/>
                      </w:divBdr>
                      <w:divsChild>
                        <w:div w:id="46939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727380">
      <w:bodyDiv w:val="1"/>
      <w:marLeft w:val="0"/>
      <w:marRight w:val="0"/>
      <w:marTop w:val="0"/>
      <w:marBottom w:val="0"/>
      <w:divBdr>
        <w:top w:val="none" w:sz="0" w:space="0" w:color="auto"/>
        <w:left w:val="none" w:sz="0" w:space="0" w:color="auto"/>
        <w:bottom w:val="none" w:sz="0" w:space="0" w:color="auto"/>
        <w:right w:val="none" w:sz="0" w:space="0" w:color="auto"/>
      </w:divBdr>
    </w:div>
    <w:div w:id="718894886">
      <w:bodyDiv w:val="1"/>
      <w:marLeft w:val="0"/>
      <w:marRight w:val="0"/>
      <w:marTop w:val="0"/>
      <w:marBottom w:val="0"/>
      <w:divBdr>
        <w:top w:val="none" w:sz="0" w:space="0" w:color="auto"/>
        <w:left w:val="none" w:sz="0" w:space="0" w:color="auto"/>
        <w:bottom w:val="none" w:sz="0" w:space="0" w:color="auto"/>
        <w:right w:val="none" w:sz="0" w:space="0" w:color="auto"/>
      </w:divBdr>
      <w:divsChild>
        <w:div w:id="1946689279">
          <w:marLeft w:val="0"/>
          <w:marRight w:val="0"/>
          <w:marTop w:val="0"/>
          <w:marBottom w:val="0"/>
          <w:divBdr>
            <w:top w:val="none" w:sz="0" w:space="0" w:color="auto"/>
            <w:left w:val="none" w:sz="0" w:space="0" w:color="auto"/>
            <w:bottom w:val="none" w:sz="0" w:space="0" w:color="auto"/>
            <w:right w:val="none" w:sz="0" w:space="0" w:color="auto"/>
          </w:divBdr>
          <w:divsChild>
            <w:div w:id="850723313">
              <w:marLeft w:val="0"/>
              <w:marRight w:val="0"/>
              <w:marTop w:val="0"/>
              <w:marBottom w:val="0"/>
              <w:divBdr>
                <w:top w:val="none" w:sz="0" w:space="0" w:color="auto"/>
                <w:left w:val="none" w:sz="0" w:space="0" w:color="auto"/>
                <w:bottom w:val="none" w:sz="0" w:space="0" w:color="auto"/>
                <w:right w:val="none" w:sz="0" w:space="0" w:color="auto"/>
              </w:divBdr>
              <w:divsChild>
                <w:div w:id="439685546">
                  <w:marLeft w:val="0"/>
                  <w:marRight w:val="0"/>
                  <w:marTop w:val="0"/>
                  <w:marBottom w:val="0"/>
                  <w:divBdr>
                    <w:top w:val="none" w:sz="0" w:space="0" w:color="auto"/>
                    <w:left w:val="none" w:sz="0" w:space="0" w:color="auto"/>
                    <w:bottom w:val="none" w:sz="0" w:space="0" w:color="auto"/>
                    <w:right w:val="none" w:sz="0" w:space="0" w:color="auto"/>
                  </w:divBdr>
                  <w:divsChild>
                    <w:div w:id="128941833">
                      <w:marLeft w:val="0"/>
                      <w:marRight w:val="0"/>
                      <w:marTop w:val="0"/>
                      <w:marBottom w:val="0"/>
                      <w:divBdr>
                        <w:top w:val="none" w:sz="0" w:space="0" w:color="auto"/>
                        <w:left w:val="none" w:sz="0" w:space="0" w:color="auto"/>
                        <w:bottom w:val="none" w:sz="0" w:space="0" w:color="auto"/>
                        <w:right w:val="none" w:sz="0" w:space="0" w:color="auto"/>
                      </w:divBdr>
                      <w:divsChild>
                        <w:div w:id="1583295905">
                          <w:marLeft w:val="0"/>
                          <w:marRight w:val="0"/>
                          <w:marTop w:val="0"/>
                          <w:marBottom w:val="0"/>
                          <w:divBdr>
                            <w:top w:val="none" w:sz="0" w:space="0" w:color="auto"/>
                            <w:left w:val="none" w:sz="0" w:space="0" w:color="auto"/>
                            <w:bottom w:val="none" w:sz="0" w:space="0" w:color="auto"/>
                            <w:right w:val="none" w:sz="0" w:space="0" w:color="auto"/>
                          </w:divBdr>
                          <w:divsChild>
                            <w:div w:id="671029415">
                              <w:marLeft w:val="0"/>
                              <w:marRight w:val="0"/>
                              <w:marTop w:val="0"/>
                              <w:marBottom w:val="0"/>
                              <w:divBdr>
                                <w:top w:val="none" w:sz="0" w:space="0" w:color="auto"/>
                                <w:left w:val="none" w:sz="0" w:space="0" w:color="auto"/>
                                <w:bottom w:val="none" w:sz="0" w:space="0" w:color="auto"/>
                                <w:right w:val="none" w:sz="0" w:space="0" w:color="auto"/>
                              </w:divBdr>
                              <w:divsChild>
                                <w:div w:id="779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558165">
      <w:bodyDiv w:val="1"/>
      <w:marLeft w:val="0"/>
      <w:marRight w:val="0"/>
      <w:marTop w:val="0"/>
      <w:marBottom w:val="0"/>
      <w:divBdr>
        <w:top w:val="none" w:sz="0" w:space="0" w:color="auto"/>
        <w:left w:val="none" w:sz="0" w:space="0" w:color="auto"/>
        <w:bottom w:val="none" w:sz="0" w:space="0" w:color="auto"/>
        <w:right w:val="none" w:sz="0" w:space="0" w:color="auto"/>
      </w:divBdr>
    </w:div>
    <w:div w:id="1016688613">
      <w:bodyDiv w:val="1"/>
      <w:marLeft w:val="0"/>
      <w:marRight w:val="0"/>
      <w:marTop w:val="0"/>
      <w:marBottom w:val="0"/>
      <w:divBdr>
        <w:top w:val="none" w:sz="0" w:space="0" w:color="auto"/>
        <w:left w:val="none" w:sz="0" w:space="0" w:color="auto"/>
        <w:bottom w:val="none" w:sz="0" w:space="0" w:color="auto"/>
        <w:right w:val="none" w:sz="0" w:space="0" w:color="auto"/>
      </w:divBdr>
      <w:divsChild>
        <w:div w:id="851266080">
          <w:marLeft w:val="0"/>
          <w:marRight w:val="0"/>
          <w:marTop w:val="0"/>
          <w:marBottom w:val="0"/>
          <w:divBdr>
            <w:top w:val="none" w:sz="0" w:space="0" w:color="auto"/>
            <w:left w:val="none" w:sz="0" w:space="0" w:color="auto"/>
            <w:bottom w:val="none" w:sz="0" w:space="0" w:color="auto"/>
            <w:right w:val="none" w:sz="0" w:space="0" w:color="auto"/>
          </w:divBdr>
          <w:divsChild>
            <w:div w:id="183448581">
              <w:marLeft w:val="0"/>
              <w:marRight w:val="0"/>
              <w:marTop w:val="0"/>
              <w:marBottom w:val="0"/>
              <w:divBdr>
                <w:top w:val="none" w:sz="0" w:space="0" w:color="auto"/>
                <w:left w:val="none" w:sz="0" w:space="0" w:color="auto"/>
                <w:bottom w:val="none" w:sz="0" w:space="0" w:color="auto"/>
                <w:right w:val="none" w:sz="0" w:space="0" w:color="auto"/>
              </w:divBdr>
              <w:divsChild>
                <w:div w:id="4710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7291">
      <w:bodyDiv w:val="1"/>
      <w:marLeft w:val="0"/>
      <w:marRight w:val="0"/>
      <w:marTop w:val="0"/>
      <w:marBottom w:val="0"/>
      <w:divBdr>
        <w:top w:val="none" w:sz="0" w:space="0" w:color="auto"/>
        <w:left w:val="none" w:sz="0" w:space="0" w:color="auto"/>
        <w:bottom w:val="none" w:sz="0" w:space="0" w:color="auto"/>
        <w:right w:val="none" w:sz="0" w:space="0" w:color="auto"/>
      </w:divBdr>
      <w:divsChild>
        <w:div w:id="1097599162">
          <w:marLeft w:val="0"/>
          <w:marRight w:val="0"/>
          <w:marTop w:val="0"/>
          <w:marBottom w:val="0"/>
          <w:divBdr>
            <w:top w:val="none" w:sz="0" w:space="0" w:color="auto"/>
            <w:left w:val="none" w:sz="0" w:space="0" w:color="auto"/>
            <w:bottom w:val="none" w:sz="0" w:space="0" w:color="auto"/>
            <w:right w:val="none" w:sz="0" w:space="0" w:color="auto"/>
          </w:divBdr>
          <w:divsChild>
            <w:div w:id="2049794313">
              <w:marLeft w:val="0"/>
              <w:marRight w:val="0"/>
              <w:marTop w:val="0"/>
              <w:marBottom w:val="0"/>
              <w:divBdr>
                <w:top w:val="none" w:sz="0" w:space="0" w:color="auto"/>
                <w:left w:val="none" w:sz="0" w:space="0" w:color="auto"/>
                <w:bottom w:val="none" w:sz="0" w:space="0" w:color="auto"/>
                <w:right w:val="none" w:sz="0" w:space="0" w:color="auto"/>
              </w:divBdr>
              <w:divsChild>
                <w:div w:id="19168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9751">
      <w:bodyDiv w:val="1"/>
      <w:marLeft w:val="0"/>
      <w:marRight w:val="0"/>
      <w:marTop w:val="0"/>
      <w:marBottom w:val="0"/>
      <w:divBdr>
        <w:top w:val="none" w:sz="0" w:space="0" w:color="auto"/>
        <w:left w:val="none" w:sz="0" w:space="0" w:color="auto"/>
        <w:bottom w:val="none" w:sz="0" w:space="0" w:color="auto"/>
        <w:right w:val="none" w:sz="0" w:space="0" w:color="auto"/>
      </w:divBdr>
    </w:div>
    <w:div w:id="1790661722">
      <w:bodyDiv w:val="1"/>
      <w:marLeft w:val="0"/>
      <w:marRight w:val="0"/>
      <w:marTop w:val="0"/>
      <w:marBottom w:val="0"/>
      <w:divBdr>
        <w:top w:val="none" w:sz="0" w:space="0" w:color="auto"/>
        <w:left w:val="none" w:sz="0" w:space="0" w:color="auto"/>
        <w:bottom w:val="none" w:sz="0" w:space="0" w:color="auto"/>
        <w:right w:val="none" w:sz="0" w:space="0" w:color="auto"/>
      </w:divBdr>
    </w:div>
    <w:div w:id="1845901155">
      <w:bodyDiv w:val="1"/>
      <w:marLeft w:val="0"/>
      <w:marRight w:val="0"/>
      <w:marTop w:val="0"/>
      <w:marBottom w:val="0"/>
      <w:divBdr>
        <w:top w:val="none" w:sz="0" w:space="0" w:color="auto"/>
        <w:left w:val="none" w:sz="0" w:space="0" w:color="auto"/>
        <w:bottom w:val="none" w:sz="0" w:space="0" w:color="auto"/>
        <w:right w:val="none" w:sz="0" w:space="0" w:color="auto"/>
      </w:divBdr>
      <w:divsChild>
        <w:div w:id="541984851">
          <w:marLeft w:val="0"/>
          <w:marRight w:val="0"/>
          <w:marTop w:val="0"/>
          <w:marBottom w:val="0"/>
          <w:divBdr>
            <w:top w:val="none" w:sz="0" w:space="0" w:color="auto"/>
            <w:left w:val="none" w:sz="0" w:space="0" w:color="auto"/>
            <w:bottom w:val="none" w:sz="0" w:space="0" w:color="auto"/>
            <w:right w:val="none" w:sz="0" w:space="0" w:color="auto"/>
          </w:divBdr>
          <w:divsChild>
            <w:div w:id="1910992874">
              <w:marLeft w:val="0"/>
              <w:marRight w:val="0"/>
              <w:marTop w:val="0"/>
              <w:marBottom w:val="0"/>
              <w:divBdr>
                <w:top w:val="none" w:sz="0" w:space="0" w:color="auto"/>
                <w:left w:val="none" w:sz="0" w:space="0" w:color="auto"/>
                <w:bottom w:val="none" w:sz="0" w:space="0" w:color="auto"/>
                <w:right w:val="none" w:sz="0" w:space="0" w:color="auto"/>
              </w:divBdr>
              <w:divsChild>
                <w:div w:id="1069303906">
                  <w:marLeft w:val="0"/>
                  <w:marRight w:val="0"/>
                  <w:marTop w:val="0"/>
                  <w:marBottom w:val="0"/>
                  <w:divBdr>
                    <w:top w:val="none" w:sz="0" w:space="0" w:color="auto"/>
                    <w:left w:val="none" w:sz="0" w:space="0" w:color="auto"/>
                    <w:bottom w:val="none" w:sz="0" w:space="0" w:color="auto"/>
                    <w:right w:val="none" w:sz="0" w:space="0" w:color="auto"/>
                  </w:divBdr>
                  <w:divsChild>
                    <w:div w:id="1375275227">
                      <w:marLeft w:val="0"/>
                      <w:marRight w:val="0"/>
                      <w:marTop w:val="0"/>
                      <w:marBottom w:val="0"/>
                      <w:divBdr>
                        <w:top w:val="none" w:sz="0" w:space="0" w:color="auto"/>
                        <w:left w:val="none" w:sz="0" w:space="0" w:color="auto"/>
                        <w:bottom w:val="none" w:sz="0" w:space="0" w:color="auto"/>
                        <w:right w:val="none" w:sz="0" w:space="0" w:color="auto"/>
                      </w:divBdr>
                      <w:divsChild>
                        <w:div w:id="1809590544">
                          <w:marLeft w:val="0"/>
                          <w:marRight w:val="0"/>
                          <w:marTop w:val="0"/>
                          <w:marBottom w:val="0"/>
                          <w:divBdr>
                            <w:top w:val="none" w:sz="0" w:space="0" w:color="auto"/>
                            <w:left w:val="none" w:sz="0" w:space="0" w:color="auto"/>
                            <w:bottom w:val="none" w:sz="0" w:space="0" w:color="auto"/>
                            <w:right w:val="none" w:sz="0" w:space="0" w:color="auto"/>
                          </w:divBdr>
                          <w:divsChild>
                            <w:div w:id="16792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0708">
      <w:bodyDiv w:val="1"/>
      <w:marLeft w:val="0"/>
      <w:marRight w:val="0"/>
      <w:marTop w:val="0"/>
      <w:marBottom w:val="0"/>
      <w:divBdr>
        <w:top w:val="none" w:sz="0" w:space="0" w:color="auto"/>
        <w:left w:val="none" w:sz="0" w:space="0" w:color="auto"/>
        <w:bottom w:val="none" w:sz="0" w:space="0" w:color="auto"/>
        <w:right w:val="none" w:sz="0" w:space="0" w:color="auto"/>
      </w:divBdr>
      <w:divsChild>
        <w:div w:id="1109275911">
          <w:marLeft w:val="0"/>
          <w:marRight w:val="0"/>
          <w:marTop w:val="0"/>
          <w:marBottom w:val="0"/>
          <w:divBdr>
            <w:top w:val="none" w:sz="0" w:space="0" w:color="auto"/>
            <w:left w:val="none" w:sz="0" w:space="0" w:color="auto"/>
            <w:bottom w:val="none" w:sz="0" w:space="0" w:color="auto"/>
            <w:right w:val="none" w:sz="0" w:space="0" w:color="auto"/>
          </w:divBdr>
          <w:divsChild>
            <w:div w:id="1519539348">
              <w:marLeft w:val="0"/>
              <w:marRight w:val="0"/>
              <w:marTop w:val="0"/>
              <w:marBottom w:val="0"/>
              <w:divBdr>
                <w:top w:val="none" w:sz="0" w:space="0" w:color="auto"/>
                <w:left w:val="none" w:sz="0" w:space="0" w:color="auto"/>
                <w:bottom w:val="none" w:sz="0" w:space="0" w:color="auto"/>
                <w:right w:val="none" w:sz="0" w:space="0" w:color="auto"/>
              </w:divBdr>
              <w:divsChild>
                <w:div w:id="8951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8081">
      <w:bodyDiv w:val="1"/>
      <w:marLeft w:val="0"/>
      <w:marRight w:val="0"/>
      <w:marTop w:val="0"/>
      <w:marBottom w:val="0"/>
      <w:divBdr>
        <w:top w:val="none" w:sz="0" w:space="0" w:color="auto"/>
        <w:left w:val="none" w:sz="0" w:space="0" w:color="auto"/>
        <w:bottom w:val="none" w:sz="0" w:space="0" w:color="auto"/>
        <w:right w:val="none" w:sz="0" w:space="0" w:color="auto"/>
      </w:divBdr>
      <w:divsChild>
        <w:div w:id="1508861805">
          <w:marLeft w:val="0"/>
          <w:marRight w:val="0"/>
          <w:marTop w:val="0"/>
          <w:marBottom w:val="0"/>
          <w:divBdr>
            <w:top w:val="none" w:sz="0" w:space="0" w:color="auto"/>
            <w:left w:val="none" w:sz="0" w:space="0" w:color="auto"/>
            <w:bottom w:val="none" w:sz="0" w:space="0" w:color="auto"/>
            <w:right w:val="none" w:sz="0" w:space="0" w:color="auto"/>
          </w:divBdr>
          <w:divsChild>
            <w:div w:id="298801808">
              <w:marLeft w:val="0"/>
              <w:marRight w:val="0"/>
              <w:marTop w:val="0"/>
              <w:marBottom w:val="0"/>
              <w:divBdr>
                <w:top w:val="none" w:sz="0" w:space="0" w:color="auto"/>
                <w:left w:val="none" w:sz="0" w:space="0" w:color="auto"/>
                <w:bottom w:val="none" w:sz="0" w:space="0" w:color="auto"/>
                <w:right w:val="none" w:sz="0" w:space="0" w:color="auto"/>
              </w:divBdr>
              <w:divsChild>
                <w:div w:id="1697191821">
                  <w:marLeft w:val="0"/>
                  <w:marRight w:val="0"/>
                  <w:marTop w:val="0"/>
                  <w:marBottom w:val="0"/>
                  <w:divBdr>
                    <w:top w:val="none" w:sz="0" w:space="0" w:color="auto"/>
                    <w:left w:val="none" w:sz="0" w:space="0" w:color="auto"/>
                    <w:bottom w:val="none" w:sz="0" w:space="0" w:color="auto"/>
                    <w:right w:val="none" w:sz="0" w:space="0" w:color="auto"/>
                  </w:divBdr>
                  <w:divsChild>
                    <w:div w:id="1266228736">
                      <w:marLeft w:val="0"/>
                      <w:marRight w:val="0"/>
                      <w:marTop w:val="0"/>
                      <w:marBottom w:val="0"/>
                      <w:divBdr>
                        <w:top w:val="none" w:sz="0" w:space="0" w:color="auto"/>
                        <w:left w:val="none" w:sz="0" w:space="0" w:color="auto"/>
                        <w:bottom w:val="none" w:sz="0" w:space="0" w:color="auto"/>
                        <w:right w:val="none" w:sz="0" w:space="0" w:color="auto"/>
                      </w:divBdr>
                      <w:divsChild>
                        <w:div w:id="216476163">
                          <w:marLeft w:val="0"/>
                          <w:marRight w:val="0"/>
                          <w:marTop w:val="0"/>
                          <w:marBottom w:val="0"/>
                          <w:divBdr>
                            <w:top w:val="none" w:sz="0" w:space="0" w:color="auto"/>
                            <w:left w:val="none" w:sz="0" w:space="0" w:color="auto"/>
                            <w:bottom w:val="none" w:sz="0" w:space="0" w:color="auto"/>
                            <w:right w:val="none" w:sz="0" w:space="0" w:color="auto"/>
                          </w:divBdr>
                          <w:divsChild>
                            <w:div w:id="485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642572">
      <w:bodyDiv w:val="1"/>
      <w:marLeft w:val="0"/>
      <w:marRight w:val="0"/>
      <w:marTop w:val="0"/>
      <w:marBottom w:val="0"/>
      <w:divBdr>
        <w:top w:val="none" w:sz="0" w:space="0" w:color="auto"/>
        <w:left w:val="none" w:sz="0" w:space="0" w:color="auto"/>
        <w:bottom w:val="none" w:sz="0" w:space="0" w:color="auto"/>
        <w:right w:val="none" w:sz="0" w:space="0" w:color="auto"/>
      </w:divBdr>
    </w:div>
    <w:div w:id="2064480865">
      <w:bodyDiv w:val="1"/>
      <w:marLeft w:val="0"/>
      <w:marRight w:val="0"/>
      <w:marTop w:val="0"/>
      <w:marBottom w:val="0"/>
      <w:divBdr>
        <w:top w:val="none" w:sz="0" w:space="0" w:color="auto"/>
        <w:left w:val="none" w:sz="0" w:space="0" w:color="auto"/>
        <w:bottom w:val="none" w:sz="0" w:space="0" w:color="auto"/>
        <w:right w:val="none" w:sz="0" w:space="0" w:color="auto"/>
      </w:divBdr>
    </w:div>
    <w:div w:id="20647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diagramQuickStyle" Target="diagrams/quickStyle4.xml"/><Relationship Id="rId68" Type="http://schemas.openxmlformats.org/officeDocument/2006/relationships/hyperlink" Target="http://www.ala.org/ala/mgrps/divs/acrl/about/whatisacrl/strategicplan/priorities0913.pdf" TargetMode="External"/><Relationship Id="rId84" Type="http://schemas.openxmlformats.org/officeDocument/2006/relationships/hyperlink" Target="http://bvbr.bib-bvb.de:8991/F?func=service&amp;doc_library=BVB01&amp;doc_number=018900029&amp;line_number=0001&amp;func_code=DB_RECORDS&amp;service_type=MEDIA" TargetMode="External"/><Relationship Id="rId89" Type="http://schemas.openxmlformats.org/officeDocument/2006/relationships/image" Target="media/image26.png"/><Relationship Id="rId16" Type="http://schemas.openxmlformats.org/officeDocument/2006/relationships/diagramColors" Target="diagrams/colors1.xml"/><Relationship Id="rId11"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5.png"/><Relationship Id="rId53" Type="http://schemas.openxmlformats.org/officeDocument/2006/relationships/image" Target="media/image20.png"/><Relationship Id="rId58" Type="http://schemas.openxmlformats.org/officeDocument/2006/relationships/chart" Target="charts/chart1.xml"/><Relationship Id="rId74" Type="http://schemas.openxmlformats.org/officeDocument/2006/relationships/hyperlink" Target="http://www.arl.org/stats/initiatives/" TargetMode="External"/><Relationship Id="rId79" Type="http://schemas.openxmlformats.org/officeDocument/2006/relationships/hyperlink" Target="http://liber.library.uu.nl/publish/articles/000269/index.html" TargetMode="Externa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theme" Target="theme/theme1.xml"/><Relationship Id="rId22" Type="http://schemas.microsoft.com/office/2007/relationships/diagramDrawing" Target="diagrams/drawing2.xml"/><Relationship Id="rId27" Type="http://schemas.microsoft.com/office/2007/relationships/diagramDrawing" Target="diagrams/drawing3.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diagramColors" Target="diagrams/colors4.xml"/><Relationship Id="rId69" Type="http://schemas.openxmlformats.org/officeDocument/2006/relationships/hyperlink" Target="http://www.ala.org/ala/mgrps/divs/acrl/resources/leadership/committees/acr-reprc.cfm" TargetMode="Externa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yperlink" Target="http://www.arl.org/arl/" TargetMode="External"/><Relationship Id="rId80" Type="http://schemas.openxmlformats.org/officeDocument/2006/relationships/hyperlink" Target="http://nces.ed.gov/ipeds/datacenter/" TargetMode="External"/><Relationship Id="rId85" Type="http://schemas.openxmlformats.org/officeDocument/2006/relationships/hyperlink" Target="http://purl.access.gpo.gov/GPO/LPS74643" TargetMode="External"/><Relationship Id="rId93"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footer" Target="footer4.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chart" Target="charts/chart2.xml"/><Relationship Id="rId67" Type="http://schemas.openxmlformats.org/officeDocument/2006/relationships/hyperlink" Target="http://www.ala.org/ala/mgrps/divs/acrl/standards/standardslibraries.cfm" TargetMode="External"/><Relationship Id="rId20" Type="http://schemas.openxmlformats.org/officeDocument/2006/relationships/diagramQuickStyle" Target="diagrams/quickStyle2.xm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diagramLayout" Target="diagrams/layout4.xml"/><Relationship Id="rId70" Type="http://schemas.openxmlformats.org/officeDocument/2006/relationships/hyperlink" Target="http://www.ala.org/ala/mgrps/divs/acrl/issues/value/valueofacademiclibrariestoolkit.cfm" TargetMode="External"/><Relationship Id="rId75" Type="http://schemas.openxmlformats.org/officeDocument/2006/relationships/hyperlink" Target="http://www.clir.org/about/about.html" TargetMode="External"/><Relationship Id="rId83" Type="http://schemas.openxmlformats.org/officeDocument/2006/relationships/hyperlink" Target="http://www.ala.org/ala/mgrps/divs/acrl/issues/value/val_report.pdf" TargetMode="External"/><Relationship Id="rId88" Type="http://schemas.openxmlformats.org/officeDocument/2006/relationships/header" Target="header9.xml"/><Relationship Id="rId9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1.png"/><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footer" Target="footer3.xm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chart" Target="charts/chart3.xml"/><Relationship Id="rId65" Type="http://schemas.microsoft.com/office/2007/relationships/diagramDrawing" Target="diagrams/drawing4.xml"/><Relationship Id="rId73" Type="http://schemas.openxmlformats.org/officeDocument/2006/relationships/hyperlink" Target="http://www.arl.org/resources/pubs/spec/" TargetMode="External"/><Relationship Id="rId78" Type="http://schemas.openxmlformats.org/officeDocument/2006/relationships/hyperlink" Target="http://www.imls.gov/about/about.shtm" TargetMode="External"/><Relationship Id="rId81" Type="http://schemas.openxmlformats.org/officeDocument/2006/relationships/hyperlink" Target="http://nces.ed.gov/surveys/libraries/" TargetMode="External"/><Relationship Id="rId86" Type="http://schemas.openxmlformats.org/officeDocument/2006/relationships/header" Target="header8.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7.png"/><Relationship Id="rId34" Type="http://schemas.openxmlformats.org/officeDocument/2006/relationships/image" Target="media/image3.png"/><Relationship Id="rId50" Type="http://schemas.openxmlformats.org/officeDocument/2006/relationships/header" Target="header7.xml"/><Relationship Id="rId55" Type="http://schemas.openxmlformats.org/officeDocument/2006/relationships/image" Target="media/image22.png"/><Relationship Id="rId76" Type="http://schemas.openxmlformats.org/officeDocument/2006/relationships/hyperlink" Target="http://www.ala.org/ala//mgrps/divs/acrl/issues/value/acrlguide09.pdf" TargetMode="External"/><Relationship Id="rId7" Type="http://schemas.openxmlformats.org/officeDocument/2006/relationships/endnotes" Target="endnotes.xml"/><Relationship Id="rId71" Type="http://schemas.openxmlformats.org/officeDocument/2006/relationships/hyperlink" Target="http://www.ala.org/acrl/standards/standardslibraries"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diagramLayout" Target="diagrams/layout3.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www.ala.org/ala/mgrps/divs/acrl/publications/whitepapers/taskforceacademic.cfm" TargetMode="External"/><Relationship Id="rId87" Type="http://schemas.openxmlformats.org/officeDocument/2006/relationships/image" Target="media/image25.png"/><Relationship Id="rId61" Type="http://schemas.openxmlformats.org/officeDocument/2006/relationships/diagramData" Target="diagrams/data4.xml"/><Relationship Id="rId82" Type="http://schemas.openxmlformats.org/officeDocument/2006/relationships/hyperlink" Target="http://nsse.iub.edu/" TargetMode="External"/><Relationship Id="rId19" Type="http://schemas.openxmlformats.org/officeDocument/2006/relationships/diagramLayout" Target="diagrams/layout2.xml"/><Relationship Id="rId14" Type="http://schemas.openxmlformats.org/officeDocument/2006/relationships/diagramLayout" Target="diagrams/layout1.xml"/><Relationship Id="rId30" Type="http://schemas.openxmlformats.org/officeDocument/2006/relationships/header" Target="header4.xml"/><Relationship Id="rId35" Type="http://schemas.openxmlformats.org/officeDocument/2006/relationships/header" Target="header6.xml"/><Relationship Id="rId56" Type="http://schemas.openxmlformats.org/officeDocument/2006/relationships/image" Target="media/image23.png"/><Relationship Id="rId77" Type="http://schemas.openxmlformats.org/officeDocument/2006/relationships/hyperlink" Target="http://books.google.com/books?id=AghHAAAAMAA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mmons\Application%20Data\Microsoft\Templates\APA%20paper%20format.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mons\Documents\Emmons%20-%20dissertation%20-%20prototypical%20plot%20updated%20with%20outliers%20remov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mons\Documents\Emmons%20-%20dissertation%20-%20prototypical%20plot%20updated%20with%20outliers%20remov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mmons\Documents\Emmons%20-%20Dissertation%20-%20figure%20for%20librarians%20and%20expenditures%20on%20gradu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09251491868601"/>
          <c:y val="5.3553893572767297E-2"/>
          <c:w val="0.85927151055270601"/>
          <c:h val="0.75151569880023905"/>
        </c:manualLayout>
      </c:layout>
      <c:lineChart>
        <c:grouping val="standard"/>
        <c:varyColors val="0"/>
        <c:ser>
          <c:idx val="0"/>
          <c:order val="0"/>
          <c:marker>
            <c:symbol val="none"/>
          </c:marker>
          <c:cat>
            <c:numRef>
              <c:f>Proto!$C$2:$C$31</c:f>
              <c:numCache>
                <c:formatCode>General</c:formatCode>
                <c:ptCount val="30"/>
                <c:pt idx="0">
                  <c:v>1250</c:v>
                </c:pt>
                <c:pt idx="1">
                  <c:v>1170</c:v>
                </c:pt>
                <c:pt idx="2">
                  <c:v>1130</c:v>
                </c:pt>
                <c:pt idx="3">
                  <c:v>1090</c:v>
                </c:pt>
                <c:pt idx="4">
                  <c:v>1050</c:v>
                </c:pt>
                <c:pt idx="5">
                  <c:v>1010</c:v>
                </c:pt>
                <c:pt idx="6">
                  <c:v>970</c:v>
                </c:pt>
                <c:pt idx="7">
                  <c:v>930</c:v>
                </c:pt>
                <c:pt idx="8">
                  <c:v>890</c:v>
                </c:pt>
                <c:pt idx="9">
                  <c:v>850</c:v>
                </c:pt>
                <c:pt idx="10">
                  <c:v>810</c:v>
                </c:pt>
                <c:pt idx="11">
                  <c:v>770</c:v>
                </c:pt>
                <c:pt idx="12">
                  <c:v>730</c:v>
                </c:pt>
                <c:pt idx="13">
                  <c:v>690</c:v>
                </c:pt>
                <c:pt idx="14">
                  <c:v>650</c:v>
                </c:pt>
                <c:pt idx="15">
                  <c:v>610</c:v>
                </c:pt>
                <c:pt idx="16">
                  <c:v>570</c:v>
                </c:pt>
                <c:pt idx="17">
                  <c:v>530</c:v>
                </c:pt>
                <c:pt idx="18">
                  <c:v>490</c:v>
                </c:pt>
                <c:pt idx="19">
                  <c:v>450</c:v>
                </c:pt>
                <c:pt idx="20">
                  <c:v>410</c:v>
                </c:pt>
                <c:pt idx="21">
                  <c:v>370</c:v>
                </c:pt>
                <c:pt idx="22">
                  <c:v>330</c:v>
                </c:pt>
                <c:pt idx="23">
                  <c:v>290</c:v>
                </c:pt>
                <c:pt idx="24">
                  <c:v>250</c:v>
                </c:pt>
                <c:pt idx="25">
                  <c:v>210</c:v>
                </c:pt>
                <c:pt idx="26">
                  <c:v>170</c:v>
                </c:pt>
                <c:pt idx="27">
                  <c:v>130</c:v>
                </c:pt>
                <c:pt idx="28">
                  <c:v>90</c:v>
                </c:pt>
                <c:pt idx="29">
                  <c:v>50</c:v>
                </c:pt>
              </c:numCache>
            </c:numRef>
          </c:cat>
          <c:val>
            <c:numRef>
              <c:f>Proto!$F$9:$F$37</c:f>
              <c:numCache>
                <c:formatCode>General</c:formatCode>
                <c:ptCount val="29"/>
                <c:pt idx="0">
                  <c:v>51.859380281935159</c:v>
                </c:pt>
                <c:pt idx="1">
                  <c:v>52.115230281935197</c:v>
                </c:pt>
                <c:pt idx="2">
                  <c:v>52.371080281935143</c:v>
                </c:pt>
                <c:pt idx="3">
                  <c:v>52.626930281935159</c:v>
                </c:pt>
                <c:pt idx="4">
                  <c:v>52.882780281935148</c:v>
                </c:pt>
                <c:pt idx="5">
                  <c:v>53.138630281935178</c:v>
                </c:pt>
                <c:pt idx="6">
                  <c:v>53.394480281935159</c:v>
                </c:pt>
                <c:pt idx="7">
                  <c:v>53.650330281935197</c:v>
                </c:pt>
                <c:pt idx="8">
                  <c:v>53.90618028193515</c:v>
                </c:pt>
                <c:pt idx="9">
                  <c:v>54.162030281935159</c:v>
                </c:pt>
                <c:pt idx="10">
                  <c:v>54.417880281935133</c:v>
                </c:pt>
                <c:pt idx="11">
                  <c:v>54.673730281935178</c:v>
                </c:pt>
                <c:pt idx="12">
                  <c:v>54.929580281935202</c:v>
                </c:pt>
                <c:pt idx="13">
                  <c:v>55.185430281935197</c:v>
                </c:pt>
                <c:pt idx="14">
                  <c:v>55.441280281935143</c:v>
                </c:pt>
                <c:pt idx="15">
                  <c:v>55.697130281935159</c:v>
                </c:pt>
                <c:pt idx="16">
                  <c:v>55.952980281935147</c:v>
                </c:pt>
                <c:pt idx="17">
                  <c:v>56.208830281935178</c:v>
                </c:pt>
                <c:pt idx="18">
                  <c:v>56.46468028193523</c:v>
                </c:pt>
                <c:pt idx="19">
                  <c:v>56.720530281935197</c:v>
                </c:pt>
                <c:pt idx="20">
                  <c:v>56.976380281935207</c:v>
                </c:pt>
                <c:pt idx="21">
                  <c:v>57.23223028193523</c:v>
                </c:pt>
                <c:pt idx="22">
                  <c:v>57.488080281935233</c:v>
                </c:pt>
                <c:pt idx="23">
                  <c:v>57.743930281935242</c:v>
                </c:pt>
                <c:pt idx="24">
                  <c:v>57.999780281935251</c:v>
                </c:pt>
                <c:pt idx="25">
                  <c:v>58.255630281935261</c:v>
                </c:pt>
                <c:pt idx="26">
                  <c:v>58.511480281935192</c:v>
                </c:pt>
                <c:pt idx="27">
                  <c:v>58.76733028193523</c:v>
                </c:pt>
                <c:pt idx="28">
                  <c:v>59.023180281935232</c:v>
                </c:pt>
              </c:numCache>
            </c:numRef>
          </c:val>
          <c:smooth val="0"/>
        </c:ser>
        <c:dLbls>
          <c:showLegendKey val="0"/>
          <c:showVal val="0"/>
          <c:showCatName val="0"/>
          <c:showSerName val="0"/>
          <c:showPercent val="0"/>
          <c:showBubbleSize val="0"/>
        </c:dLbls>
        <c:smooth val="0"/>
        <c:axId val="697263568"/>
        <c:axId val="697260208"/>
      </c:lineChart>
      <c:catAx>
        <c:axId val="697263568"/>
        <c:scaling>
          <c:orientation val="minMax"/>
        </c:scaling>
        <c:delete val="0"/>
        <c:axPos val="b"/>
        <c:title>
          <c:tx>
            <c:rich>
              <a:bodyPr/>
              <a:lstStyle/>
              <a:p>
                <a:pPr>
                  <a:defRPr/>
                </a:pPr>
                <a:r>
                  <a:rPr lang="en-US"/>
                  <a:t>Students per Librarian</a:t>
                </a:r>
              </a:p>
            </c:rich>
          </c:tx>
          <c:overlay val="0"/>
        </c:title>
        <c:numFmt formatCode="General" sourceLinked="1"/>
        <c:majorTickMark val="out"/>
        <c:minorTickMark val="none"/>
        <c:tickLblPos val="nextTo"/>
        <c:crossAx val="697260208"/>
        <c:crosses val="autoZero"/>
        <c:auto val="1"/>
        <c:lblAlgn val="ctr"/>
        <c:lblOffset val="100"/>
        <c:noMultiLvlLbl val="0"/>
      </c:catAx>
      <c:valAx>
        <c:axId val="697260208"/>
        <c:scaling>
          <c:orientation val="minMax"/>
        </c:scaling>
        <c:delete val="0"/>
        <c:axPos val="l"/>
        <c:majorGridlines/>
        <c:title>
          <c:tx>
            <c:rich>
              <a:bodyPr rot="-5400000" vert="horz"/>
              <a:lstStyle/>
              <a:p>
                <a:pPr>
                  <a:defRPr/>
                </a:pPr>
                <a:r>
                  <a:rPr lang="en-US"/>
                  <a:t>Estimated Graduation Rate</a:t>
                </a:r>
              </a:p>
            </c:rich>
          </c:tx>
          <c:overlay val="0"/>
        </c:title>
        <c:numFmt formatCode="General" sourceLinked="1"/>
        <c:majorTickMark val="out"/>
        <c:minorTickMark val="none"/>
        <c:tickLblPos val="nextTo"/>
        <c:crossAx val="6972635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marker>
            <c:symbol val="none"/>
          </c:marker>
          <c:cat>
            <c:numRef>
              <c:f>Proto!$D$2:$D$28</c:f>
              <c:numCache>
                <c:formatCode>_("$"* #,##0_);_("$"* \(#,##0\);_("$"* "-"??_);_(@_)</c:formatCode>
                <c:ptCount val="27"/>
                <c:pt idx="0">
                  <c:v>135</c:v>
                </c:pt>
                <c:pt idx="1">
                  <c:v>215</c:v>
                </c:pt>
                <c:pt idx="2">
                  <c:v>295</c:v>
                </c:pt>
                <c:pt idx="3">
                  <c:v>375</c:v>
                </c:pt>
                <c:pt idx="4">
                  <c:v>455</c:v>
                </c:pt>
                <c:pt idx="5">
                  <c:v>535</c:v>
                </c:pt>
                <c:pt idx="6">
                  <c:v>615</c:v>
                </c:pt>
                <c:pt idx="7">
                  <c:v>695</c:v>
                </c:pt>
                <c:pt idx="8">
                  <c:v>775</c:v>
                </c:pt>
                <c:pt idx="9">
                  <c:v>855</c:v>
                </c:pt>
                <c:pt idx="10">
                  <c:v>935</c:v>
                </c:pt>
                <c:pt idx="11">
                  <c:v>1015</c:v>
                </c:pt>
                <c:pt idx="12">
                  <c:v>1095</c:v>
                </c:pt>
                <c:pt idx="13">
                  <c:v>1175</c:v>
                </c:pt>
                <c:pt idx="14">
                  <c:v>1255</c:v>
                </c:pt>
                <c:pt idx="15">
                  <c:v>1335</c:v>
                </c:pt>
                <c:pt idx="16">
                  <c:v>1415</c:v>
                </c:pt>
                <c:pt idx="17">
                  <c:v>1495</c:v>
                </c:pt>
                <c:pt idx="18">
                  <c:v>1575</c:v>
                </c:pt>
                <c:pt idx="19">
                  <c:v>1655</c:v>
                </c:pt>
                <c:pt idx="20">
                  <c:v>1735</c:v>
                </c:pt>
                <c:pt idx="21">
                  <c:v>1815</c:v>
                </c:pt>
                <c:pt idx="22">
                  <c:v>1895</c:v>
                </c:pt>
                <c:pt idx="23">
                  <c:v>1975</c:v>
                </c:pt>
                <c:pt idx="24">
                  <c:v>2055</c:v>
                </c:pt>
                <c:pt idx="25">
                  <c:v>2135</c:v>
                </c:pt>
                <c:pt idx="26">
                  <c:v>2215</c:v>
                </c:pt>
              </c:numCache>
            </c:numRef>
          </c:cat>
          <c:val>
            <c:numRef>
              <c:f>Proto!$G$9:$G$33</c:f>
              <c:numCache>
                <c:formatCode>General</c:formatCode>
                <c:ptCount val="25"/>
                <c:pt idx="0">
                  <c:v>52.008972028644251</c:v>
                </c:pt>
                <c:pt idx="1">
                  <c:v>52.266422028644257</c:v>
                </c:pt>
                <c:pt idx="2">
                  <c:v>52.523872028644263</c:v>
                </c:pt>
                <c:pt idx="3">
                  <c:v>52.781322028644247</c:v>
                </c:pt>
                <c:pt idx="4">
                  <c:v>53.038772028644281</c:v>
                </c:pt>
                <c:pt idx="5">
                  <c:v>53.29622202864428</c:v>
                </c:pt>
                <c:pt idx="6">
                  <c:v>53.553672028644201</c:v>
                </c:pt>
                <c:pt idx="7">
                  <c:v>53.811122028644213</c:v>
                </c:pt>
                <c:pt idx="8">
                  <c:v>54.06857202864424</c:v>
                </c:pt>
                <c:pt idx="9">
                  <c:v>54.326022028644253</c:v>
                </c:pt>
                <c:pt idx="10">
                  <c:v>54.583472028644231</c:v>
                </c:pt>
                <c:pt idx="11">
                  <c:v>54.840922028644243</c:v>
                </c:pt>
                <c:pt idx="12">
                  <c:v>55.098372028644263</c:v>
                </c:pt>
                <c:pt idx="13">
                  <c:v>55.355822028644234</c:v>
                </c:pt>
                <c:pt idx="14">
                  <c:v>55.613272028644261</c:v>
                </c:pt>
                <c:pt idx="15">
                  <c:v>55.870722028644273</c:v>
                </c:pt>
                <c:pt idx="16">
                  <c:v>56.128172028644229</c:v>
                </c:pt>
                <c:pt idx="17">
                  <c:v>56.385622028644207</c:v>
                </c:pt>
                <c:pt idx="18">
                  <c:v>56.643072028644241</c:v>
                </c:pt>
                <c:pt idx="19">
                  <c:v>56.900522028644247</c:v>
                </c:pt>
                <c:pt idx="20">
                  <c:v>57.157972028644252</c:v>
                </c:pt>
                <c:pt idx="21">
                  <c:v>57.41542202864423</c:v>
                </c:pt>
                <c:pt idx="22">
                  <c:v>57.672872028644257</c:v>
                </c:pt>
                <c:pt idx="23">
                  <c:v>57.930322028644262</c:v>
                </c:pt>
                <c:pt idx="24">
                  <c:v>58.187772028644282</c:v>
                </c:pt>
              </c:numCache>
            </c:numRef>
          </c:val>
          <c:smooth val="0"/>
        </c:ser>
        <c:dLbls>
          <c:showLegendKey val="0"/>
          <c:showVal val="0"/>
          <c:showCatName val="0"/>
          <c:showSerName val="0"/>
          <c:showPercent val="0"/>
          <c:showBubbleSize val="0"/>
        </c:dLbls>
        <c:smooth val="0"/>
        <c:axId val="448674032"/>
        <c:axId val="448671792"/>
      </c:lineChart>
      <c:catAx>
        <c:axId val="448674032"/>
        <c:scaling>
          <c:orientation val="minMax"/>
        </c:scaling>
        <c:delete val="0"/>
        <c:axPos val="b"/>
        <c:title>
          <c:tx>
            <c:rich>
              <a:bodyPr/>
              <a:lstStyle/>
              <a:p>
                <a:pPr>
                  <a:defRPr/>
                </a:pPr>
                <a:r>
                  <a:rPr lang="en-US"/>
                  <a:t>Library Expenditures per Student</a:t>
                </a:r>
              </a:p>
            </c:rich>
          </c:tx>
          <c:overlay val="0"/>
        </c:title>
        <c:numFmt formatCode="_(&quot;$&quot;* #,##0_);_(&quot;$&quot;* \(#,##0\);_(&quot;$&quot;* &quot;-&quot;??_);_(@_)" sourceLinked="1"/>
        <c:majorTickMark val="out"/>
        <c:minorTickMark val="none"/>
        <c:tickLblPos val="nextTo"/>
        <c:crossAx val="448671792"/>
        <c:crosses val="autoZero"/>
        <c:auto val="1"/>
        <c:lblAlgn val="ctr"/>
        <c:lblOffset val="100"/>
        <c:noMultiLvlLbl val="0"/>
      </c:catAx>
      <c:valAx>
        <c:axId val="448671792"/>
        <c:scaling>
          <c:orientation val="minMax"/>
        </c:scaling>
        <c:delete val="0"/>
        <c:axPos val="l"/>
        <c:majorGridlines/>
        <c:title>
          <c:tx>
            <c:rich>
              <a:bodyPr rot="-5400000" vert="horz"/>
              <a:lstStyle/>
              <a:p>
                <a:pPr>
                  <a:defRPr/>
                </a:pPr>
                <a:r>
                  <a:rPr lang="en-US"/>
                  <a:t>Estimated Graduation Rate</a:t>
                </a:r>
              </a:p>
            </c:rich>
          </c:tx>
          <c:overlay val="0"/>
        </c:title>
        <c:numFmt formatCode="General" sourceLinked="1"/>
        <c:majorTickMark val="out"/>
        <c:minorTickMark val="none"/>
        <c:tickLblPos val="nextTo"/>
        <c:crossAx val="448674032"/>
        <c:crosses val="autoZero"/>
        <c:crossBetween val="between"/>
        <c:majorUnit val="2"/>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c:f>
              <c:strCache>
                <c:ptCount val="1"/>
                <c:pt idx="0">
                  <c:v>Librarians</c:v>
                </c:pt>
              </c:strCache>
            </c:strRef>
          </c:tx>
          <c:marker>
            <c:symbol val="none"/>
          </c:marker>
          <c:cat>
            <c:numRef>
              <c:f>Sheet1!$B$2:$B$21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Sheet1!$C$2:$C$20</c:f>
              <c:numCache>
                <c:formatCode>0.000</c:formatCode>
                <c:ptCount val="19"/>
                <c:pt idx="0">
                  <c:v>-3.5766295121874098E-2</c:v>
                </c:pt>
                <c:pt idx="1">
                  <c:v>-2.6755705395994901E-2</c:v>
                </c:pt>
                <c:pt idx="2">
                  <c:v>-2.0362590243748199E-2</c:v>
                </c:pt>
                <c:pt idx="3">
                  <c:v>-1.5403704878125901E-2</c:v>
                </c:pt>
                <c:pt idx="4">
                  <c:v>-1.1352000517869E-2</c:v>
                </c:pt>
                <c:pt idx="5">
                  <c:v>-7.9263332924704808E-3</c:v>
                </c:pt>
                <c:pt idx="6">
                  <c:v>-4.95888536562225E-3</c:v>
                </c:pt>
                <c:pt idx="7">
                  <c:v>-2.3414107919897502E-3</c:v>
                </c:pt>
                <c:pt idx="8">
                  <c:v>0</c:v>
                </c:pt>
                <c:pt idx="9">
                  <c:v>2.1180636995463799E-3</c:v>
                </c:pt>
                <c:pt idx="10">
                  <c:v>4.0517043602569698E-3</c:v>
                </c:pt>
                <c:pt idx="11">
                  <c:v>5.8304813375408401E-3</c:v>
                </c:pt>
                <c:pt idx="12">
                  <c:v>7.47737158565544E-3</c:v>
                </c:pt>
                <c:pt idx="13">
                  <c:v>9.0105897258792103E-3</c:v>
                </c:pt>
                <c:pt idx="14">
                  <c:v>1.04448195125037E-2</c:v>
                </c:pt>
                <c:pt idx="15">
                  <c:v>1.17920713069263E-2</c:v>
                </c:pt>
                <c:pt idx="16">
                  <c:v>1.3062294086136199E-2</c:v>
                </c:pt>
                <c:pt idx="17">
                  <c:v>1.4263821760756299E-2</c:v>
                </c:pt>
                <c:pt idx="18">
                  <c:v>1.5403704878125901E-2</c:v>
                </c:pt>
              </c:numCache>
            </c:numRef>
          </c:val>
          <c:smooth val="0"/>
        </c:ser>
        <c:ser>
          <c:idx val="1"/>
          <c:order val="1"/>
          <c:tx>
            <c:strRef>
              <c:f>Sheet1!$D$1</c:f>
              <c:strCache>
                <c:ptCount val="1"/>
                <c:pt idx="0">
                  <c:v>Expenditures</c:v>
                </c:pt>
              </c:strCache>
            </c:strRef>
          </c:tx>
          <c:marker>
            <c:symbol val="none"/>
          </c:marker>
          <c:cat>
            <c:numRef>
              <c:f>Sheet1!$B$2:$B$21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Sheet1!$D$2:$D$20</c:f>
              <c:numCache>
                <c:formatCode>0.000</c:formatCode>
                <c:ptCount val="19"/>
                <c:pt idx="0">
                  <c:v>-3.5989965523261599E-2</c:v>
                </c:pt>
                <c:pt idx="1">
                  <c:v>-2.69230265944846E-2</c:v>
                </c:pt>
                <c:pt idx="2">
                  <c:v>-2.0489931046523201E-2</c:v>
                </c:pt>
                <c:pt idx="3">
                  <c:v>-1.55000344767384E-2</c:v>
                </c:pt>
                <c:pt idx="4">
                  <c:v>-1.14229921177462E-2</c:v>
                </c:pt>
                <c:pt idx="5">
                  <c:v>-7.9759019196659203E-3</c:v>
                </c:pt>
                <c:pt idx="6">
                  <c:v>-4.9898965697848302E-3</c:v>
                </c:pt>
                <c:pt idx="7">
                  <c:v>-2.3560531889691601E-3</c:v>
                </c:pt>
                <c:pt idx="8">
                  <c:v>0</c:v>
                </c:pt>
                <c:pt idx="9">
                  <c:v>2.13130935879701E-3</c:v>
                </c:pt>
                <c:pt idx="10">
                  <c:v>4.0770423589922104E-3</c:v>
                </c:pt>
                <c:pt idx="11">
                  <c:v>5.8669432102790298E-3</c:v>
                </c:pt>
                <c:pt idx="12">
                  <c:v>7.52413255707247E-3</c:v>
                </c:pt>
                <c:pt idx="13">
                  <c:v>9.0669389287770293E-3</c:v>
                </c:pt>
                <c:pt idx="14">
                  <c:v>1.05101379069536E-2</c:v>
                </c:pt>
                <c:pt idx="15">
                  <c:v>1.18658149617673E-2</c:v>
                </c:pt>
                <c:pt idx="16">
                  <c:v>1.31439812877692E-2</c:v>
                </c:pt>
                <c:pt idx="17">
                  <c:v>1.43530229130612E-2</c:v>
                </c:pt>
                <c:pt idx="18">
                  <c:v>1.55000344767384E-2</c:v>
                </c:pt>
              </c:numCache>
            </c:numRef>
          </c:val>
          <c:smooth val="0"/>
        </c:ser>
        <c:dLbls>
          <c:showLegendKey val="0"/>
          <c:showVal val="0"/>
          <c:showCatName val="0"/>
          <c:showSerName val="0"/>
          <c:showPercent val="0"/>
          <c:showBubbleSize val="0"/>
        </c:dLbls>
        <c:smooth val="0"/>
        <c:axId val="448673472"/>
        <c:axId val="448669552"/>
      </c:lineChart>
      <c:catAx>
        <c:axId val="448673472"/>
        <c:scaling>
          <c:orientation val="minMax"/>
        </c:scaling>
        <c:delete val="0"/>
        <c:axPos val="b"/>
        <c:title>
          <c:tx>
            <c:rich>
              <a:bodyPr/>
              <a:lstStyle/>
              <a:p>
                <a:pPr>
                  <a:defRPr/>
                </a:pPr>
                <a:r>
                  <a:rPr lang="en-US"/>
                  <a:t>Change in ratios of librarians and expenditures</a:t>
                </a:r>
              </a:p>
            </c:rich>
          </c:tx>
          <c:overlay val="0"/>
        </c:title>
        <c:numFmt formatCode="General" sourceLinked="1"/>
        <c:majorTickMark val="out"/>
        <c:minorTickMark val="none"/>
        <c:tickLblPos val="nextTo"/>
        <c:crossAx val="448669552"/>
        <c:crosses val="autoZero"/>
        <c:auto val="1"/>
        <c:lblAlgn val="ctr"/>
        <c:lblOffset val="100"/>
        <c:noMultiLvlLbl val="0"/>
      </c:catAx>
      <c:valAx>
        <c:axId val="448669552"/>
        <c:scaling>
          <c:orientation val="minMax"/>
        </c:scaling>
        <c:delete val="0"/>
        <c:axPos val="l"/>
        <c:majorGridlines/>
        <c:title>
          <c:tx>
            <c:rich>
              <a:bodyPr rot="-5400000" vert="horz"/>
              <a:lstStyle/>
              <a:p>
                <a:pPr>
                  <a:defRPr/>
                </a:pPr>
                <a:r>
                  <a:rPr lang="en-US"/>
                  <a:t>Percentage change in graduation rate</a:t>
                </a:r>
              </a:p>
            </c:rich>
          </c:tx>
          <c:overlay val="0"/>
        </c:title>
        <c:numFmt formatCode="0.000" sourceLinked="1"/>
        <c:majorTickMark val="out"/>
        <c:minorTickMark val="none"/>
        <c:tickLblPos val="nextTo"/>
        <c:crossAx val="448673472"/>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471ADB-7CA7-430A-8BC9-F96235D4FE08}" type="doc">
      <dgm:prSet loTypeId="urn:microsoft.com/office/officeart/2005/8/layout/chevron1" loCatId="process" qsTypeId="urn:microsoft.com/office/officeart/2005/8/quickstyle/simple1" qsCatId="simple" csTypeId="urn:microsoft.com/office/officeart/2005/8/colors/accent1_2" csCatId="accent1" phldr="1"/>
      <dgm:spPr/>
    </dgm:pt>
    <dgm:pt modelId="{1BD4448E-3F6B-488E-88CA-656EDA269ECB}">
      <dgm:prSet phldrT="[Text]"/>
      <dgm:spPr>
        <a:solidFill>
          <a:schemeClr val="accent3"/>
        </a:solidFill>
      </dgm:spPr>
      <dgm:t>
        <a:bodyPr/>
        <a:lstStyle/>
        <a:p>
          <a:r>
            <a:rPr lang="en-US"/>
            <a:t>Input</a:t>
          </a:r>
        </a:p>
      </dgm:t>
    </dgm:pt>
    <dgm:pt modelId="{7E3D705D-B165-4EFA-8ABB-0499DFBA9820}" type="parTrans" cxnId="{2443893D-049C-4F59-86AF-8535BE729EE0}">
      <dgm:prSet/>
      <dgm:spPr/>
      <dgm:t>
        <a:bodyPr/>
        <a:lstStyle/>
        <a:p>
          <a:endParaRPr lang="en-US"/>
        </a:p>
      </dgm:t>
    </dgm:pt>
    <dgm:pt modelId="{1CD07AB2-998D-4B09-B249-D6238764280F}" type="sibTrans" cxnId="{2443893D-049C-4F59-86AF-8535BE729EE0}">
      <dgm:prSet/>
      <dgm:spPr/>
      <dgm:t>
        <a:bodyPr/>
        <a:lstStyle/>
        <a:p>
          <a:endParaRPr lang="en-US"/>
        </a:p>
      </dgm:t>
    </dgm:pt>
    <dgm:pt modelId="{A3DE76B7-0B20-4BE8-9443-B9346845ADDC}">
      <dgm:prSet phldrT="[Text]"/>
      <dgm:spPr>
        <a:solidFill>
          <a:schemeClr val="accent3"/>
        </a:solidFill>
      </dgm:spPr>
      <dgm:t>
        <a:bodyPr/>
        <a:lstStyle/>
        <a:p>
          <a:r>
            <a:rPr lang="en-US"/>
            <a:t>Process</a:t>
          </a:r>
        </a:p>
      </dgm:t>
    </dgm:pt>
    <dgm:pt modelId="{BFC97D1A-3B81-4A81-994C-4063B4AAD4CA}" type="parTrans" cxnId="{113DCCA4-043A-47B7-BCF3-7095817FEA5E}">
      <dgm:prSet/>
      <dgm:spPr/>
      <dgm:t>
        <a:bodyPr/>
        <a:lstStyle/>
        <a:p>
          <a:endParaRPr lang="en-US"/>
        </a:p>
      </dgm:t>
    </dgm:pt>
    <dgm:pt modelId="{D00C3A95-A357-40E6-9F8F-761BC3837797}" type="sibTrans" cxnId="{113DCCA4-043A-47B7-BCF3-7095817FEA5E}">
      <dgm:prSet/>
      <dgm:spPr/>
      <dgm:t>
        <a:bodyPr/>
        <a:lstStyle/>
        <a:p>
          <a:endParaRPr lang="en-US"/>
        </a:p>
      </dgm:t>
    </dgm:pt>
    <dgm:pt modelId="{47C4A4E1-36A3-428B-99B3-C6C43185F46E}">
      <dgm:prSet phldrT="[Text]"/>
      <dgm:spPr>
        <a:solidFill>
          <a:schemeClr val="accent3"/>
        </a:solidFill>
      </dgm:spPr>
      <dgm:t>
        <a:bodyPr/>
        <a:lstStyle/>
        <a:p>
          <a:r>
            <a:rPr lang="en-US"/>
            <a:t>Output</a:t>
          </a:r>
        </a:p>
      </dgm:t>
    </dgm:pt>
    <dgm:pt modelId="{AC21F794-458A-4D2F-A517-D5A6AFD83EA8}" type="parTrans" cxnId="{C88BA081-D1B3-4662-9597-80B304E4508E}">
      <dgm:prSet/>
      <dgm:spPr/>
      <dgm:t>
        <a:bodyPr/>
        <a:lstStyle/>
        <a:p>
          <a:endParaRPr lang="en-US"/>
        </a:p>
      </dgm:t>
    </dgm:pt>
    <dgm:pt modelId="{D212D56A-9C1B-4BC1-98B1-4AFD8C0E3FE6}" type="sibTrans" cxnId="{C88BA081-D1B3-4662-9597-80B304E4508E}">
      <dgm:prSet/>
      <dgm:spPr/>
      <dgm:t>
        <a:bodyPr/>
        <a:lstStyle/>
        <a:p>
          <a:endParaRPr lang="en-US"/>
        </a:p>
      </dgm:t>
    </dgm:pt>
    <dgm:pt modelId="{F75636A1-C558-4D41-ACE1-6D9E9D218CD5}">
      <dgm:prSet phldrT="[Text]"/>
      <dgm:spPr>
        <a:solidFill>
          <a:schemeClr val="accent3"/>
        </a:solidFill>
      </dgm:spPr>
      <dgm:t>
        <a:bodyPr/>
        <a:lstStyle/>
        <a:p>
          <a:r>
            <a:rPr lang="en-US"/>
            <a:t>Impact</a:t>
          </a:r>
        </a:p>
      </dgm:t>
    </dgm:pt>
    <dgm:pt modelId="{2C2A8EA8-56ED-4422-B927-D1AABC17C691}" type="parTrans" cxnId="{611698E5-C7EF-4279-8DDA-5FD1DD5FEA03}">
      <dgm:prSet/>
      <dgm:spPr/>
      <dgm:t>
        <a:bodyPr/>
        <a:lstStyle/>
        <a:p>
          <a:endParaRPr lang="en-US"/>
        </a:p>
      </dgm:t>
    </dgm:pt>
    <dgm:pt modelId="{E25FD278-C007-4EB3-AA82-5129753C6D5D}" type="sibTrans" cxnId="{611698E5-C7EF-4279-8DDA-5FD1DD5FEA03}">
      <dgm:prSet/>
      <dgm:spPr/>
      <dgm:t>
        <a:bodyPr/>
        <a:lstStyle/>
        <a:p>
          <a:endParaRPr lang="en-US"/>
        </a:p>
      </dgm:t>
    </dgm:pt>
    <dgm:pt modelId="{C01E2315-F6F9-4255-92D9-B72EF97D595A}" type="pres">
      <dgm:prSet presAssocID="{23471ADB-7CA7-430A-8BC9-F96235D4FE08}" presName="Name0" presStyleCnt="0">
        <dgm:presLayoutVars>
          <dgm:dir/>
          <dgm:animLvl val="lvl"/>
          <dgm:resizeHandles val="exact"/>
        </dgm:presLayoutVars>
      </dgm:prSet>
      <dgm:spPr/>
    </dgm:pt>
    <dgm:pt modelId="{D2D945BD-41CD-4149-8B80-CE2150CDCEC6}" type="pres">
      <dgm:prSet presAssocID="{1BD4448E-3F6B-488E-88CA-656EDA269ECB}" presName="parTxOnly" presStyleLbl="node1" presStyleIdx="0" presStyleCnt="4">
        <dgm:presLayoutVars>
          <dgm:chMax val="0"/>
          <dgm:chPref val="0"/>
          <dgm:bulletEnabled val="1"/>
        </dgm:presLayoutVars>
      </dgm:prSet>
      <dgm:spPr/>
      <dgm:t>
        <a:bodyPr/>
        <a:lstStyle/>
        <a:p>
          <a:endParaRPr lang="en-US"/>
        </a:p>
      </dgm:t>
    </dgm:pt>
    <dgm:pt modelId="{C4F4D69A-D12A-42C9-A047-0B6E7008016C}" type="pres">
      <dgm:prSet presAssocID="{1CD07AB2-998D-4B09-B249-D6238764280F}" presName="parTxOnlySpace" presStyleCnt="0"/>
      <dgm:spPr/>
    </dgm:pt>
    <dgm:pt modelId="{2144206F-3E40-40D5-8E64-16DC4B85B0D0}" type="pres">
      <dgm:prSet presAssocID="{A3DE76B7-0B20-4BE8-9443-B9346845ADDC}" presName="parTxOnly" presStyleLbl="node1" presStyleIdx="1" presStyleCnt="4">
        <dgm:presLayoutVars>
          <dgm:chMax val="0"/>
          <dgm:chPref val="0"/>
          <dgm:bulletEnabled val="1"/>
        </dgm:presLayoutVars>
      </dgm:prSet>
      <dgm:spPr/>
      <dgm:t>
        <a:bodyPr/>
        <a:lstStyle/>
        <a:p>
          <a:endParaRPr lang="en-US"/>
        </a:p>
      </dgm:t>
    </dgm:pt>
    <dgm:pt modelId="{28C58616-ADBE-4EE4-A199-13711DF55433}" type="pres">
      <dgm:prSet presAssocID="{D00C3A95-A357-40E6-9F8F-761BC3837797}" presName="parTxOnlySpace" presStyleCnt="0"/>
      <dgm:spPr/>
    </dgm:pt>
    <dgm:pt modelId="{BF1B08FF-86E4-45C0-97A2-DFEE16DBF366}" type="pres">
      <dgm:prSet presAssocID="{47C4A4E1-36A3-428B-99B3-C6C43185F46E}" presName="parTxOnly" presStyleLbl="node1" presStyleIdx="2" presStyleCnt="4">
        <dgm:presLayoutVars>
          <dgm:chMax val="0"/>
          <dgm:chPref val="0"/>
          <dgm:bulletEnabled val="1"/>
        </dgm:presLayoutVars>
      </dgm:prSet>
      <dgm:spPr/>
      <dgm:t>
        <a:bodyPr/>
        <a:lstStyle/>
        <a:p>
          <a:endParaRPr lang="en-US"/>
        </a:p>
      </dgm:t>
    </dgm:pt>
    <dgm:pt modelId="{4F5D624A-2310-48C9-8D56-24EE9E5746F1}" type="pres">
      <dgm:prSet presAssocID="{D212D56A-9C1B-4BC1-98B1-4AFD8C0E3FE6}" presName="parTxOnlySpace" presStyleCnt="0"/>
      <dgm:spPr/>
    </dgm:pt>
    <dgm:pt modelId="{8EE2474F-EA6E-4D2C-B178-3992E51F4821}" type="pres">
      <dgm:prSet presAssocID="{F75636A1-C558-4D41-ACE1-6D9E9D218CD5}" presName="parTxOnly" presStyleLbl="node1" presStyleIdx="3" presStyleCnt="4">
        <dgm:presLayoutVars>
          <dgm:chMax val="0"/>
          <dgm:chPref val="0"/>
          <dgm:bulletEnabled val="1"/>
        </dgm:presLayoutVars>
      </dgm:prSet>
      <dgm:spPr/>
      <dgm:t>
        <a:bodyPr/>
        <a:lstStyle/>
        <a:p>
          <a:endParaRPr lang="en-US"/>
        </a:p>
      </dgm:t>
    </dgm:pt>
  </dgm:ptLst>
  <dgm:cxnLst>
    <dgm:cxn modelId="{2443893D-049C-4F59-86AF-8535BE729EE0}" srcId="{23471ADB-7CA7-430A-8BC9-F96235D4FE08}" destId="{1BD4448E-3F6B-488E-88CA-656EDA269ECB}" srcOrd="0" destOrd="0" parTransId="{7E3D705D-B165-4EFA-8ABB-0499DFBA9820}" sibTransId="{1CD07AB2-998D-4B09-B249-D6238764280F}"/>
    <dgm:cxn modelId="{2064B19B-BC79-49DE-9B3A-ED4B8994721A}" type="presOf" srcId="{47C4A4E1-36A3-428B-99B3-C6C43185F46E}" destId="{BF1B08FF-86E4-45C0-97A2-DFEE16DBF366}" srcOrd="0" destOrd="0" presId="urn:microsoft.com/office/officeart/2005/8/layout/chevron1"/>
    <dgm:cxn modelId="{28E619C2-3983-4867-8F71-F7D1473BAE33}" type="presOf" srcId="{A3DE76B7-0B20-4BE8-9443-B9346845ADDC}" destId="{2144206F-3E40-40D5-8E64-16DC4B85B0D0}" srcOrd="0" destOrd="0" presId="urn:microsoft.com/office/officeart/2005/8/layout/chevron1"/>
    <dgm:cxn modelId="{5963C892-DB4D-40D2-82E6-6FE78D3883E1}" type="presOf" srcId="{F75636A1-C558-4D41-ACE1-6D9E9D218CD5}" destId="{8EE2474F-EA6E-4D2C-B178-3992E51F4821}" srcOrd="0" destOrd="0" presId="urn:microsoft.com/office/officeart/2005/8/layout/chevron1"/>
    <dgm:cxn modelId="{611698E5-C7EF-4279-8DDA-5FD1DD5FEA03}" srcId="{23471ADB-7CA7-430A-8BC9-F96235D4FE08}" destId="{F75636A1-C558-4D41-ACE1-6D9E9D218CD5}" srcOrd="3" destOrd="0" parTransId="{2C2A8EA8-56ED-4422-B927-D1AABC17C691}" sibTransId="{E25FD278-C007-4EB3-AA82-5129753C6D5D}"/>
    <dgm:cxn modelId="{5511CAEC-B657-4B5A-BF83-58B024311EBA}" type="presOf" srcId="{1BD4448E-3F6B-488E-88CA-656EDA269ECB}" destId="{D2D945BD-41CD-4149-8B80-CE2150CDCEC6}" srcOrd="0" destOrd="0" presId="urn:microsoft.com/office/officeart/2005/8/layout/chevron1"/>
    <dgm:cxn modelId="{C88BA081-D1B3-4662-9597-80B304E4508E}" srcId="{23471ADB-7CA7-430A-8BC9-F96235D4FE08}" destId="{47C4A4E1-36A3-428B-99B3-C6C43185F46E}" srcOrd="2" destOrd="0" parTransId="{AC21F794-458A-4D2F-A517-D5A6AFD83EA8}" sibTransId="{D212D56A-9C1B-4BC1-98B1-4AFD8C0E3FE6}"/>
    <dgm:cxn modelId="{113DCCA4-043A-47B7-BCF3-7095817FEA5E}" srcId="{23471ADB-7CA7-430A-8BC9-F96235D4FE08}" destId="{A3DE76B7-0B20-4BE8-9443-B9346845ADDC}" srcOrd="1" destOrd="0" parTransId="{BFC97D1A-3B81-4A81-994C-4063B4AAD4CA}" sibTransId="{D00C3A95-A357-40E6-9F8F-761BC3837797}"/>
    <dgm:cxn modelId="{2A1F9861-D0F4-498F-8322-F963B59967AE}" type="presOf" srcId="{23471ADB-7CA7-430A-8BC9-F96235D4FE08}" destId="{C01E2315-F6F9-4255-92D9-B72EF97D595A}" srcOrd="0" destOrd="0" presId="urn:microsoft.com/office/officeart/2005/8/layout/chevron1"/>
    <dgm:cxn modelId="{A3E076C2-BB08-4FD8-BDD1-A1E32E31DA4A}" type="presParOf" srcId="{C01E2315-F6F9-4255-92D9-B72EF97D595A}" destId="{D2D945BD-41CD-4149-8B80-CE2150CDCEC6}" srcOrd="0" destOrd="0" presId="urn:microsoft.com/office/officeart/2005/8/layout/chevron1"/>
    <dgm:cxn modelId="{EF043F26-0A96-4841-A295-0EB8755BC461}" type="presParOf" srcId="{C01E2315-F6F9-4255-92D9-B72EF97D595A}" destId="{C4F4D69A-D12A-42C9-A047-0B6E7008016C}" srcOrd="1" destOrd="0" presId="urn:microsoft.com/office/officeart/2005/8/layout/chevron1"/>
    <dgm:cxn modelId="{7ADF68B3-3DB6-4270-B7CC-A428EF6E5CFF}" type="presParOf" srcId="{C01E2315-F6F9-4255-92D9-B72EF97D595A}" destId="{2144206F-3E40-40D5-8E64-16DC4B85B0D0}" srcOrd="2" destOrd="0" presId="urn:microsoft.com/office/officeart/2005/8/layout/chevron1"/>
    <dgm:cxn modelId="{F0EBD0DA-06A3-4C03-AA9C-07430008F45B}" type="presParOf" srcId="{C01E2315-F6F9-4255-92D9-B72EF97D595A}" destId="{28C58616-ADBE-4EE4-A199-13711DF55433}" srcOrd="3" destOrd="0" presId="urn:microsoft.com/office/officeart/2005/8/layout/chevron1"/>
    <dgm:cxn modelId="{01D0728C-A013-445D-A593-B08B2B07B0E2}" type="presParOf" srcId="{C01E2315-F6F9-4255-92D9-B72EF97D595A}" destId="{BF1B08FF-86E4-45C0-97A2-DFEE16DBF366}" srcOrd="4" destOrd="0" presId="urn:microsoft.com/office/officeart/2005/8/layout/chevron1"/>
    <dgm:cxn modelId="{727121AA-0F6E-4599-9307-F39A40EC34D8}" type="presParOf" srcId="{C01E2315-F6F9-4255-92D9-B72EF97D595A}" destId="{4F5D624A-2310-48C9-8D56-24EE9E5746F1}" srcOrd="5" destOrd="0" presId="urn:microsoft.com/office/officeart/2005/8/layout/chevron1"/>
    <dgm:cxn modelId="{9842E9D4-8159-4470-B3F5-AAB9CA4377BA}" type="presParOf" srcId="{C01E2315-F6F9-4255-92D9-B72EF97D595A}" destId="{8EE2474F-EA6E-4D2C-B178-3992E51F4821}" srcOrd="6"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471ADB-7CA7-430A-8BC9-F96235D4FE08}" type="doc">
      <dgm:prSet loTypeId="urn:microsoft.com/office/officeart/2005/8/layout/chevron1" loCatId="process" qsTypeId="urn:microsoft.com/office/officeart/2005/8/quickstyle/simple1" qsCatId="simple" csTypeId="urn:microsoft.com/office/officeart/2005/8/colors/accent1_2" csCatId="accent1" phldr="1"/>
      <dgm:spPr/>
    </dgm:pt>
    <dgm:pt modelId="{1BD4448E-3F6B-488E-88CA-656EDA269ECB}">
      <dgm:prSet phldrT="[Text]"/>
      <dgm:spPr>
        <a:solidFill>
          <a:schemeClr val="accent3"/>
        </a:solidFill>
      </dgm:spPr>
      <dgm:t>
        <a:bodyPr/>
        <a:lstStyle/>
        <a:p>
          <a:r>
            <a:rPr lang="en-US"/>
            <a:t>Process</a:t>
          </a:r>
        </a:p>
      </dgm:t>
    </dgm:pt>
    <dgm:pt modelId="{7E3D705D-B165-4EFA-8ABB-0499DFBA9820}" type="parTrans" cxnId="{2443893D-049C-4F59-86AF-8535BE729EE0}">
      <dgm:prSet/>
      <dgm:spPr/>
      <dgm:t>
        <a:bodyPr/>
        <a:lstStyle/>
        <a:p>
          <a:endParaRPr lang="en-US"/>
        </a:p>
      </dgm:t>
    </dgm:pt>
    <dgm:pt modelId="{1CD07AB2-998D-4B09-B249-D6238764280F}" type="sibTrans" cxnId="{2443893D-049C-4F59-86AF-8535BE729EE0}">
      <dgm:prSet/>
      <dgm:spPr/>
      <dgm:t>
        <a:bodyPr/>
        <a:lstStyle/>
        <a:p>
          <a:endParaRPr lang="en-US"/>
        </a:p>
      </dgm:t>
    </dgm:pt>
    <dgm:pt modelId="{A3DE76B7-0B20-4BE8-9443-B9346845ADDC}">
      <dgm:prSet phldrT="[Text]"/>
      <dgm:spPr>
        <a:solidFill>
          <a:schemeClr val="accent3"/>
        </a:solidFill>
      </dgm:spPr>
      <dgm:t>
        <a:bodyPr/>
        <a:lstStyle/>
        <a:p>
          <a:r>
            <a:rPr lang="en-US"/>
            <a:t>Output</a:t>
          </a:r>
        </a:p>
      </dgm:t>
    </dgm:pt>
    <dgm:pt modelId="{BFC97D1A-3B81-4A81-994C-4063B4AAD4CA}" type="parTrans" cxnId="{113DCCA4-043A-47B7-BCF3-7095817FEA5E}">
      <dgm:prSet/>
      <dgm:spPr/>
      <dgm:t>
        <a:bodyPr/>
        <a:lstStyle/>
        <a:p>
          <a:endParaRPr lang="en-US"/>
        </a:p>
      </dgm:t>
    </dgm:pt>
    <dgm:pt modelId="{D00C3A95-A357-40E6-9F8F-761BC3837797}" type="sibTrans" cxnId="{113DCCA4-043A-47B7-BCF3-7095817FEA5E}">
      <dgm:prSet/>
      <dgm:spPr/>
      <dgm:t>
        <a:bodyPr/>
        <a:lstStyle/>
        <a:p>
          <a:endParaRPr lang="en-US"/>
        </a:p>
      </dgm:t>
    </dgm:pt>
    <dgm:pt modelId="{47C4A4E1-36A3-428B-99B3-C6C43185F46E}">
      <dgm:prSet phldrT="[Text]"/>
      <dgm:spPr>
        <a:solidFill>
          <a:schemeClr val="accent3"/>
        </a:solidFill>
      </dgm:spPr>
      <dgm:t>
        <a:bodyPr/>
        <a:lstStyle/>
        <a:p>
          <a:r>
            <a:rPr lang="en-US"/>
            <a:t>Outcome</a:t>
          </a:r>
        </a:p>
      </dgm:t>
    </dgm:pt>
    <dgm:pt modelId="{AC21F794-458A-4D2F-A517-D5A6AFD83EA8}" type="parTrans" cxnId="{C88BA081-D1B3-4662-9597-80B304E4508E}">
      <dgm:prSet/>
      <dgm:spPr/>
      <dgm:t>
        <a:bodyPr/>
        <a:lstStyle/>
        <a:p>
          <a:endParaRPr lang="en-US"/>
        </a:p>
      </dgm:t>
    </dgm:pt>
    <dgm:pt modelId="{D212D56A-9C1B-4BC1-98B1-4AFD8C0E3FE6}" type="sibTrans" cxnId="{C88BA081-D1B3-4662-9597-80B304E4508E}">
      <dgm:prSet/>
      <dgm:spPr/>
      <dgm:t>
        <a:bodyPr/>
        <a:lstStyle/>
        <a:p>
          <a:endParaRPr lang="en-US"/>
        </a:p>
      </dgm:t>
    </dgm:pt>
    <dgm:pt modelId="{F75636A1-C558-4D41-ACE1-6D9E9D218CD5}">
      <dgm:prSet phldrT="[Text]"/>
      <dgm:spPr>
        <a:solidFill>
          <a:schemeClr val="accent3"/>
        </a:solidFill>
      </dgm:spPr>
      <dgm:t>
        <a:bodyPr/>
        <a:lstStyle/>
        <a:p>
          <a:r>
            <a:rPr lang="en-US"/>
            <a:t>Value</a:t>
          </a:r>
        </a:p>
      </dgm:t>
    </dgm:pt>
    <dgm:pt modelId="{2C2A8EA8-56ED-4422-B927-D1AABC17C691}" type="parTrans" cxnId="{611698E5-C7EF-4279-8DDA-5FD1DD5FEA03}">
      <dgm:prSet/>
      <dgm:spPr/>
      <dgm:t>
        <a:bodyPr/>
        <a:lstStyle/>
        <a:p>
          <a:endParaRPr lang="en-US"/>
        </a:p>
      </dgm:t>
    </dgm:pt>
    <dgm:pt modelId="{E25FD278-C007-4EB3-AA82-5129753C6D5D}" type="sibTrans" cxnId="{611698E5-C7EF-4279-8DDA-5FD1DD5FEA03}">
      <dgm:prSet/>
      <dgm:spPr/>
      <dgm:t>
        <a:bodyPr/>
        <a:lstStyle/>
        <a:p>
          <a:endParaRPr lang="en-US"/>
        </a:p>
      </dgm:t>
    </dgm:pt>
    <dgm:pt modelId="{C01E2315-F6F9-4255-92D9-B72EF97D595A}" type="pres">
      <dgm:prSet presAssocID="{23471ADB-7CA7-430A-8BC9-F96235D4FE08}" presName="Name0" presStyleCnt="0">
        <dgm:presLayoutVars>
          <dgm:dir/>
          <dgm:animLvl val="lvl"/>
          <dgm:resizeHandles val="exact"/>
        </dgm:presLayoutVars>
      </dgm:prSet>
      <dgm:spPr/>
    </dgm:pt>
    <dgm:pt modelId="{D2D945BD-41CD-4149-8B80-CE2150CDCEC6}" type="pres">
      <dgm:prSet presAssocID="{1BD4448E-3F6B-488E-88CA-656EDA269ECB}" presName="parTxOnly" presStyleLbl="node1" presStyleIdx="0" presStyleCnt="4">
        <dgm:presLayoutVars>
          <dgm:chMax val="0"/>
          <dgm:chPref val="0"/>
          <dgm:bulletEnabled val="1"/>
        </dgm:presLayoutVars>
      </dgm:prSet>
      <dgm:spPr/>
      <dgm:t>
        <a:bodyPr/>
        <a:lstStyle/>
        <a:p>
          <a:endParaRPr lang="en-US"/>
        </a:p>
      </dgm:t>
    </dgm:pt>
    <dgm:pt modelId="{C4F4D69A-D12A-42C9-A047-0B6E7008016C}" type="pres">
      <dgm:prSet presAssocID="{1CD07AB2-998D-4B09-B249-D6238764280F}" presName="parTxOnlySpace" presStyleCnt="0"/>
      <dgm:spPr/>
    </dgm:pt>
    <dgm:pt modelId="{2144206F-3E40-40D5-8E64-16DC4B85B0D0}" type="pres">
      <dgm:prSet presAssocID="{A3DE76B7-0B20-4BE8-9443-B9346845ADDC}" presName="parTxOnly" presStyleLbl="node1" presStyleIdx="1" presStyleCnt="4">
        <dgm:presLayoutVars>
          <dgm:chMax val="0"/>
          <dgm:chPref val="0"/>
          <dgm:bulletEnabled val="1"/>
        </dgm:presLayoutVars>
      </dgm:prSet>
      <dgm:spPr/>
      <dgm:t>
        <a:bodyPr/>
        <a:lstStyle/>
        <a:p>
          <a:endParaRPr lang="en-US"/>
        </a:p>
      </dgm:t>
    </dgm:pt>
    <dgm:pt modelId="{28C58616-ADBE-4EE4-A199-13711DF55433}" type="pres">
      <dgm:prSet presAssocID="{D00C3A95-A357-40E6-9F8F-761BC3837797}" presName="parTxOnlySpace" presStyleCnt="0"/>
      <dgm:spPr/>
    </dgm:pt>
    <dgm:pt modelId="{BF1B08FF-86E4-45C0-97A2-DFEE16DBF366}" type="pres">
      <dgm:prSet presAssocID="{47C4A4E1-36A3-428B-99B3-C6C43185F46E}" presName="parTxOnly" presStyleLbl="node1" presStyleIdx="2" presStyleCnt="4">
        <dgm:presLayoutVars>
          <dgm:chMax val="0"/>
          <dgm:chPref val="0"/>
          <dgm:bulletEnabled val="1"/>
        </dgm:presLayoutVars>
      </dgm:prSet>
      <dgm:spPr/>
      <dgm:t>
        <a:bodyPr/>
        <a:lstStyle/>
        <a:p>
          <a:endParaRPr lang="en-US"/>
        </a:p>
      </dgm:t>
    </dgm:pt>
    <dgm:pt modelId="{4F5D624A-2310-48C9-8D56-24EE9E5746F1}" type="pres">
      <dgm:prSet presAssocID="{D212D56A-9C1B-4BC1-98B1-4AFD8C0E3FE6}" presName="parTxOnlySpace" presStyleCnt="0"/>
      <dgm:spPr/>
    </dgm:pt>
    <dgm:pt modelId="{8EE2474F-EA6E-4D2C-B178-3992E51F4821}" type="pres">
      <dgm:prSet presAssocID="{F75636A1-C558-4D41-ACE1-6D9E9D218CD5}" presName="parTxOnly" presStyleLbl="node1" presStyleIdx="3" presStyleCnt="4">
        <dgm:presLayoutVars>
          <dgm:chMax val="0"/>
          <dgm:chPref val="0"/>
          <dgm:bulletEnabled val="1"/>
        </dgm:presLayoutVars>
      </dgm:prSet>
      <dgm:spPr/>
      <dgm:t>
        <a:bodyPr/>
        <a:lstStyle/>
        <a:p>
          <a:endParaRPr lang="en-US"/>
        </a:p>
      </dgm:t>
    </dgm:pt>
  </dgm:ptLst>
  <dgm:cxnLst>
    <dgm:cxn modelId="{2443893D-049C-4F59-86AF-8535BE729EE0}" srcId="{23471ADB-7CA7-430A-8BC9-F96235D4FE08}" destId="{1BD4448E-3F6B-488E-88CA-656EDA269ECB}" srcOrd="0" destOrd="0" parTransId="{7E3D705D-B165-4EFA-8ABB-0499DFBA9820}" sibTransId="{1CD07AB2-998D-4B09-B249-D6238764280F}"/>
    <dgm:cxn modelId="{553E123F-D503-4B6A-8B20-4902675E264F}" type="presOf" srcId="{23471ADB-7CA7-430A-8BC9-F96235D4FE08}" destId="{C01E2315-F6F9-4255-92D9-B72EF97D595A}" srcOrd="0" destOrd="0" presId="urn:microsoft.com/office/officeart/2005/8/layout/chevron1"/>
    <dgm:cxn modelId="{91C50EA7-AADC-44BC-929A-3DEC8E934FD9}" type="presOf" srcId="{1BD4448E-3F6B-488E-88CA-656EDA269ECB}" destId="{D2D945BD-41CD-4149-8B80-CE2150CDCEC6}" srcOrd="0" destOrd="0" presId="urn:microsoft.com/office/officeart/2005/8/layout/chevron1"/>
    <dgm:cxn modelId="{400295B2-0DD9-4272-BDF5-E303A1062BD4}" type="presOf" srcId="{F75636A1-C558-4D41-ACE1-6D9E9D218CD5}" destId="{8EE2474F-EA6E-4D2C-B178-3992E51F4821}" srcOrd="0" destOrd="0" presId="urn:microsoft.com/office/officeart/2005/8/layout/chevron1"/>
    <dgm:cxn modelId="{5EE652F4-2CC9-48B5-B85A-64E36984C75B}" type="presOf" srcId="{47C4A4E1-36A3-428B-99B3-C6C43185F46E}" destId="{BF1B08FF-86E4-45C0-97A2-DFEE16DBF366}" srcOrd="0" destOrd="0" presId="urn:microsoft.com/office/officeart/2005/8/layout/chevron1"/>
    <dgm:cxn modelId="{611698E5-C7EF-4279-8DDA-5FD1DD5FEA03}" srcId="{23471ADB-7CA7-430A-8BC9-F96235D4FE08}" destId="{F75636A1-C558-4D41-ACE1-6D9E9D218CD5}" srcOrd="3" destOrd="0" parTransId="{2C2A8EA8-56ED-4422-B927-D1AABC17C691}" sibTransId="{E25FD278-C007-4EB3-AA82-5129753C6D5D}"/>
    <dgm:cxn modelId="{C88BA081-D1B3-4662-9597-80B304E4508E}" srcId="{23471ADB-7CA7-430A-8BC9-F96235D4FE08}" destId="{47C4A4E1-36A3-428B-99B3-C6C43185F46E}" srcOrd="2" destOrd="0" parTransId="{AC21F794-458A-4D2F-A517-D5A6AFD83EA8}" sibTransId="{D212D56A-9C1B-4BC1-98B1-4AFD8C0E3FE6}"/>
    <dgm:cxn modelId="{64942429-CA57-457A-9AEE-AB7032EA9642}" type="presOf" srcId="{A3DE76B7-0B20-4BE8-9443-B9346845ADDC}" destId="{2144206F-3E40-40D5-8E64-16DC4B85B0D0}" srcOrd="0" destOrd="0" presId="urn:microsoft.com/office/officeart/2005/8/layout/chevron1"/>
    <dgm:cxn modelId="{113DCCA4-043A-47B7-BCF3-7095817FEA5E}" srcId="{23471ADB-7CA7-430A-8BC9-F96235D4FE08}" destId="{A3DE76B7-0B20-4BE8-9443-B9346845ADDC}" srcOrd="1" destOrd="0" parTransId="{BFC97D1A-3B81-4A81-994C-4063B4AAD4CA}" sibTransId="{D00C3A95-A357-40E6-9F8F-761BC3837797}"/>
    <dgm:cxn modelId="{460F1296-8469-4122-B54D-F09365F9C72B}" type="presParOf" srcId="{C01E2315-F6F9-4255-92D9-B72EF97D595A}" destId="{D2D945BD-41CD-4149-8B80-CE2150CDCEC6}" srcOrd="0" destOrd="0" presId="urn:microsoft.com/office/officeart/2005/8/layout/chevron1"/>
    <dgm:cxn modelId="{9103B5F8-2E74-483A-95F1-1EBC8801B926}" type="presParOf" srcId="{C01E2315-F6F9-4255-92D9-B72EF97D595A}" destId="{C4F4D69A-D12A-42C9-A047-0B6E7008016C}" srcOrd="1" destOrd="0" presId="urn:microsoft.com/office/officeart/2005/8/layout/chevron1"/>
    <dgm:cxn modelId="{08D30886-ED70-479D-A075-2831ECD1B6D6}" type="presParOf" srcId="{C01E2315-F6F9-4255-92D9-B72EF97D595A}" destId="{2144206F-3E40-40D5-8E64-16DC4B85B0D0}" srcOrd="2" destOrd="0" presId="urn:microsoft.com/office/officeart/2005/8/layout/chevron1"/>
    <dgm:cxn modelId="{4CF67D5A-4527-4482-8574-8BA08C349E15}" type="presParOf" srcId="{C01E2315-F6F9-4255-92D9-B72EF97D595A}" destId="{28C58616-ADBE-4EE4-A199-13711DF55433}" srcOrd="3" destOrd="0" presId="urn:microsoft.com/office/officeart/2005/8/layout/chevron1"/>
    <dgm:cxn modelId="{C6807B4A-8EAB-4E01-A7AD-A74B57AB2789}" type="presParOf" srcId="{C01E2315-F6F9-4255-92D9-B72EF97D595A}" destId="{BF1B08FF-86E4-45C0-97A2-DFEE16DBF366}" srcOrd="4" destOrd="0" presId="urn:microsoft.com/office/officeart/2005/8/layout/chevron1"/>
    <dgm:cxn modelId="{EB34F898-90BD-42E9-B5F4-AB1F4B939F24}" type="presParOf" srcId="{C01E2315-F6F9-4255-92D9-B72EF97D595A}" destId="{4F5D624A-2310-48C9-8D56-24EE9E5746F1}" srcOrd="5" destOrd="0" presId="urn:microsoft.com/office/officeart/2005/8/layout/chevron1"/>
    <dgm:cxn modelId="{9A55C6E2-860A-421B-98B5-7BD8D4FBF517}" type="presParOf" srcId="{C01E2315-F6F9-4255-92D9-B72EF97D595A}" destId="{8EE2474F-EA6E-4D2C-B178-3992E51F4821}" srcOrd="6"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471ADB-7CA7-430A-8BC9-F96235D4FE08}" type="doc">
      <dgm:prSet loTypeId="urn:microsoft.com/office/officeart/2005/8/layout/chevron1" loCatId="process" qsTypeId="urn:microsoft.com/office/officeart/2005/8/quickstyle/simple1" qsCatId="simple" csTypeId="urn:microsoft.com/office/officeart/2005/8/colors/accent1_2" csCatId="accent1" phldr="1"/>
      <dgm:spPr/>
    </dgm:pt>
    <dgm:pt modelId="{1BD4448E-3F6B-488E-88CA-656EDA269ECB}">
      <dgm:prSet phldrT="[Text]"/>
      <dgm:spPr>
        <a:solidFill>
          <a:schemeClr val="accent3"/>
        </a:solidFill>
      </dgm:spPr>
      <dgm:t>
        <a:bodyPr/>
        <a:lstStyle/>
        <a:p>
          <a:r>
            <a:rPr lang="en-US"/>
            <a:t>Inputs</a:t>
          </a:r>
        </a:p>
      </dgm:t>
    </dgm:pt>
    <dgm:pt modelId="{7E3D705D-B165-4EFA-8ABB-0499DFBA9820}" type="parTrans" cxnId="{2443893D-049C-4F59-86AF-8535BE729EE0}">
      <dgm:prSet/>
      <dgm:spPr/>
      <dgm:t>
        <a:bodyPr/>
        <a:lstStyle/>
        <a:p>
          <a:endParaRPr lang="en-US"/>
        </a:p>
      </dgm:t>
    </dgm:pt>
    <dgm:pt modelId="{1CD07AB2-998D-4B09-B249-D6238764280F}" type="sibTrans" cxnId="{2443893D-049C-4F59-86AF-8535BE729EE0}">
      <dgm:prSet/>
      <dgm:spPr/>
      <dgm:t>
        <a:bodyPr/>
        <a:lstStyle/>
        <a:p>
          <a:endParaRPr lang="en-US"/>
        </a:p>
      </dgm:t>
    </dgm:pt>
    <dgm:pt modelId="{A3DE76B7-0B20-4BE8-9443-B9346845ADDC}">
      <dgm:prSet phldrT="[Text]"/>
      <dgm:spPr>
        <a:solidFill>
          <a:schemeClr val="accent3"/>
        </a:solidFill>
      </dgm:spPr>
      <dgm:t>
        <a:bodyPr/>
        <a:lstStyle/>
        <a:p>
          <a:r>
            <a:rPr lang="en-US"/>
            <a:t>Library</a:t>
          </a:r>
        </a:p>
      </dgm:t>
    </dgm:pt>
    <dgm:pt modelId="{BFC97D1A-3B81-4A81-994C-4063B4AAD4CA}" type="parTrans" cxnId="{113DCCA4-043A-47B7-BCF3-7095817FEA5E}">
      <dgm:prSet/>
      <dgm:spPr/>
      <dgm:t>
        <a:bodyPr/>
        <a:lstStyle/>
        <a:p>
          <a:endParaRPr lang="en-US"/>
        </a:p>
      </dgm:t>
    </dgm:pt>
    <dgm:pt modelId="{D00C3A95-A357-40E6-9F8F-761BC3837797}" type="sibTrans" cxnId="{113DCCA4-043A-47B7-BCF3-7095817FEA5E}">
      <dgm:prSet/>
      <dgm:spPr/>
      <dgm:t>
        <a:bodyPr/>
        <a:lstStyle/>
        <a:p>
          <a:endParaRPr lang="en-US"/>
        </a:p>
      </dgm:t>
    </dgm:pt>
    <dgm:pt modelId="{47C4A4E1-36A3-428B-99B3-C6C43185F46E}">
      <dgm:prSet phldrT="[Text]"/>
      <dgm:spPr>
        <a:solidFill>
          <a:schemeClr val="accent3"/>
        </a:solidFill>
      </dgm:spPr>
      <dgm:t>
        <a:bodyPr/>
        <a:lstStyle/>
        <a:p>
          <a:r>
            <a:rPr lang="en-US"/>
            <a:t>Outputs</a:t>
          </a:r>
        </a:p>
      </dgm:t>
    </dgm:pt>
    <dgm:pt modelId="{AC21F794-458A-4D2F-A517-D5A6AFD83EA8}" type="parTrans" cxnId="{C88BA081-D1B3-4662-9597-80B304E4508E}">
      <dgm:prSet/>
      <dgm:spPr/>
      <dgm:t>
        <a:bodyPr/>
        <a:lstStyle/>
        <a:p>
          <a:endParaRPr lang="en-US"/>
        </a:p>
      </dgm:t>
    </dgm:pt>
    <dgm:pt modelId="{D212D56A-9C1B-4BC1-98B1-4AFD8C0E3FE6}" type="sibTrans" cxnId="{C88BA081-D1B3-4662-9597-80B304E4508E}">
      <dgm:prSet/>
      <dgm:spPr/>
      <dgm:t>
        <a:bodyPr/>
        <a:lstStyle/>
        <a:p>
          <a:endParaRPr lang="en-US"/>
        </a:p>
      </dgm:t>
    </dgm:pt>
    <dgm:pt modelId="{F75636A1-C558-4D41-ACE1-6D9E9D218CD5}">
      <dgm:prSet phldrT="[Text]"/>
      <dgm:spPr>
        <a:solidFill>
          <a:schemeClr val="accent3"/>
        </a:solidFill>
      </dgm:spPr>
      <dgm:t>
        <a:bodyPr/>
        <a:lstStyle/>
        <a:p>
          <a:r>
            <a:rPr lang="en-US"/>
            <a:t>User</a:t>
          </a:r>
        </a:p>
      </dgm:t>
    </dgm:pt>
    <dgm:pt modelId="{2C2A8EA8-56ED-4422-B927-D1AABC17C691}" type="parTrans" cxnId="{611698E5-C7EF-4279-8DDA-5FD1DD5FEA03}">
      <dgm:prSet/>
      <dgm:spPr/>
      <dgm:t>
        <a:bodyPr/>
        <a:lstStyle/>
        <a:p>
          <a:endParaRPr lang="en-US"/>
        </a:p>
      </dgm:t>
    </dgm:pt>
    <dgm:pt modelId="{E25FD278-C007-4EB3-AA82-5129753C6D5D}" type="sibTrans" cxnId="{611698E5-C7EF-4279-8DDA-5FD1DD5FEA03}">
      <dgm:prSet/>
      <dgm:spPr/>
      <dgm:t>
        <a:bodyPr/>
        <a:lstStyle/>
        <a:p>
          <a:endParaRPr lang="en-US"/>
        </a:p>
      </dgm:t>
    </dgm:pt>
    <dgm:pt modelId="{37E99D01-CC49-463B-96F5-042CA20CA37C}">
      <dgm:prSet phldrT="[Text]"/>
      <dgm:spPr>
        <a:solidFill>
          <a:schemeClr val="accent3"/>
        </a:solidFill>
      </dgm:spPr>
      <dgm:t>
        <a:bodyPr/>
        <a:lstStyle/>
        <a:p>
          <a:r>
            <a:rPr lang="en-US"/>
            <a:t>Outcomes</a:t>
          </a:r>
        </a:p>
      </dgm:t>
    </dgm:pt>
    <dgm:pt modelId="{1ACC75A9-A623-40DD-B18E-F81BBD2CACEE}" type="parTrans" cxnId="{D65330AA-50BA-4B58-B52B-78448A5484D3}">
      <dgm:prSet/>
      <dgm:spPr/>
      <dgm:t>
        <a:bodyPr/>
        <a:lstStyle/>
        <a:p>
          <a:endParaRPr lang="en-US"/>
        </a:p>
      </dgm:t>
    </dgm:pt>
    <dgm:pt modelId="{B2417E20-7A2D-4D84-9D19-E00C72A9EAAE}" type="sibTrans" cxnId="{D65330AA-50BA-4B58-B52B-78448A5484D3}">
      <dgm:prSet/>
      <dgm:spPr/>
      <dgm:t>
        <a:bodyPr/>
        <a:lstStyle/>
        <a:p>
          <a:endParaRPr lang="en-US"/>
        </a:p>
      </dgm:t>
    </dgm:pt>
    <dgm:pt modelId="{C01E2315-F6F9-4255-92D9-B72EF97D595A}" type="pres">
      <dgm:prSet presAssocID="{23471ADB-7CA7-430A-8BC9-F96235D4FE08}" presName="Name0" presStyleCnt="0">
        <dgm:presLayoutVars>
          <dgm:dir/>
          <dgm:animLvl val="lvl"/>
          <dgm:resizeHandles val="exact"/>
        </dgm:presLayoutVars>
      </dgm:prSet>
      <dgm:spPr/>
    </dgm:pt>
    <dgm:pt modelId="{D2D945BD-41CD-4149-8B80-CE2150CDCEC6}" type="pres">
      <dgm:prSet presAssocID="{1BD4448E-3F6B-488E-88CA-656EDA269ECB}" presName="parTxOnly" presStyleLbl="node1" presStyleIdx="0" presStyleCnt="5">
        <dgm:presLayoutVars>
          <dgm:chMax val="0"/>
          <dgm:chPref val="0"/>
          <dgm:bulletEnabled val="1"/>
        </dgm:presLayoutVars>
      </dgm:prSet>
      <dgm:spPr/>
      <dgm:t>
        <a:bodyPr/>
        <a:lstStyle/>
        <a:p>
          <a:endParaRPr lang="en-US"/>
        </a:p>
      </dgm:t>
    </dgm:pt>
    <dgm:pt modelId="{C4F4D69A-D12A-42C9-A047-0B6E7008016C}" type="pres">
      <dgm:prSet presAssocID="{1CD07AB2-998D-4B09-B249-D6238764280F}" presName="parTxOnlySpace" presStyleCnt="0"/>
      <dgm:spPr/>
    </dgm:pt>
    <dgm:pt modelId="{2144206F-3E40-40D5-8E64-16DC4B85B0D0}" type="pres">
      <dgm:prSet presAssocID="{A3DE76B7-0B20-4BE8-9443-B9346845ADDC}" presName="parTxOnly" presStyleLbl="node1" presStyleIdx="1" presStyleCnt="5">
        <dgm:presLayoutVars>
          <dgm:chMax val="0"/>
          <dgm:chPref val="0"/>
          <dgm:bulletEnabled val="1"/>
        </dgm:presLayoutVars>
      </dgm:prSet>
      <dgm:spPr/>
      <dgm:t>
        <a:bodyPr/>
        <a:lstStyle/>
        <a:p>
          <a:endParaRPr lang="en-US"/>
        </a:p>
      </dgm:t>
    </dgm:pt>
    <dgm:pt modelId="{28C58616-ADBE-4EE4-A199-13711DF55433}" type="pres">
      <dgm:prSet presAssocID="{D00C3A95-A357-40E6-9F8F-761BC3837797}" presName="parTxOnlySpace" presStyleCnt="0"/>
      <dgm:spPr/>
    </dgm:pt>
    <dgm:pt modelId="{BF1B08FF-86E4-45C0-97A2-DFEE16DBF366}" type="pres">
      <dgm:prSet presAssocID="{47C4A4E1-36A3-428B-99B3-C6C43185F46E}" presName="parTxOnly" presStyleLbl="node1" presStyleIdx="2" presStyleCnt="5">
        <dgm:presLayoutVars>
          <dgm:chMax val="0"/>
          <dgm:chPref val="0"/>
          <dgm:bulletEnabled val="1"/>
        </dgm:presLayoutVars>
      </dgm:prSet>
      <dgm:spPr/>
      <dgm:t>
        <a:bodyPr/>
        <a:lstStyle/>
        <a:p>
          <a:endParaRPr lang="en-US"/>
        </a:p>
      </dgm:t>
    </dgm:pt>
    <dgm:pt modelId="{4F5D624A-2310-48C9-8D56-24EE9E5746F1}" type="pres">
      <dgm:prSet presAssocID="{D212D56A-9C1B-4BC1-98B1-4AFD8C0E3FE6}" presName="parTxOnlySpace" presStyleCnt="0"/>
      <dgm:spPr/>
    </dgm:pt>
    <dgm:pt modelId="{8EE2474F-EA6E-4D2C-B178-3992E51F4821}" type="pres">
      <dgm:prSet presAssocID="{F75636A1-C558-4D41-ACE1-6D9E9D218CD5}" presName="parTxOnly" presStyleLbl="node1" presStyleIdx="3" presStyleCnt="5">
        <dgm:presLayoutVars>
          <dgm:chMax val="0"/>
          <dgm:chPref val="0"/>
          <dgm:bulletEnabled val="1"/>
        </dgm:presLayoutVars>
      </dgm:prSet>
      <dgm:spPr/>
      <dgm:t>
        <a:bodyPr/>
        <a:lstStyle/>
        <a:p>
          <a:endParaRPr lang="en-US"/>
        </a:p>
      </dgm:t>
    </dgm:pt>
    <dgm:pt modelId="{6D2EC17F-9A3B-46B8-BAFF-1FB30413C66D}" type="pres">
      <dgm:prSet presAssocID="{E25FD278-C007-4EB3-AA82-5129753C6D5D}" presName="parTxOnlySpace" presStyleCnt="0"/>
      <dgm:spPr/>
    </dgm:pt>
    <dgm:pt modelId="{9FBABC92-849A-49EE-8113-5673784A07EB}" type="pres">
      <dgm:prSet presAssocID="{37E99D01-CC49-463B-96F5-042CA20CA37C}" presName="parTxOnly" presStyleLbl="node1" presStyleIdx="4" presStyleCnt="5">
        <dgm:presLayoutVars>
          <dgm:chMax val="0"/>
          <dgm:chPref val="0"/>
          <dgm:bulletEnabled val="1"/>
        </dgm:presLayoutVars>
      </dgm:prSet>
      <dgm:spPr/>
      <dgm:t>
        <a:bodyPr/>
        <a:lstStyle/>
        <a:p>
          <a:endParaRPr lang="en-US"/>
        </a:p>
      </dgm:t>
    </dgm:pt>
  </dgm:ptLst>
  <dgm:cxnLst>
    <dgm:cxn modelId="{99099C52-2D18-4099-9B9B-B11A1462ACD8}" type="presOf" srcId="{37E99D01-CC49-463B-96F5-042CA20CA37C}" destId="{9FBABC92-849A-49EE-8113-5673784A07EB}" srcOrd="0" destOrd="0" presId="urn:microsoft.com/office/officeart/2005/8/layout/chevron1"/>
    <dgm:cxn modelId="{611698E5-C7EF-4279-8DDA-5FD1DD5FEA03}" srcId="{23471ADB-7CA7-430A-8BC9-F96235D4FE08}" destId="{F75636A1-C558-4D41-ACE1-6D9E9D218CD5}" srcOrd="3" destOrd="0" parTransId="{2C2A8EA8-56ED-4422-B927-D1AABC17C691}" sibTransId="{E25FD278-C007-4EB3-AA82-5129753C6D5D}"/>
    <dgm:cxn modelId="{C88BA081-D1B3-4662-9597-80B304E4508E}" srcId="{23471ADB-7CA7-430A-8BC9-F96235D4FE08}" destId="{47C4A4E1-36A3-428B-99B3-C6C43185F46E}" srcOrd="2" destOrd="0" parTransId="{AC21F794-458A-4D2F-A517-D5A6AFD83EA8}" sibTransId="{D212D56A-9C1B-4BC1-98B1-4AFD8C0E3FE6}"/>
    <dgm:cxn modelId="{2443893D-049C-4F59-86AF-8535BE729EE0}" srcId="{23471ADB-7CA7-430A-8BC9-F96235D4FE08}" destId="{1BD4448E-3F6B-488E-88CA-656EDA269ECB}" srcOrd="0" destOrd="0" parTransId="{7E3D705D-B165-4EFA-8ABB-0499DFBA9820}" sibTransId="{1CD07AB2-998D-4B09-B249-D6238764280F}"/>
    <dgm:cxn modelId="{D65330AA-50BA-4B58-B52B-78448A5484D3}" srcId="{23471ADB-7CA7-430A-8BC9-F96235D4FE08}" destId="{37E99D01-CC49-463B-96F5-042CA20CA37C}" srcOrd="4" destOrd="0" parTransId="{1ACC75A9-A623-40DD-B18E-F81BBD2CACEE}" sibTransId="{B2417E20-7A2D-4D84-9D19-E00C72A9EAAE}"/>
    <dgm:cxn modelId="{93CF5DB2-F852-44F0-862C-2AD46DCB70E2}" type="presOf" srcId="{47C4A4E1-36A3-428B-99B3-C6C43185F46E}" destId="{BF1B08FF-86E4-45C0-97A2-DFEE16DBF366}" srcOrd="0" destOrd="0" presId="urn:microsoft.com/office/officeart/2005/8/layout/chevron1"/>
    <dgm:cxn modelId="{774B8C14-0290-420C-B0CC-77DE5C1C6B7F}" type="presOf" srcId="{23471ADB-7CA7-430A-8BC9-F96235D4FE08}" destId="{C01E2315-F6F9-4255-92D9-B72EF97D595A}" srcOrd="0" destOrd="0" presId="urn:microsoft.com/office/officeart/2005/8/layout/chevron1"/>
    <dgm:cxn modelId="{A49D7487-6984-4CE5-9700-0CEBEACB03F9}" type="presOf" srcId="{A3DE76B7-0B20-4BE8-9443-B9346845ADDC}" destId="{2144206F-3E40-40D5-8E64-16DC4B85B0D0}" srcOrd="0" destOrd="0" presId="urn:microsoft.com/office/officeart/2005/8/layout/chevron1"/>
    <dgm:cxn modelId="{113DCCA4-043A-47B7-BCF3-7095817FEA5E}" srcId="{23471ADB-7CA7-430A-8BC9-F96235D4FE08}" destId="{A3DE76B7-0B20-4BE8-9443-B9346845ADDC}" srcOrd="1" destOrd="0" parTransId="{BFC97D1A-3B81-4A81-994C-4063B4AAD4CA}" sibTransId="{D00C3A95-A357-40E6-9F8F-761BC3837797}"/>
    <dgm:cxn modelId="{AA9162C4-B55F-498A-80FE-DED2894EA853}" type="presOf" srcId="{1BD4448E-3F6B-488E-88CA-656EDA269ECB}" destId="{D2D945BD-41CD-4149-8B80-CE2150CDCEC6}" srcOrd="0" destOrd="0" presId="urn:microsoft.com/office/officeart/2005/8/layout/chevron1"/>
    <dgm:cxn modelId="{A69DD024-BDFE-4526-A6D8-61FE3AC3F934}" type="presOf" srcId="{F75636A1-C558-4D41-ACE1-6D9E9D218CD5}" destId="{8EE2474F-EA6E-4D2C-B178-3992E51F4821}" srcOrd="0" destOrd="0" presId="urn:microsoft.com/office/officeart/2005/8/layout/chevron1"/>
    <dgm:cxn modelId="{28DFC5B0-F504-4BAA-9CA2-4125FD16C638}" type="presParOf" srcId="{C01E2315-F6F9-4255-92D9-B72EF97D595A}" destId="{D2D945BD-41CD-4149-8B80-CE2150CDCEC6}" srcOrd="0" destOrd="0" presId="urn:microsoft.com/office/officeart/2005/8/layout/chevron1"/>
    <dgm:cxn modelId="{C09DEA2D-A0FB-42E2-AFF0-613998DE30CF}" type="presParOf" srcId="{C01E2315-F6F9-4255-92D9-B72EF97D595A}" destId="{C4F4D69A-D12A-42C9-A047-0B6E7008016C}" srcOrd="1" destOrd="0" presId="urn:microsoft.com/office/officeart/2005/8/layout/chevron1"/>
    <dgm:cxn modelId="{E8E290CC-CBAA-417C-9F47-CD6E674B1D0C}" type="presParOf" srcId="{C01E2315-F6F9-4255-92D9-B72EF97D595A}" destId="{2144206F-3E40-40D5-8E64-16DC4B85B0D0}" srcOrd="2" destOrd="0" presId="urn:microsoft.com/office/officeart/2005/8/layout/chevron1"/>
    <dgm:cxn modelId="{31B72306-D0D6-48CC-8D07-85F286DCC7BD}" type="presParOf" srcId="{C01E2315-F6F9-4255-92D9-B72EF97D595A}" destId="{28C58616-ADBE-4EE4-A199-13711DF55433}" srcOrd="3" destOrd="0" presId="urn:microsoft.com/office/officeart/2005/8/layout/chevron1"/>
    <dgm:cxn modelId="{D086E149-3D4D-4039-9D67-9C89A2B33FDD}" type="presParOf" srcId="{C01E2315-F6F9-4255-92D9-B72EF97D595A}" destId="{BF1B08FF-86E4-45C0-97A2-DFEE16DBF366}" srcOrd="4" destOrd="0" presId="urn:microsoft.com/office/officeart/2005/8/layout/chevron1"/>
    <dgm:cxn modelId="{E49FE2BC-F7FC-4496-8404-268F06764B60}" type="presParOf" srcId="{C01E2315-F6F9-4255-92D9-B72EF97D595A}" destId="{4F5D624A-2310-48C9-8D56-24EE9E5746F1}" srcOrd="5" destOrd="0" presId="urn:microsoft.com/office/officeart/2005/8/layout/chevron1"/>
    <dgm:cxn modelId="{6E372183-8E4C-458B-876B-B6B9AA126D0E}" type="presParOf" srcId="{C01E2315-F6F9-4255-92D9-B72EF97D595A}" destId="{8EE2474F-EA6E-4D2C-B178-3992E51F4821}" srcOrd="6" destOrd="0" presId="urn:microsoft.com/office/officeart/2005/8/layout/chevron1"/>
    <dgm:cxn modelId="{4A0302AB-21AA-41A1-8A34-99022F7FCF2B}" type="presParOf" srcId="{C01E2315-F6F9-4255-92D9-B72EF97D595A}" destId="{6D2EC17F-9A3B-46B8-BAFF-1FB30413C66D}" srcOrd="7" destOrd="0" presId="urn:microsoft.com/office/officeart/2005/8/layout/chevron1"/>
    <dgm:cxn modelId="{0764BB6E-BDCA-4601-ADAC-E6DFF933F918}" type="presParOf" srcId="{C01E2315-F6F9-4255-92D9-B72EF97D595A}" destId="{9FBABC92-849A-49EE-8113-5673784A07EB}" srcOrd="8"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3471ADB-7CA7-430A-8BC9-F96235D4FE08}" type="doc">
      <dgm:prSet loTypeId="urn:microsoft.com/office/officeart/2005/8/layout/chevron1" loCatId="process" qsTypeId="urn:microsoft.com/office/officeart/2005/8/quickstyle/simple1" qsCatId="simple" csTypeId="urn:microsoft.com/office/officeart/2005/8/colors/accent1_2" csCatId="accent1" phldr="1"/>
      <dgm:spPr/>
    </dgm:pt>
    <dgm:pt modelId="{1BD4448E-3F6B-488E-88CA-656EDA269ECB}">
      <dgm:prSet phldrT="[Text]"/>
      <dgm:spPr>
        <a:solidFill>
          <a:schemeClr val="accent3"/>
        </a:solidFill>
      </dgm:spPr>
      <dgm:t>
        <a:bodyPr/>
        <a:lstStyle/>
        <a:p>
          <a:r>
            <a:rPr lang="en-US"/>
            <a:t>Inputs</a:t>
          </a:r>
        </a:p>
      </dgm:t>
    </dgm:pt>
    <dgm:pt modelId="{7E3D705D-B165-4EFA-8ABB-0499DFBA9820}" type="parTrans" cxnId="{2443893D-049C-4F59-86AF-8535BE729EE0}">
      <dgm:prSet/>
      <dgm:spPr/>
      <dgm:t>
        <a:bodyPr/>
        <a:lstStyle/>
        <a:p>
          <a:endParaRPr lang="en-US"/>
        </a:p>
      </dgm:t>
    </dgm:pt>
    <dgm:pt modelId="{1CD07AB2-998D-4B09-B249-D6238764280F}" type="sibTrans" cxnId="{2443893D-049C-4F59-86AF-8535BE729EE0}">
      <dgm:prSet/>
      <dgm:spPr/>
      <dgm:t>
        <a:bodyPr/>
        <a:lstStyle/>
        <a:p>
          <a:endParaRPr lang="en-US"/>
        </a:p>
      </dgm:t>
    </dgm:pt>
    <dgm:pt modelId="{A3DE76B7-0B20-4BE8-9443-B9346845ADDC}">
      <dgm:prSet phldrT="[Text]"/>
      <dgm:spPr>
        <a:solidFill>
          <a:schemeClr val="accent3"/>
        </a:solidFill>
      </dgm:spPr>
      <dgm:t>
        <a:bodyPr/>
        <a:lstStyle/>
        <a:p>
          <a:r>
            <a:rPr lang="en-US"/>
            <a:t>Library</a:t>
          </a:r>
        </a:p>
      </dgm:t>
    </dgm:pt>
    <dgm:pt modelId="{BFC97D1A-3B81-4A81-994C-4063B4AAD4CA}" type="parTrans" cxnId="{113DCCA4-043A-47B7-BCF3-7095817FEA5E}">
      <dgm:prSet/>
      <dgm:spPr/>
      <dgm:t>
        <a:bodyPr/>
        <a:lstStyle/>
        <a:p>
          <a:endParaRPr lang="en-US"/>
        </a:p>
      </dgm:t>
    </dgm:pt>
    <dgm:pt modelId="{D00C3A95-A357-40E6-9F8F-761BC3837797}" type="sibTrans" cxnId="{113DCCA4-043A-47B7-BCF3-7095817FEA5E}">
      <dgm:prSet/>
      <dgm:spPr/>
      <dgm:t>
        <a:bodyPr/>
        <a:lstStyle/>
        <a:p>
          <a:endParaRPr lang="en-US"/>
        </a:p>
      </dgm:t>
    </dgm:pt>
    <dgm:pt modelId="{47C4A4E1-36A3-428B-99B3-C6C43185F46E}">
      <dgm:prSet phldrT="[Text]"/>
      <dgm:spPr>
        <a:solidFill>
          <a:schemeClr val="accent3"/>
        </a:solidFill>
      </dgm:spPr>
      <dgm:t>
        <a:bodyPr/>
        <a:lstStyle/>
        <a:p>
          <a:r>
            <a:rPr lang="en-US"/>
            <a:t>Outputs</a:t>
          </a:r>
        </a:p>
      </dgm:t>
    </dgm:pt>
    <dgm:pt modelId="{AC21F794-458A-4D2F-A517-D5A6AFD83EA8}" type="parTrans" cxnId="{C88BA081-D1B3-4662-9597-80B304E4508E}">
      <dgm:prSet/>
      <dgm:spPr/>
      <dgm:t>
        <a:bodyPr/>
        <a:lstStyle/>
        <a:p>
          <a:endParaRPr lang="en-US"/>
        </a:p>
      </dgm:t>
    </dgm:pt>
    <dgm:pt modelId="{D212D56A-9C1B-4BC1-98B1-4AFD8C0E3FE6}" type="sibTrans" cxnId="{C88BA081-D1B3-4662-9597-80B304E4508E}">
      <dgm:prSet/>
      <dgm:spPr/>
      <dgm:t>
        <a:bodyPr/>
        <a:lstStyle/>
        <a:p>
          <a:endParaRPr lang="en-US"/>
        </a:p>
      </dgm:t>
    </dgm:pt>
    <dgm:pt modelId="{F75636A1-C558-4D41-ACE1-6D9E9D218CD5}">
      <dgm:prSet phldrT="[Text]"/>
      <dgm:spPr>
        <a:solidFill>
          <a:schemeClr val="accent3"/>
        </a:solidFill>
      </dgm:spPr>
      <dgm:t>
        <a:bodyPr/>
        <a:lstStyle/>
        <a:p>
          <a:r>
            <a:rPr lang="en-US"/>
            <a:t>User</a:t>
          </a:r>
        </a:p>
      </dgm:t>
    </dgm:pt>
    <dgm:pt modelId="{2C2A8EA8-56ED-4422-B927-D1AABC17C691}" type="parTrans" cxnId="{611698E5-C7EF-4279-8DDA-5FD1DD5FEA03}">
      <dgm:prSet/>
      <dgm:spPr/>
      <dgm:t>
        <a:bodyPr/>
        <a:lstStyle/>
        <a:p>
          <a:endParaRPr lang="en-US"/>
        </a:p>
      </dgm:t>
    </dgm:pt>
    <dgm:pt modelId="{E25FD278-C007-4EB3-AA82-5129753C6D5D}" type="sibTrans" cxnId="{611698E5-C7EF-4279-8DDA-5FD1DD5FEA03}">
      <dgm:prSet/>
      <dgm:spPr/>
      <dgm:t>
        <a:bodyPr/>
        <a:lstStyle/>
        <a:p>
          <a:endParaRPr lang="en-US"/>
        </a:p>
      </dgm:t>
    </dgm:pt>
    <dgm:pt modelId="{37E99D01-CC49-463B-96F5-042CA20CA37C}">
      <dgm:prSet phldrT="[Text]"/>
      <dgm:spPr>
        <a:solidFill>
          <a:schemeClr val="accent3"/>
        </a:solidFill>
      </dgm:spPr>
      <dgm:t>
        <a:bodyPr/>
        <a:lstStyle/>
        <a:p>
          <a:r>
            <a:rPr lang="en-US"/>
            <a:t>Outcomes</a:t>
          </a:r>
        </a:p>
      </dgm:t>
    </dgm:pt>
    <dgm:pt modelId="{1ACC75A9-A623-40DD-B18E-F81BBD2CACEE}" type="parTrans" cxnId="{D65330AA-50BA-4B58-B52B-78448A5484D3}">
      <dgm:prSet/>
      <dgm:spPr/>
      <dgm:t>
        <a:bodyPr/>
        <a:lstStyle/>
        <a:p>
          <a:endParaRPr lang="en-US"/>
        </a:p>
      </dgm:t>
    </dgm:pt>
    <dgm:pt modelId="{B2417E20-7A2D-4D84-9D19-E00C72A9EAAE}" type="sibTrans" cxnId="{D65330AA-50BA-4B58-B52B-78448A5484D3}">
      <dgm:prSet/>
      <dgm:spPr/>
      <dgm:t>
        <a:bodyPr/>
        <a:lstStyle/>
        <a:p>
          <a:endParaRPr lang="en-US"/>
        </a:p>
      </dgm:t>
    </dgm:pt>
    <dgm:pt modelId="{C01E2315-F6F9-4255-92D9-B72EF97D595A}" type="pres">
      <dgm:prSet presAssocID="{23471ADB-7CA7-430A-8BC9-F96235D4FE08}" presName="Name0" presStyleCnt="0">
        <dgm:presLayoutVars>
          <dgm:dir/>
          <dgm:animLvl val="lvl"/>
          <dgm:resizeHandles val="exact"/>
        </dgm:presLayoutVars>
      </dgm:prSet>
      <dgm:spPr/>
    </dgm:pt>
    <dgm:pt modelId="{D2D945BD-41CD-4149-8B80-CE2150CDCEC6}" type="pres">
      <dgm:prSet presAssocID="{1BD4448E-3F6B-488E-88CA-656EDA269ECB}" presName="parTxOnly" presStyleLbl="node1" presStyleIdx="0" presStyleCnt="5">
        <dgm:presLayoutVars>
          <dgm:chMax val="0"/>
          <dgm:chPref val="0"/>
          <dgm:bulletEnabled val="1"/>
        </dgm:presLayoutVars>
      </dgm:prSet>
      <dgm:spPr/>
      <dgm:t>
        <a:bodyPr/>
        <a:lstStyle/>
        <a:p>
          <a:endParaRPr lang="en-US"/>
        </a:p>
      </dgm:t>
    </dgm:pt>
    <dgm:pt modelId="{C4F4D69A-D12A-42C9-A047-0B6E7008016C}" type="pres">
      <dgm:prSet presAssocID="{1CD07AB2-998D-4B09-B249-D6238764280F}" presName="parTxOnlySpace" presStyleCnt="0"/>
      <dgm:spPr/>
    </dgm:pt>
    <dgm:pt modelId="{2144206F-3E40-40D5-8E64-16DC4B85B0D0}" type="pres">
      <dgm:prSet presAssocID="{A3DE76B7-0B20-4BE8-9443-B9346845ADDC}" presName="parTxOnly" presStyleLbl="node1" presStyleIdx="1" presStyleCnt="5">
        <dgm:presLayoutVars>
          <dgm:chMax val="0"/>
          <dgm:chPref val="0"/>
          <dgm:bulletEnabled val="1"/>
        </dgm:presLayoutVars>
      </dgm:prSet>
      <dgm:spPr/>
      <dgm:t>
        <a:bodyPr/>
        <a:lstStyle/>
        <a:p>
          <a:endParaRPr lang="en-US"/>
        </a:p>
      </dgm:t>
    </dgm:pt>
    <dgm:pt modelId="{28C58616-ADBE-4EE4-A199-13711DF55433}" type="pres">
      <dgm:prSet presAssocID="{D00C3A95-A357-40E6-9F8F-761BC3837797}" presName="parTxOnlySpace" presStyleCnt="0"/>
      <dgm:spPr/>
    </dgm:pt>
    <dgm:pt modelId="{BF1B08FF-86E4-45C0-97A2-DFEE16DBF366}" type="pres">
      <dgm:prSet presAssocID="{47C4A4E1-36A3-428B-99B3-C6C43185F46E}" presName="parTxOnly" presStyleLbl="node1" presStyleIdx="2" presStyleCnt="5">
        <dgm:presLayoutVars>
          <dgm:chMax val="0"/>
          <dgm:chPref val="0"/>
          <dgm:bulletEnabled val="1"/>
        </dgm:presLayoutVars>
      </dgm:prSet>
      <dgm:spPr/>
      <dgm:t>
        <a:bodyPr/>
        <a:lstStyle/>
        <a:p>
          <a:endParaRPr lang="en-US"/>
        </a:p>
      </dgm:t>
    </dgm:pt>
    <dgm:pt modelId="{4F5D624A-2310-48C9-8D56-24EE9E5746F1}" type="pres">
      <dgm:prSet presAssocID="{D212D56A-9C1B-4BC1-98B1-4AFD8C0E3FE6}" presName="parTxOnlySpace" presStyleCnt="0"/>
      <dgm:spPr/>
    </dgm:pt>
    <dgm:pt modelId="{8EE2474F-EA6E-4D2C-B178-3992E51F4821}" type="pres">
      <dgm:prSet presAssocID="{F75636A1-C558-4D41-ACE1-6D9E9D218CD5}" presName="parTxOnly" presStyleLbl="node1" presStyleIdx="3" presStyleCnt="5">
        <dgm:presLayoutVars>
          <dgm:chMax val="0"/>
          <dgm:chPref val="0"/>
          <dgm:bulletEnabled val="1"/>
        </dgm:presLayoutVars>
      </dgm:prSet>
      <dgm:spPr/>
      <dgm:t>
        <a:bodyPr/>
        <a:lstStyle/>
        <a:p>
          <a:endParaRPr lang="en-US"/>
        </a:p>
      </dgm:t>
    </dgm:pt>
    <dgm:pt modelId="{6D2EC17F-9A3B-46B8-BAFF-1FB30413C66D}" type="pres">
      <dgm:prSet presAssocID="{E25FD278-C007-4EB3-AA82-5129753C6D5D}" presName="parTxOnlySpace" presStyleCnt="0"/>
      <dgm:spPr/>
    </dgm:pt>
    <dgm:pt modelId="{9FBABC92-849A-49EE-8113-5673784A07EB}" type="pres">
      <dgm:prSet presAssocID="{37E99D01-CC49-463B-96F5-042CA20CA37C}" presName="parTxOnly" presStyleLbl="node1" presStyleIdx="4" presStyleCnt="5">
        <dgm:presLayoutVars>
          <dgm:chMax val="0"/>
          <dgm:chPref val="0"/>
          <dgm:bulletEnabled val="1"/>
        </dgm:presLayoutVars>
      </dgm:prSet>
      <dgm:spPr/>
      <dgm:t>
        <a:bodyPr/>
        <a:lstStyle/>
        <a:p>
          <a:endParaRPr lang="en-US"/>
        </a:p>
      </dgm:t>
    </dgm:pt>
  </dgm:ptLst>
  <dgm:cxnLst>
    <dgm:cxn modelId="{75C36C7B-491B-44FD-ADF1-6D7868FCEC00}" type="presOf" srcId="{37E99D01-CC49-463B-96F5-042CA20CA37C}" destId="{9FBABC92-849A-49EE-8113-5673784A07EB}" srcOrd="0" destOrd="0" presId="urn:microsoft.com/office/officeart/2005/8/layout/chevron1"/>
    <dgm:cxn modelId="{346DDBAA-C1BB-4FF5-8A95-4E1ACB7B43A9}" type="presOf" srcId="{F75636A1-C558-4D41-ACE1-6D9E9D218CD5}" destId="{8EE2474F-EA6E-4D2C-B178-3992E51F4821}" srcOrd="0" destOrd="0" presId="urn:microsoft.com/office/officeart/2005/8/layout/chevron1"/>
    <dgm:cxn modelId="{611698E5-C7EF-4279-8DDA-5FD1DD5FEA03}" srcId="{23471ADB-7CA7-430A-8BC9-F96235D4FE08}" destId="{F75636A1-C558-4D41-ACE1-6D9E9D218CD5}" srcOrd="3" destOrd="0" parTransId="{2C2A8EA8-56ED-4422-B927-D1AABC17C691}" sibTransId="{E25FD278-C007-4EB3-AA82-5129753C6D5D}"/>
    <dgm:cxn modelId="{C88BA081-D1B3-4662-9597-80B304E4508E}" srcId="{23471ADB-7CA7-430A-8BC9-F96235D4FE08}" destId="{47C4A4E1-36A3-428B-99B3-C6C43185F46E}" srcOrd="2" destOrd="0" parTransId="{AC21F794-458A-4D2F-A517-D5A6AFD83EA8}" sibTransId="{D212D56A-9C1B-4BC1-98B1-4AFD8C0E3FE6}"/>
    <dgm:cxn modelId="{DABD8D7B-FFB0-4400-B5C5-648CF11D33D2}" type="presOf" srcId="{1BD4448E-3F6B-488E-88CA-656EDA269ECB}" destId="{D2D945BD-41CD-4149-8B80-CE2150CDCEC6}" srcOrd="0" destOrd="0" presId="urn:microsoft.com/office/officeart/2005/8/layout/chevron1"/>
    <dgm:cxn modelId="{31D3ED2C-090C-4723-B2F8-F1CD00AD770F}" type="presOf" srcId="{A3DE76B7-0B20-4BE8-9443-B9346845ADDC}" destId="{2144206F-3E40-40D5-8E64-16DC4B85B0D0}" srcOrd="0" destOrd="0" presId="urn:microsoft.com/office/officeart/2005/8/layout/chevron1"/>
    <dgm:cxn modelId="{2443893D-049C-4F59-86AF-8535BE729EE0}" srcId="{23471ADB-7CA7-430A-8BC9-F96235D4FE08}" destId="{1BD4448E-3F6B-488E-88CA-656EDA269ECB}" srcOrd="0" destOrd="0" parTransId="{7E3D705D-B165-4EFA-8ABB-0499DFBA9820}" sibTransId="{1CD07AB2-998D-4B09-B249-D6238764280F}"/>
    <dgm:cxn modelId="{D65330AA-50BA-4B58-B52B-78448A5484D3}" srcId="{23471ADB-7CA7-430A-8BC9-F96235D4FE08}" destId="{37E99D01-CC49-463B-96F5-042CA20CA37C}" srcOrd="4" destOrd="0" parTransId="{1ACC75A9-A623-40DD-B18E-F81BBD2CACEE}" sibTransId="{B2417E20-7A2D-4D84-9D19-E00C72A9EAAE}"/>
    <dgm:cxn modelId="{8836753C-3636-46F7-BC25-5FBE25A06740}" type="presOf" srcId="{23471ADB-7CA7-430A-8BC9-F96235D4FE08}" destId="{C01E2315-F6F9-4255-92D9-B72EF97D595A}" srcOrd="0" destOrd="0" presId="urn:microsoft.com/office/officeart/2005/8/layout/chevron1"/>
    <dgm:cxn modelId="{5DB13CBC-D1B0-404D-B725-3B1CB8A952DF}" type="presOf" srcId="{47C4A4E1-36A3-428B-99B3-C6C43185F46E}" destId="{BF1B08FF-86E4-45C0-97A2-DFEE16DBF366}" srcOrd="0" destOrd="0" presId="urn:microsoft.com/office/officeart/2005/8/layout/chevron1"/>
    <dgm:cxn modelId="{113DCCA4-043A-47B7-BCF3-7095817FEA5E}" srcId="{23471ADB-7CA7-430A-8BC9-F96235D4FE08}" destId="{A3DE76B7-0B20-4BE8-9443-B9346845ADDC}" srcOrd="1" destOrd="0" parTransId="{BFC97D1A-3B81-4A81-994C-4063B4AAD4CA}" sibTransId="{D00C3A95-A357-40E6-9F8F-761BC3837797}"/>
    <dgm:cxn modelId="{15D89EF1-F102-4252-BED3-194E59324DA9}" type="presParOf" srcId="{C01E2315-F6F9-4255-92D9-B72EF97D595A}" destId="{D2D945BD-41CD-4149-8B80-CE2150CDCEC6}" srcOrd="0" destOrd="0" presId="urn:microsoft.com/office/officeart/2005/8/layout/chevron1"/>
    <dgm:cxn modelId="{E0662276-E50D-4058-9EF5-5A2DCD173998}" type="presParOf" srcId="{C01E2315-F6F9-4255-92D9-B72EF97D595A}" destId="{C4F4D69A-D12A-42C9-A047-0B6E7008016C}" srcOrd="1" destOrd="0" presId="urn:microsoft.com/office/officeart/2005/8/layout/chevron1"/>
    <dgm:cxn modelId="{3CB74958-9BF5-4865-A0B2-B23621116C4D}" type="presParOf" srcId="{C01E2315-F6F9-4255-92D9-B72EF97D595A}" destId="{2144206F-3E40-40D5-8E64-16DC4B85B0D0}" srcOrd="2" destOrd="0" presId="urn:microsoft.com/office/officeart/2005/8/layout/chevron1"/>
    <dgm:cxn modelId="{E351DEA7-D5F5-4C1F-B8EC-A0F523EC5987}" type="presParOf" srcId="{C01E2315-F6F9-4255-92D9-B72EF97D595A}" destId="{28C58616-ADBE-4EE4-A199-13711DF55433}" srcOrd="3" destOrd="0" presId="urn:microsoft.com/office/officeart/2005/8/layout/chevron1"/>
    <dgm:cxn modelId="{11EE4536-C25C-4056-A617-2D0376A5B442}" type="presParOf" srcId="{C01E2315-F6F9-4255-92D9-B72EF97D595A}" destId="{BF1B08FF-86E4-45C0-97A2-DFEE16DBF366}" srcOrd="4" destOrd="0" presId="urn:microsoft.com/office/officeart/2005/8/layout/chevron1"/>
    <dgm:cxn modelId="{8C294007-AC0A-4AB5-87BB-753F730959F1}" type="presParOf" srcId="{C01E2315-F6F9-4255-92D9-B72EF97D595A}" destId="{4F5D624A-2310-48C9-8D56-24EE9E5746F1}" srcOrd="5" destOrd="0" presId="urn:microsoft.com/office/officeart/2005/8/layout/chevron1"/>
    <dgm:cxn modelId="{C706FDDE-88FA-43D1-9F09-DD7F399AF6FD}" type="presParOf" srcId="{C01E2315-F6F9-4255-92D9-B72EF97D595A}" destId="{8EE2474F-EA6E-4D2C-B178-3992E51F4821}" srcOrd="6" destOrd="0" presId="urn:microsoft.com/office/officeart/2005/8/layout/chevron1"/>
    <dgm:cxn modelId="{02C9631B-C85C-469A-934A-F63E6A0EA4D8}" type="presParOf" srcId="{C01E2315-F6F9-4255-92D9-B72EF97D595A}" destId="{6D2EC17F-9A3B-46B8-BAFF-1FB30413C66D}" srcOrd="7" destOrd="0" presId="urn:microsoft.com/office/officeart/2005/8/layout/chevron1"/>
    <dgm:cxn modelId="{BAD8B688-2953-4EDE-818E-1D4DEC701125}" type="presParOf" srcId="{C01E2315-F6F9-4255-92D9-B72EF97D595A}" destId="{9FBABC92-849A-49EE-8113-5673784A07EB}" srcOrd="8"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945BD-41CD-4149-8B80-CE2150CDCEC6}">
      <dsp:nvSpPr>
        <dsp:cNvPr id="0" name=""/>
        <dsp:cNvSpPr/>
      </dsp:nvSpPr>
      <dsp:spPr>
        <a:xfrm>
          <a:off x="2544"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a:t>Input</a:t>
          </a:r>
        </a:p>
      </dsp:txBody>
      <dsp:txXfrm>
        <a:off x="298831" y="141862"/>
        <a:ext cx="888861" cy="592574"/>
      </dsp:txXfrm>
    </dsp:sp>
    <dsp:sp modelId="{2144206F-3E40-40D5-8E64-16DC4B85B0D0}">
      <dsp:nvSpPr>
        <dsp:cNvPr id="0" name=""/>
        <dsp:cNvSpPr/>
      </dsp:nvSpPr>
      <dsp:spPr>
        <a:xfrm>
          <a:off x="1335836"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a:t>Process</a:t>
          </a:r>
        </a:p>
      </dsp:txBody>
      <dsp:txXfrm>
        <a:off x="1632123" y="141862"/>
        <a:ext cx="888861" cy="592574"/>
      </dsp:txXfrm>
    </dsp:sp>
    <dsp:sp modelId="{BF1B08FF-86E4-45C0-97A2-DFEE16DBF366}">
      <dsp:nvSpPr>
        <dsp:cNvPr id="0" name=""/>
        <dsp:cNvSpPr/>
      </dsp:nvSpPr>
      <dsp:spPr>
        <a:xfrm>
          <a:off x="2669128"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a:t>Output</a:t>
          </a:r>
        </a:p>
      </dsp:txBody>
      <dsp:txXfrm>
        <a:off x="2965415" y="141862"/>
        <a:ext cx="888861" cy="592574"/>
      </dsp:txXfrm>
    </dsp:sp>
    <dsp:sp modelId="{8EE2474F-EA6E-4D2C-B178-3992E51F4821}">
      <dsp:nvSpPr>
        <dsp:cNvPr id="0" name=""/>
        <dsp:cNvSpPr/>
      </dsp:nvSpPr>
      <dsp:spPr>
        <a:xfrm>
          <a:off x="4002419"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a:t>Impact</a:t>
          </a:r>
        </a:p>
      </dsp:txBody>
      <dsp:txXfrm>
        <a:off x="4298706" y="141862"/>
        <a:ext cx="888861" cy="592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945BD-41CD-4149-8B80-CE2150CDCEC6}">
      <dsp:nvSpPr>
        <dsp:cNvPr id="0" name=""/>
        <dsp:cNvSpPr/>
      </dsp:nvSpPr>
      <dsp:spPr>
        <a:xfrm>
          <a:off x="2544"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kern="1200"/>
            <a:t>Process</a:t>
          </a:r>
        </a:p>
      </dsp:txBody>
      <dsp:txXfrm>
        <a:off x="298831" y="141862"/>
        <a:ext cx="888861" cy="592574"/>
      </dsp:txXfrm>
    </dsp:sp>
    <dsp:sp modelId="{2144206F-3E40-40D5-8E64-16DC4B85B0D0}">
      <dsp:nvSpPr>
        <dsp:cNvPr id="0" name=""/>
        <dsp:cNvSpPr/>
      </dsp:nvSpPr>
      <dsp:spPr>
        <a:xfrm>
          <a:off x="1335836"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kern="1200"/>
            <a:t>Output</a:t>
          </a:r>
        </a:p>
      </dsp:txBody>
      <dsp:txXfrm>
        <a:off x="1632123" y="141862"/>
        <a:ext cx="888861" cy="592574"/>
      </dsp:txXfrm>
    </dsp:sp>
    <dsp:sp modelId="{BF1B08FF-86E4-45C0-97A2-DFEE16DBF366}">
      <dsp:nvSpPr>
        <dsp:cNvPr id="0" name=""/>
        <dsp:cNvSpPr/>
      </dsp:nvSpPr>
      <dsp:spPr>
        <a:xfrm>
          <a:off x="2669128"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kern="1200"/>
            <a:t>Outcome</a:t>
          </a:r>
        </a:p>
      </dsp:txBody>
      <dsp:txXfrm>
        <a:off x="2965415" y="141862"/>
        <a:ext cx="888861" cy="592574"/>
      </dsp:txXfrm>
    </dsp:sp>
    <dsp:sp modelId="{8EE2474F-EA6E-4D2C-B178-3992E51F4821}">
      <dsp:nvSpPr>
        <dsp:cNvPr id="0" name=""/>
        <dsp:cNvSpPr/>
      </dsp:nvSpPr>
      <dsp:spPr>
        <a:xfrm>
          <a:off x="4002419" y="141862"/>
          <a:ext cx="1481435" cy="592574"/>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n-US" sz="1600" kern="1200"/>
            <a:t>Value</a:t>
          </a:r>
        </a:p>
      </dsp:txBody>
      <dsp:txXfrm>
        <a:off x="4298706" y="141862"/>
        <a:ext cx="888861" cy="5925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945BD-41CD-4149-8B80-CE2150CDCEC6}">
      <dsp:nvSpPr>
        <dsp:cNvPr id="0" name=""/>
        <dsp:cNvSpPr/>
      </dsp:nvSpPr>
      <dsp:spPr>
        <a:xfrm>
          <a:off x="1339"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Inputs</a:t>
          </a:r>
        </a:p>
      </dsp:txBody>
      <dsp:txXfrm>
        <a:off x="239762" y="199727"/>
        <a:ext cx="715268" cy="476845"/>
      </dsp:txXfrm>
    </dsp:sp>
    <dsp:sp modelId="{2144206F-3E40-40D5-8E64-16DC4B85B0D0}">
      <dsp:nvSpPr>
        <dsp:cNvPr id="0" name=""/>
        <dsp:cNvSpPr/>
      </dsp:nvSpPr>
      <dsp:spPr>
        <a:xfrm>
          <a:off x="1074241"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Library</a:t>
          </a:r>
        </a:p>
      </dsp:txBody>
      <dsp:txXfrm>
        <a:off x="1312664" y="199727"/>
        <a:ext cx="715268" cy="476845"/>
      </dsp:txXfrm>
    </dsp:sp>
    <dsp:sp modelId="{BF1B08FF-86E4-45C0-97A2-DFEE16DBF366}">
      <dsp:nvSpPr>
        <dsp:cNvPr id="0" name=""/>
        <dsp:cNvSpPr/>
      </dsp:nvSpPr>
      <dsp:spPr>
        <a:xfrm>
          <a:off x="2147143"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Outputs</a:t>
          </a:r>
        </a:p>
      </dsp:txBody>
      <dsp:txXfrm>
        <a:off x="2385566" y="199727"/>
        <a:ext cx="715268" cy="476845"/>
      </dsp:txXfrm>
    </dsp:sp>
    <dsp:sp modelId="{8EE2474F-EA6E-4D2C-B178-3992E51F4821}">
      <dsp:nvSpPr>
        <dsp:cNvPr id="0" name=""/>
        <dsp:cNvSpPr/>
      </dsp:nvSpPr>
      <dsp:spPr>
        <a:xfrm>
          <a:off x="3220045"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User</a:t>
          </a:r>
        </a:p>
      </dsp:txBody>
      <dsp:txXfrm>
        <a:off x="3458468" y="199727"/>
        <a:ext cx="715268" cy="476845"/>
      </dsp:txXfrm>
    </dsp:sp>
    <dsp:sp modelId="{9FBABC92-849A-49EE-8113-5673784A07EB}">
      <dsp:nvSpPr>
        <dsp:cNvPr id="0" name=""/>
        <dsp:cNvSpPr/>
      </dsp:nvSpPr>
      <dsp:spPr>
        <a:xfrm>
          <a:off x="4292947"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Outcomes</a:t>
          </a:r>
        </a:p>
      </dsp:txBody>
      <dsp:txXfrm>
        <a:off x="4531370" y="199727"/>
        <a:ext cx="715268" cy="4768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945BD-41CD-4149-8B80-CE2150CDCEC6}">
      <dsp:nvSpPr>
        <dsp:cNvPr id="0" name=""/>
        <dsp:cNvSpPr/>
      </dsp:nvSpPr>
      <dsp:spPr>
        <a:xfrm>
          <a:off x="1339"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Inputs</a:t>
          </a:r>
        </a:p>
      </dsp:txBody>
      <dsp:txXfrm>
        <a:off x="239762" y="199727"/>
        <a:ext cx="715268" cy="476845"/>
      </dsp:txXfrm>
    </dsp:sp>
    <dsp:sp modelId="{2144206F-3E40-40D5-8E64-16DC4B85B0D0}">
      <dsp:nvSpPr>
        <dsp:cNvPr id="0" name=""/>
        <dsp:cNvSpPr/>
      </dsp:nvSpPr>
      <dsp:spPr>
        <a:xfrm>
          <a:off x="1074241"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Library</a:t>
          </a:r>
        </a:p>
      </dsp:txBody>
      <dsp:txXfrm>
        <a:off x="1312664" y="199727"/>
        <a:ext cx="715268" cy="476845"/>
      </dsp:txXfrm>
    </dsp:sp>
    <dsp:sp modelId="{BF1B08FF-86E4-45C0-97A2-DFEE16DBF366}">
      <dsp:nvSpPr>
        <dsp:cNvPr id="0" name=""/>
        <dsp:cNvSpPr/>
      </dsp:nvSpPr>
      <dsp:spPr>
        <a:xfrm>
          <a:off x="2147143"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Outputs</a:t>
          </a:r>
        </a:p>
      </dsp:txBody>
      <dsp:txXfrm>
        <a:off x="2385566" y="199727"/>
        <a:ext cx="715268" cy="476845"/>
      </dsp:txXfrm>
    </dsp:sp>
    <dsp:sp modelId="{8EE2474F-EA6E-4D2C-B178-3992E51F4821}">
      <dsp:nvSpPr>
        <dsp:cNvPr id="0" name=""/>
        <dsp:cNvSpPr/>
      </dsp:nvSpPr>
      <dsp:spPr>
        <a:xfrm>
          <a:off x="3220045"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User</a:t>
          </a:r>
        </a:p>
      </dsp:txBody>
      <dsp:txXfrm>
        <a:off x="3458468" y="199727"/>
        <a:ext cx="715268" cy="476845"/>
      </dsp:txXfrm>
    </dsp:sp>
    <dsp:sp modelId="{9FBABC92-849A-49EE-8113-5673784A07EB}">
      <dsp:nvSpPr>
        <dsp:cNvPr id="0" name=""/>
        <dsp:cNvSpPr/>
      </dsp:nvSpPr>
      <dsp:spPr>
        <a:xfrm>
          <a:off x="4292947" y="199727"/>
          <a:ext cx="1192113" cy="476845"/>
        </a:xfrm>
        <a:prstGeom prst="chevron">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Outcomes</a:t>
          </a:r>
        </a:p>
      </dsp:txBody>
      <dsp:txXfrm>
        <a:off x="4531370" y="19972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391F7-24B7-4A79-91FF-6EEECDD6A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paper format</Template>
  <TotalTime>753</TotalTime>
  <Pages>205</Pages>
  <Words>93075</Words>
  <Characters>530528</Characters>
  <Application>Microsoft Office Word</Application>
  <DocSecurity>0</DocSecurity>
  <Lines>4421</Lines>
  <Paragraphs>1244</Paragraphs>
  <ScaleCrop>false</ScaleCrop>
  <HeadingPairs>
    <vt:vector size="2" baseType="variant">
      <vt:variant>
        <vt:lpstr>Title</vt:lpstr>
      </vt:variant>
      <vt:variant>
        <vt:i4>1</vt:i4>
      </vt:variant>
    </vt:vector>
  </HeadingPairs>
  <TitlesOfParts>
    <vt:vector size="1" baseType="lpstr">
      <vt:lpstr>Running head: LIBRARY IMPACT ON STUDENT PERSISTENCE</vt:lpstr>
    </vt:vector>
  </TitlesOfParts>
  <Company>vanguard university</Company>
  <LinksUpToDate>false</LinksUpToDate>
  <CharactersWithSpaces>622359</CharactersWithSpaces>
  <SharedDoc>false</SharedDoc>
  <HLinks>
    <vt:vector size="2592" baseType="variant">
      <vt:variant>
        <vt:i4>8126540</vt:i4>
      </vt:variant>
      <vt:variant>
        <vt:i4>2562</vt:i4>
      </vt:variant>
      <vt:variant>
        <vt:i4>0</vt:i4>
      </vt:variant>
      <vt:variant>
        <vt:i4>5</vt:i4>
      </vt:variant>
      <vt:variant>
        <vt:lpwstr>http://purl.access.gpo.gov/GPO/LPS74643</vt:lpwstr>
      </vt:variant>
      <vt:variant>
        <vt:lpwstr/>
      </vt:variant>
      <vt:variant>
        <vt:i4>327750</vt:i4>
      </vt:variant>
      <vt:variant>
        <vt:i4>2559</vt:i4>
      </vt:variant>
      <vt:variant>
        <vt:i4>0</vt:i4>
      </vt:variant>
      <vt:variant>
        <vt:i4>5</vt:i4>
      </vt:variant>
      <vt:variant>
        <vt:lpwstr>http://bvbr.bib-bvb.de:8991/F?func=service&amp;doc_library=BVB01&amp;doc_number=018900029&amp;line_number=0001&amp;func_code=DB_RECORDS&amp;service_type=MEDIA</vt:lpwstr>
      </vt:variant>
      <vt:variant>
        <vt:lpwstr/>
      </vt:variant>
      <vt:variant>
        <vt:i4>4194360</vt:i4>
      </vt:variant>
      <vt:variant>
        <vt:i4>2556</vt:i4>
      </vt:variant>
      <vt:variant>
        <vt:i4>0</vt:i4>
      </vt:variant>
      <vt:variant>
        <vt:i4>5</vt:i4>
      </vt:variant>
      <vt:variant>
        <vt:lpwstr>http://www.ala.org/ala/mgrps/divs/acrl/issues/value/val_report.pdf</vt:lpwstr>
      </vt:variant>
      <vt:variant>
        <vt:lpwstr/>
      </vt:variant>
      <vt:variant>
        <vt:i4>524292</vt:i4>
      </vt:variant>
      <vt:variant>
        <vt:i4>2553</vt:i4>
      </vt:variant>
      <vt:variant>
        <vt:i4>0</vt:i4>
      </vt:variant>
      <vt:variant>
        <vt:i4>5</vt:i4>
      </vt:variant>
      <vt:variant>
        <vt:lpwstr>http://nsse.iub.edu/</vt:lpwstr>
      </vt:variant>
      <vt:variant>
        <vt:lpwstr/>
      </vt:variant>
      <vt:variant>
        <vt:i4>1638500</vt:i4>
      </vt:variant>
      <vt:variant>
        <vt:i4>2550</vt:i4>
      </vt:variant>
      <vt:variant>
        <vt:i4>0</vt:i4>
      </vt:variant>
      <vt:variant>
        <vt:i4>5</vt:i4>
      </vt:variant>
      <vt:variant>
        <vt:lpwstr>http://nces.ed.gov/surveys/libraries/</vt:lpwstr>
      </vt:variant>
      <vt:variant>
        <vt:lpwstr/>
      </vt:variant>
      <vt:variant>
        <vt:i4>5439562</vt:i4>
      </vt:variant>
      <vt:variant>
        <vt:i4>2547</vt:i4>
      </vt:variant>
      <vt:variant>
        <vt:i4>0</vt:i4>
      </vt:variant>
      <vt:variant>
        <vt:i4>5</vt:i4>
      </vt:variant>
      <vt:variant>
        <vt:lpwstr>http://nces.ed.gov/ipeds/datacenter/</vt:lpwstr>
      </vt:variant>
      <vt:variant>
        <vt:lpwstr/>
      </vt:variant>
      <vt:variant>
        <vt:i4>1179709</vt:i4>
      </vt:variant>
      <vt:variant>
        <vt:i4>2544</vt:i4>
      </vt:variant>
      <vt:variant>
        <vt:i4>0</vt:i4>
      </vt:variant>
      <vt:variant>
        <vt:i4>5</vt:i4>
      </vt:variant>
      <vt:variant>
        <vt:lpwstr>http://liber.library.uu.nl/publish/articles/000269/index.html</vt:lpwstr>
      </vt:variant>
      <vt:variant>
        <vt:lpwstr/>
      </vt:variant>
      <vt:variant>
        <vt:i4>4456536</vt:i4>
      </vt:variant>
      <vt:variant>
        <vt:i4>2541</vt:i4>
      </vt:variant>
      <vt:variant>
        <vt:i4>0</vt:i4>
      </vt:variant>
      <vt:variant>
        <vt:i4>5</vt:i4>
      </vt:variant>
      <vt:variant>
        <vt:lpwstr>http://www.imls.gov/about/about.shtm</vt:lpwstr>
      </vt:variant>
      <vt:variant>
        <vt:lpwstr/>
      </vt:variant>
      <vt:variant>
        <vt:i4>5177437</vt:i4>
      </vt:variant>
      <vt:variant>
        <vt:i4>2538</vt:i4>
      </vt:variant>
      <vt:variant>
        <vt:i4>0</vt:i4>
      </vt:variant>
      <vt:variant>
        <vt:i4>5</vt:i4>
      </vt:variant>
      <vt:variant>
        <vt:lpwstr>http://www.ala.org/ala//mgrps/divs/acrl/issues/value/acrlguide09.pdf</vt:lpwstr>
      </vt:variant>
      <vt:variant>
        <vt:lpwstr/>
      </vt:variant>
      <vt:variant>
        <vt:i4>4915267</vt:i4>
      </vt:variant>
      <vt:variant>
        <vt:i4>2535</vt:i4>
      </vt:variant>
      <vt:variant>
        <vt:i4>0</vt:i4>
      </vt:variant>
      <vt:variant>
        <vt:i4>5</vt:i4>
      </vt:variant>
      <vt:variant>
        <vt:lpwstr>http://www.clir.org/about/about.html</vt:lpwstr>
      </vt:variant>
      <vt:variant>
        <vt:lpwstr/>
      </vt:variant>
      <vt:variant>
        <vt:i4>5701670</vt:i4>
      </vt:variant>
      <vt:variant>
        <vt:i4>2532</vt:i4>
      </vt:variant>
      <vt:variant>
        <vt:i4>0</vt:i4>
      </vt:variant>
      <vt:variant>
        <vt:i4>5</vt:i4>
      </vt:variant>
      <vt:variant>
        <vt:lpwstr>http://www.arl.org/stats/initiatives/</vt:lpwstr>
      </vt:variant>
      <vt:variant>
        <vt:lpwstr/>
      </vt:variant>
      <vt:variant>
        <vt:i4>6553692</vt:i4>
      </vt:variant>
      <vt:variant>
        <vt:i4>2529</vt:i4>
      </vt:variant>
      <vt:variant>
        <vt:i4>0</vt:i4>
      </vt:variant>
      <vt:variant>
        <vt:i4>5</vt:i4>
      </vt:variant>
      <vt:variant>
        <vt:lpwstr>http://www.arl.org/resources/pubs/spec/</vt:lpwstr>
      </vt:variant>
      <vt:variant>
        <vt:lpwstr/>
      </vt:variant>
      <vt:variant>
        <vt:i4>2293772</vt:i4>
      </vt:variant>
      <vt:variant>
        <vt:i4>2526</vt:i4>
      </vt:variant>
      <vt:variant>
        <vt:i4>0</vt:i4>
      </vt:variant>
      <vt:variant>
        <vt:i4>5</vt:i4>
      </vt:variant>
      <vt:variant>
        <vt:lpwstr>http://www.arl.org/arl/</vt:lpwstr>
      </vt:variant>
      <vt:variant>
        <vt:lpwstr/>
      </vt:variant>
      <vt:variant>
        <vt:i4>4522060</vt:i4>
      </vt:variant>
      <vt:variant>
        <vt:i4>2523</vt:i4>
      </vt:variant>
      <vt:variant>
        <vt:i4>0</vt:i4>
      </vt:variant>
      <vt:variant>
        <vt:i4>5</vt:i4>
      </vt:variant>
      <vt:variant>
        <vt:lpwstr>http://www.ala.org/acrl/standards/standardslibraries</vt:lpwstr>
      </vt:variant>
      <vt:variant>
        <vt:lpwstr/>
      </vt:variant>
      <vt:variant>
        <vt:i4>3538958</vt:i4>
      </vt:variant>
      <vt:variant>
        <vt:i4>2520</vt:i4>
      </vt:variant>
      <vt:variant>
        <vt:i4>0</vt:i4>
      </vt:variant>
      <vt:variant>
        <vt:i4>5</vt:i4>
      </vt:variant>
      <vt:variant>
        <vt:lpwstr>http://www.ala.org/ala/mgrps/divs/acrl/issues/value/valueofacademiclibrariestoolkit.cfm</vt:lpwstr>
      </vt:variant>
      <vt:variant>
        <vt:lpwstr/>
      </vt:variant>
      <vt:variant>
        <vt:i4>5767171</vt:i4>
      </vt:variant>
      <vt:variant>
        <vt:i4>2517</vt:i4>
      </vt:variant>
      <vt:variant>
        <vt:i4>0</vt:i4>
      </vt:variant>
      <vt:variant>
        <vt:i4>5</vt:i4>
      </vt:variant>
      <vt:variant>
        <vt:lpwstr>http://www.ala.org/ala/mgrps/divs/acrl/resources/leadership/committees/acr-reprc.cfm</vt:lpwstr>
      </vt:variant>
      <vt:variant>
        <vt:lpwstr/>
      </vt:variant>
      <vt:variant>
        <vt:i4>1114120</vt:i4>
      </vt:variant>
      <vt:variant>
        <vt:i4>2514</vt:i4>
      </vt:variant>
      <vt:variant>
        <vt:i4>0</vt:i4>
      </vt:variant>
      <vt:variant>
        <vt:i4>5</vt:i4>
      </vt:variant>
      <vt:variant>
        <vt:lpwstr>http://www.ala.org/ala/mgrps/divs/acrl/about/whatisacrl/strategicplan/priorities0913.pdf</vt:lpwstr>
      </vt:variant>
      <vt:variant>
        <vt:lpwstr/>
      </vt:variant>
      <vt:variant>
        <vt:i4>3735622</vt:i4>
      </vt:variant>
      <vt:variant>
        <vt:i4>2511</vt:i4>
      </vt:variant>
      <vt:variant>
        <vt:i4>0</vt:i4>
      </vt:variant>
      <vt:variant>
        <vt:i4>5</vt:i4>
      </vt:variant>
      <vt:variant>
        <vt:lpwstr>http://www.ala.org/ala/mgrps/divs/acrl/standards/standardslibraries.cfm</vt:lpwstr>
      </vt:variant>
      <vt:variant>
        <vt:lpwstr/>
      </vt:variant>
      <vt:variant>
        <vt:i4>4980861</vt:i4>
      </vt:variant>
      <vt:variant>
        <vt:i4>2508</vt:i4>
      </vt:variant>
      <vt:variant>
        <vt:i4>0</vt:i4>
      </vt:variant>
      <vt:variant>
        <vt:i4>5</vt:i4>
      </vt:variant>
      <vt:variant>
        <vt:lpwstr>http://www.ala.org/ala/mgrps/divs/acrl/publications/whitepapers/taskforceacademic.cfm</vt:lpwstr>
      </vt:variant>
      <vt:variant>
        <vt:lpwstr/>
      </vt:variant>
      <vt:variant>
        <vt:i4>4456511</vt:i4>
      </vt:variant>
      <vt:variant>
        <vt:i4>2502</vt:i4>
      </vt:variant>
      <vt:variant>
        <vt:i4>0</vt:i4>
      </vt:variant>
      <vt:variant>
        <vt:i4>5</vt:i4>
      </vt:variant>
      <vt:variant>
        <vt:lpwstr/>
      </vt:variant>
      <vt:variant>
        <vt:lpwstr>_ENREF_54</vt:lpwstr>
      </vt:variant>
      <vt:variant>
        <vt:i4>4194365</vt:i4>
      </vt:variant>
      <vt:variant>
        <vt:i4>2494</vt:i4>
      </vt:variant>
      <vt:variant>
        <vt:i4>0</vt:i4>
      </vt:variant>
      <vt:variant>
        <vt:i4>5</vt:i4>
      </vt:variant>
      <vt:variant>
        <vt:lpwstr/>
      </vt:variant>
      <vt:variant>
        <vt:lpwstr>_ENREF_16</vt:lpwstr>
      </vt:variant>
      <vt:variant>
        <vt:i4>4194367</vt:i4>
      </vt:variant>
      <vt:variant>
        <vt:i4>2491</vt:i4>
      </vt:variant>
      <vt:variant>
        <vt:i4>0</vt:i4>
      </vt:variant>
      <vt:variant>
        <vt:i4>5</vt:i4>
      </vt:variant>
      <vt:variant>
        <vt:lpwstr/>
      </vt:variant>
      <vt:variant>
        <vt:lpwstr>_ENREF_14</vt:lpwstr>
      </vt:variant>
      <vt:variant>
        <vt:i4>4194365</vt:i4>
      </vt:variant>
      <vt:variant>
        <vt:i4>2483</vt:i4>
      </vt:variant>
      <vt:variant>
        <vt:i4>0</vt:i4>
      </vt:variant>
      <vt:variant>
        <vt:i4>5</vt:i4>
      </vt:variant>
      <vt:variant>
        <vt:lpwstr/>
      </vt:variant>
      <vt:variant>
        <vt:lpwstr>_ENREF_16</vt:lpwstr>
      </vt:variant>
      <vt:variant>
        <vt:i4>4194367</vt:i4>
      </vt:variant>
      <vt:variant>
        <vt:i4>2480</vt:i4>
      </vt:variant>
      <vt:variant>
        <vt:i4>0</vt:i4>
      </vt:variant>
      <vt:variant>
        <vt:i4>5</vt:i4>
      </vt:variant>
      <vt:variant>
        <vt:lpwstr/>
      </vt:variant>
      <vt:variant>
        <vt:lpwstr>_ENREF_14</vt:lpwstr>
      </vt:variant>
      <vt:variant>
        <vt:i4>4784188</vt:i4>
      </vt:variant>
      <vt:variant>
        <vt:i4>2472</vt:i4>
      </vt:variant>
      <vt:variant>
        <vt:i4>0</vt:i4>
      </vt:variant>
      <vt:variant>
        <vt:i4>5</vt:i4>
      </vt:variant>
      <vt:variant>
        <vt:lpwstr/>
      </vt:variant>
      <vt:variant>
        <vt:lpwstr>_ENREF_87</vt:lpwstr>
      </vt:variant>
      <vt:variant>
        <vt:i4>4784189</vt:i4>
      </vt:variant>
      <vt:variant>
        <vt:i4>2469</vt:i4>
      </vt:variant>
      <vt:variant>
        <vt:i4>0</vt:i4>
      </vt:variant>
      <vt:variant>
        <vt:i4>5</vt:i4>
      </vt:variant>
      <vt:variant>
        <vt:lpwstr/>
      </vt:variant>
      <vt:variant>
        <vt:lpwstr>_ENREF_86</vt:lpwstr>
      </vt:variant>
      <vt:variant>
        <vt:i4>4456498</vt:i4>
      </vt:variant>
      <vt:variant>
        <vt:i4>2461</vt:i4>
      </vt:variant>
      <vt:variant>
        <vt:i4>0</vt:i4>
      </vt:variant>
      <vt:variant>
        <vt:i4>5</vt:i4>
      </vt:variant>
      <vt:variant>
        <vt:lpwstr/>
      </vt:variant>
      <vt:variant>
        <vt:lpwstr>_ENREF_59</vt:lpwstr>
      </vt:variant>
      <vt:variant>
        <vt:i4>7405627</vt:i4>
      </vt:variant>
      <vt:variant>
        <vt:i4>2455</vt:i4>
      </vt:variant>
      <vt:variant>
        <vt:i4>0</vt:i4>
      </vt:variant>
      <vt:variant>
        <vt:i4>5</vt:i4>
      </vt:variant>
      <vt:variant>
        <vt:lpwstr/>
      </vt:variant>
      <vt:variant>
        <vt:lpwstr>_ENREF_101</vt:lpwstr>
      </vt:variant>
      <vt:variant>
        <vt:i4>7340091</vt:i4>
      </vt:variant>
      <vt:variant>
        <vt:i4>2452</vt:i4>
      </vt:variant>
      <vt:variant>
        <vt:i4>0</vt:i4>
      </vt:variant>
      <vt:variant>
        <vt:i4>5</vt:i4>
      </vt:variant>
      <vt:variant>
        <vt:lpwstr/>
      </vt:variant>
      <vt:variant>
        <vt:lpwstr>_ENREF_100</vt:lpwstr>
      </vt:variant>
      <vt:variant>
        <vt:i4>4194363</vt:i4>
      </vt:variant>
      <vt:variant>
        <vt:i4>2444</vt:i4>
      </vt:variant>
      <vt:variant>
        <vt:i4>0</vt:i4>
      </vt:variant>
      <vt:variant>
        <vt:i4>5</vt:i4>
      </vt:variant>
      <vt:variant>
        <vt:lpwstr/>
      </vt:variant>
      <vt:variant>
        <vt:lpwstr>_ENREF_10</vt:lpwstr>
      </vt:variant>
      <vt:variant>
        <vt:i4>4718651</vt:i4>
      </vt:variant>
      <vt:variant>
        <vt:i4>2438</vt:i4>
      </vt:variant>
      <vt:variant>
        <vt:i4>0</vt:i4>
      </vt:variant>
      <vt:variant>
        <vt:i4>5</vt:i4>
      </vt:variant>
      <vt:variant>
        <vt:lpwstr/>
      </vt:variant>
      <vt:variant>
        <vt:lpwstr>_ENREF_90</vt:lpwstr>
      </vt:variant>
      <vt:variant>
        <vt:i4>4784178</vt:i4>
      </vt:variant>
      <vt:variant>
        <vt:i4>2435</vt:i4>
      </vt:variant>
      <vt:variant>
        <vt:i4>0</vt:i4>
      </vt:variant>
      <vt:variant>
        <vt:i4>5</vt:i4>
      </vt:variant>
      <vt:variant>
        <vt:lpwstr/>
      </vt:variant>
      <vt:variant>
        <vt:lpwstr>_ENREF_89</vt:lpwstr>
      </vt:variant>
      <vt:variant>
        <vt:i4>4587570</vt:i4>
      </vt:variant>
      <vt:variant>
        <vt:i4>2427</vt:i4>
      </vt:variant>
      <vt:variant>
        <vt:i4>0</vt:i4>
      </vt:variant>
      <vt:variant>
        <vt:i4>5</vt:i4>
      </vt:variant>
      <vt:variant>
        <vt:lpwstr/>
      </vt:variant>
      <vt:variant>
        <vt:lpwstr>_ENREF_79</vt:lpwstr>
      </vt:variant>
      <vt:variant>
        <vt:i4>4194363</vt:i4>
      </vt:variant>
      <vt:variant>
        <vt:i4>2421</vt:i4>
      </vt:variant>
      <vt:variant>
        <vt:i4>0</vt:i4>
      </vt:variant>
      <vt:variant>
        <vt:i4>5</vt:i4>
      </vt:variant>
      <vt:variant>
        <vt:lpwstr/>
      </vt:variant>
      <vt:variant>
        <vt:lpwstr>_ENREF_10</vt:lpwstr>
      </vt:variant>
      <vt:variant>
        <vt:i4>4456459</vt:i4>
      </vt:variant>
      <vt:variant>
        <vt:i4>2415</vt:i4>
      </vt:variant>
      <vt:variant>
        <vt:i4>0</vt:i4>
      </vt:variant>
      <vt:variant>
        <vt:i4>5</vt:i4>
      </vt:variant>
      <vt:variant>
        <vt:lpwstr/>
      </vt:variant>
      <vt:variant>
        <vt:lpwstr>_ENREF_5</vt:lpwstr>
      </vt:variant>
      <vt:variant>
        <vt:i4>4325427</vt:i4>
      </vt:variant>
      <vt:variant>
        <vt:i4>2409</vt:i4>
      </vt:variant>
      <vt:variant>
        <vt:i4>0</vt:i4>
      </vt:variant>
      <vt:variant>
        <vt:i4>5</vt:i4>
      </vt:variant>
      <vt:variant>
        <vt:lpwstr/>
      </vt:variant>
      <vt:variant>
        <vt:lpwstr>_ENREF_38</vt:lpwstr>
      </vt:variant>
      <vt:variant>
        <vt:i4>4390973</vt:i4>
      </vt:variant>
      <vt:variant>
        <vt:i4>2403</vt:i4>
      </vt:variant>
      <vt:variant>
        <vt:i4>0</vt:i4>
      </vt:variant>
      <vt:variant>
        <vt:i4>5</vt:i4>
      </vt:variant>
      <vt:variant>
        <vt:lpwstr/>
      </vt:variant>
      <vt:variant>
        <vt:lpwstr>_ENREF_26</vt:lpwstr>
      </vt:variant>
      <vt:variant>
        <vt:i4>4194354</vt:i4>
      </vt:variant>
      <vt:variant>
        <vt:i4>2395</vt:i4>
      </vt:variant>
      <vt:variant>
        <vt:i4>0</vt:i4>
      </vt:variant>
      <vt:variant>
        <vt:i4>5</vt:i4>
      </vt:variant>
      <vt:variant>
        <vt:lpwstr/>
      </vt:variant>
      <vt:variant>
        <vt:lpwstr>_ENREF_19</vt:lpwstr>
      </vt:variant>
      <vt:variant>
        <vt:i4>7471162</vt:i4>
      </vt:variant>
      <vt:variant>
        <vt:i4>2389</vt:i4>
      </vt:variant>
      <vt:variant>
        <vt:i4>0</vt:i4>
      </vt:variant>
      <vt:variant>
        <vt:i4>5</vt:i4>
      </vt:variant>
      <vt:variant>
        <vt:lpwstr/>
      </vt:variant>
      <vt:variant>
        <vt:lpwstr>_ENREF_112</vt:lpwstr>
      </vt:variant>
      <vt:variant>
        <vt:i4>7405626</vt:i4>
      </vt:variant>
      <vt:variant>
        <vt:i4>2386</vt:i4>
      </vt:variant>
      <vt:variant>
        <vt:i4>0</vt:i4>
      </vt:variant>
      <vt:variant>
        <vt:i4>5</vt:i4>
      </vt:variant>
      <vt:variant>
        <vt:lpwstr/>
      </vt:variant>
      <vt:variant>
        <vt:lpwstr>_ENREF_111</vt:lpwstr>
      </vt:variant>
      <vt:variant>
        <vt:i4>4194366</vt:i4>
      </vt:variant>
      <vt:variant>
        <vt:i4>2378</vt:i4>
      </vt:variant>
      <vt:variant>
        <vt:i4>0</vt:i4>
      </vt:variant>
      <vt:variant>
        <vt:i4>5</vt:i4>
      </vt:variant>
      <vt:variant>
        <vt:lpwstr/>
      </vt:variant>
      <vt:variant>
        <vt:lpwstr>_ENREF_15</vt:lpwstr>
      </vt:variant>
      <vt:variant>
        <vt:i4>4194367</vt:i4>
      </vt:variant>
      <vt:variant>
        <vt:i4>2375</vt:i4>
      </vt:variant>
      <vt:variant>
        <vt:i4>0</vt:i4>
      </vt:variant>
      <vt:variant>
        <vt:i4>5</vt:i4>
      </vt:variant>
      <vt:variant>
        <vt:lpwstr/>
      </vt:variant>
      <vt:variant>
        <vt:lpwstr>_ENREF_14</vt:lpwstr>
      </vt:variant>
      <vt:variant>
        <vt:i4>4325427</vt:i4>
      </vt:variant>
      <vt:variant>
        <vt:i4>2367</vt:i4>
      </vt:variant>
      <vt:variant>
        <vt:i4>0</vt:i4>
      </vt:variant>
      <vt:variant>
        <vt:i4>5</vt:i4>
      </vt:variant>
      <vt:variant>
        <vt:lpwstr/>
      </vt:variant>
      <vt:variant>
        <vt:lpwstr>_ENREF_38</vt:lpwstr>
      </vt:variant>
      <vt:variant>
        <vt:i4>4325427</vt:i4>
      </vt:variant>
      <vt:variant>
        <vt:i4>2361</vt:i4>
      </vt:variant>
      <vt:variant>
        <vt:i4>0</vt:i4>
      </vt:variant>
      <vt:variant>
        <vt:i4>5</vt:i4>
      </vt:variant>
      <vt:variant>
        <vt:lpwstr/>
      </vt:variant>
      <vt:variant>
        <vt:lpwstr>_ENREF_38</vt:lpwstr>
      </vt:variant>
      <vt:variant>
        <vt:i4>4390973</vt:i4>
      </vt:variant>
      <vt:variant>
        <vt:i4>2355</vt:i4>
      </vt:variant>
      <vt:variant>
        <vt:i4>0</vt:i4>
      </vt:variant>
      <vt:variant>
        <vt:i4>5</vt:i4>
      </vt:variant>
      <vt:variant>
        <vt:lpwstr/>
      </vt:variant>
      <vt:variant>
        <vt:lpwstr>_ENREF_26</vt:lpwstr>
      </vt:variant>
      <vt:variant>
        <vt:i4>4390973</vt:i4>
      </vt:variant>
      <vt:variant>
        <vt:i4>2347</vt:i4>
      </vt:variant>
      <vt:variant>
        <vt:i4>0</vt:i4>
      </vt:variant>
      <vt:variant>
        <vt:i4>5</vt:i4>
      </vt:variant>
      <vt:variant>
        <vt:lpwstr/>
      </vt:variant>
      <vt:variant>
        <vt:lpwstr>_ENREF_26</vt:lpwstr>
      </vt:variant>
      <vt:variant>
        <vt:i4>4390973</vt:i4>
      </vt:variant>
      <vt:variant>
        <vt:i4>2339</vt:i4>
      </vt:variant>
      <vt:variant>
        <vt:i4>0</vt:i4>
      </vt:variant>
      <vt:variant>
        <vt:i4>5</vt:i4>
      </vt:variant>
      <vt:variant>
        <vt:lpwstr/>
      </vt:variant>
      <vt:variant>
        <vt:lpwstr>_ENREF_26</vt:lpwstr>
      </vt:variant>
      <vt:variant>
        <vt:i4>4390973</vt:i4>
      </vt:variant>
      <vt:variant>
        <vt:i4>2331</vt:i4>
      </vt:variant>
      <vt:variant>
        <vt:i4>0</vt:i4>
      </vt:variant>
      <vt:variant>
        <vt:i4>5</vt:i4>
      </vt:variant>
      <vt:variant>
        <vt:lpwstr/>
      </vt:variant>
      <vt:variant>
        <vt:lpwstr>_ENREF_26</vt:lpwstr>
      </vt:variant>
      <vt:variant>
        <vt:i4>4390973</vt:i4>
      </vt:variant>
      <vt:variant>
        <vt:i4>2323</vt:i4>
      </vt:variant>
      <vt:variant>
        <vt:i4>0</vt:i4>
      </vt:variant>
      <vt:variant>
        <vt:i4>5</vt:i4>
      </vt:variant>
      <vt:variant>
        <vt:lpwstr/>
      </vt:variant>
      <vt:variant>
        <vt:lpwstr>_ENREF_26</vt:lpwstr>
      </vt:variant>
      <vt:variant>
        <vt:i4>4390973</vt:i4>
      </vt:variant>
      <vt:variant>
        <vt:i4>2315</vt:i4>
      </vt:variant>
      <vt:variant>
        <vt:i4>0</vt:i4>
      </vt:variant>
      <vt:variant>
        <vt:i4>5</vt:i4>
      </vt:variant>
      <vt:variant>
        <vt:lpwstr/>
      </vt:variant>
      <vt:variant>
        <vt:lpwstr>_ENREF_26</vt:lpwstr>
      </vt:variant>
      <vt:variant>
        <vt:i4>4390973</vt:i4>
      </vt:variant>
      <vt:variant>
        <vt:i4>2307</vt:i4>
      </vt:variant>
      <vt:variant>
        <vt:i4>0</vt:i4>
      </vt:variant>
      <vt:variant>
        <vt:i4>5</vt:i4>
      </vt:variant>
      <vt:variant>
        <vt:lpwstr/>
      </vt:variant>
      <vt:variant>
        <vt:lpwstr>_ENREF_26</vt:lpwstr>
      </vt:variant>
      <vt:variant>
        <vt:i4>4390973</vt:i4>
      </vt:variant>
      <vt:variant>
        <vt:i4>2299</vt:i4>
      </vt:variant>
      <vt:variant>
        <vt:i4>0</vt:i4>
      </vt:variant>
      <vt:variant>
        <vt:i4>5</vt:i4>
      </vt:variant>
      <vt:variant>
        <vt:lpwstr/>
      </vt:variant>
      <vt:variant>
        <vt:lpwstr>_ENREF_26</vt:lpwstr>
      </vt:variant>
      <vt:variant>
        <vt:i4>4390973</vt:i4>
      </vt:variant>
      <vt:variant>
        <vt:i4>2291</vt:i4>
      </vt:variant>
      <vt:variant>
        <vt:i4>0</vt:i4>
      </vt:variant>
      <vt:variant>
        <vt:i4>5</vt:i4>
      </vt:variant>
      <vt:variant>
        <vt:lpwstr/>
      </vt:variant>
      <vt:variant>
        <vt:lpwstr>_ENREF_26</vt:lpwstr>
      </vt:variant>
      <vt:variant>
        <vt:i4>4456508</vt:i4>
      </vt:variant>
      <vt:variant>
        <vt:i4>2283</vt:i4>
      </vt:variant>
      <vt:variant>
        <vt:i4>0</vt:i4>
      </vt:variant>
      <vt:variant>
        <vt:i4>5</vt:i4>
      </vt:variant>
      <vt:variant>
        <vt:lpwstr/>
      </vt:variant>
      <vt:variant>
        <vt:lpwstr>_ENREF_57</vt:lpwstr>
      </vt:variant>
      <vt:variant>
        <vt:i4>4456508</vt:i4>
      </vt:variant>
      <vt:variant>
        <vt:i4>2275</vt:i4>
      </vt:variant>
      <vt:variant>
        <vt:i4>0</vt:i4>
      </vt:variant>
      <vt:variant>
        <vt:i4>5</vt:i4>
      </vt:variant>
      <vt:variant>
        <vt:lpwstr/>
      </vt:variant>
      <vt:variant>
        <vt:lpwstr>_ENREF_57</vt:lpwstr>
      </vt:variant>
      <vt:variant>
        <vt:i4>4390974</vt:i4>
      </vt:variant>
      <vt:variant>
        <vt:i4>2267</vt:i4>
      </vt:variant>
      <vt:variant>
        <vt:i4>0</vt:i4>
      </vt:variant>
      <vt:variant>
        <vt:i4>5</vt:i4>
      </vt:variant>
      <vt:variant>
        <vt:lpwstr/>
      </vt:variant>
      <vt:variant>
        <vt:lpwstr>_ENREF_25</vt:lpwstr>
      </vt:variant>
      <vt:variant>
        <vt:i4>4390973</vt:i4>
      </vt:variant>
      <vt:variant>
        <vt:i4>2261</vt:i4>
      </vt:variant>
      <vt:variant>
        <vt:i4>0</vt:i4>
      </vt:variant>
      <vt:variant>
        <vt:i4>5</vt:i4>
      </vt:variant>
      <vt:variant>
        <vt:lpwstr/>
      </vt:variant>
      <vt:variant>
        <vt:lpwstr>_ENREF_26</vt:lpwstr>
      </vt:variant>
      <vt:variant>
        <vt:i4>4456508</vt:i4>
      </vt:variant>
      <vt:variant>
        <vt:i4>2253</vt:i4>
      </vt:variant>
      <vt:variant>
        <vt:i4>0</vt:i4>
      </vt:variant>
      <vt:variant>
        <vt:i4>5</vt:i4>
      </vt:variant>
      <vt:variant>
        <vt:lpwstr/>
      </vt:variant>
      <vt:variant>
        <vt:lpwstr>_ENREF_57</vt:lpwstr>
      </vt:variant>
      <vt:variant>
        <vt:i4>4456508</vt:i4>
      </vt:variant>
      <vt:variant>
        <vt:i4>2245</vt:i4>
      </vt:variant>
      <vt:variant>
        <vt:i4>0</vt:i4>
      </vt:variant>
      <vt:variant>
        <vt:i4>5</vt:i4>
      </vt:variant>
      <vt:variant>
        <vt:lpwstr/>
      </vt:variant>
      <vt:variant>
        <vt:lpwstr>_ENREF_57</vt:lpwstr>
      </vt:variant>
      <vt:variant>
        <vt:i4>4390974</vt:i4>
      </vt:variant>
      <vt:variant>
        <vt:i4>2237</vt:i4>
      </vt:variant>
      <vt:variant>
        <vt:i4>0</vt:i4>
      </vt:variant>
      <vt:variant>
        <vt:i4>5</vt:i4>
      </vt:variant>
      <vt:variant>
        <vt:lpwstr/>
      </vt:variant>
      <vt:variant>
        <vt:lpwstr>_ENREF_25</vt:lpwstr>
      </vt:variant>
      <vt:variant>
        <vt:i4>4456508</vt:i4>
      </vt:variant>
      <vt:variant>
        <vt:i4>2231</vt:i4>
      </vt:variant>
      <vt:variant>
        <vt:i4>0</vt:i4>
      </vt:variant>
      <vt:variant>
        <vt:i4>5</vt:i4>
      </vt:variant>
      <vt:variant>
        <vt:lpwstr/>
      </vt:variant>
      <vt:variant>
        <vt:lpwstr>_ENREF_57</vt:lpwstr>
      </vt:variant>
      <vt:variant>
        <vt:i4>4784178</vt:i4>
      </vt:variant>
      <vt:variant>
        <vt:i4>2223</vt:i4>
      </vt:variant>
      <vt:variant>
        <vt:i4>0</vt:i4>
      </vt:variant>
      <vt:variant>
        <vt:i4>5</vt:i4>
      </vt:variant>
      <vt:variant>
        <vt:lpwstr/>
      </vt:variant>
      <vt:variant>
        <vt:lpwstr>_ENREF_89</vt:lpwstr>
      </vt:variant>
      <vt:variant>
        <vt:i4>4718651</vt:i4>
      </vt:variant>
      <vt:variant>
        <vt:i4>2217</vt:i4>
      </vt:variant>
      <vt:variant>
        <vt:i4>0</vt:i4>
      </vt:variant>
      <vt:variant>
        <vt:i4>5</vt:i4>
      </vt:variant>
      <vt:variant>
        <vt:lpwstr/>
      </vt:variant>
      <vt:variant>
        <vt:lpwstr>_ENREF_90</vt:lpwstr>
      </vt:variant>
      <vt:variant>
        <vt:i4>4653116</vt:i4>
      </vt:variant>
      <vt:variant>
        <vt:i4>2211</vt:i4>
      </vt:variant>
      <vt:variant>
        <vt:i4>0</vt:i4>
      </vt:variant>
      <vt:variant>
        <vt:i4>5</vt:i4>
      </vt:variant>
      <vt:variant>
        <vt:lpwstr/>
      </vt:variant>
      <vt:variant>
        <vt:lpwstr>_ENREF_67</vt:lpwstr>
      </vt:variant>
      <vt:variant>
        <vt:i4>4653116</vt:i4>
      </vt:variant>
      <vt:variant>
        <vt:i4>2205</vt:i4>
      </vt:variant>
      <vt:variant>
        <vt:i4>0</vt:i4>
      </vt:variant>
      <vt:variant>
        <vt:i4>5</vt:i4>
      </vt:variant>
      <vt:variant>
        <vt:lpwstr/>
      </vt:variant>
      <vt:variant>
        <vt:lpwstr>_ENREF_67</vt:lpwstr>
      </vt:variant>
      <vt:variant>
        <vt:i4>4390973</vt:i4>
      </vt:variant>
      <vt:variant>
        <vt:i4>2199</vt:i4>
      </vt:variant>
      <vt:variant>
        <vt:i4>0</vt:i4>
      </vt:variant>
      <vt:variant>
        <vt:i4>5</vt:i4>
      </vt:variant>
      <vt:variant>
        <vt:lpwstr/>
      </vt:variant>
      <vt:variant>
        <vt:lpwstr>_ENREF_26</vt:lpwstr>
      </vt:variant>
      <vt:variant>
        <vt:i4>4390973</vt:i4>
      </vt:variant>
      <vt:variant>
        <vt:i4>2191</vt:i4>
      </vt:variant>
      <vt:variant>
        <vt:i4>0</vt:i4>
      </vt:variant>
      <vt:variant>
        <vt:i4>5</vt:i4>
      </vt:variant>
      <vt:variant>
        <vt:lpwstr/>
      </vt:variant>
      <vt:variant>
        <vt:lpwstr>_ENREF_26</vt:lpwstr>
      </vt:variant>
      <vt:variant>
        <vt:i4>4325427</vt:i4>
      </vt:variant>
      <vt:variant>
        <vt:i4>2183</vt:i4>
      </vt:variant>
      <vt:variant>
        <vt:i4>0</vt:i4>
      </vt:variant>
      <vt:variant>
        <vt:i4>5</vt:i4>
      </vt:variant>
      <vt:variant>
        <vt:lpwstr/>
      </vt:variant>
      <vt:variant>
        <vt:lpwstr>_ENREF_38</vt:lpwstr>
      </vt:variant>
      <vt:variant>
        <vt:i4>4456508</vt:i4>
      </vt:variant>
      <vt:variant>
        <vt:i4>2177</vt:i4>
      </vt:variant>
      <vt:variant>
        <vt:i4>0</vt:i4>
      </vt:variant>
      <vt:variant>
        <vt:i4>5</vt:i4>
      </vt:variant>
      <vt:variant>
        <vt:lpwstr/>
      </vt:variant>
      <vt:variant>
        <vt:lpwstr>_ENREF_57</vt:lpwstr>
      </vt:variant>
      <vt:variant>
        <vt:i4>4456508</vt:i4>
      </vt:variant>
      <vt:variant>
        <vt:i4>2169</vt:i4>
      </vt:variant>
      <vt:variant>
        <vt:i4>0</vt:i4>
      </vt:variant>
      <vt:variant>
        <vt:i4>5</vt:i4>
      </vt:variant>
      <vt:variant>
        <vt:lpwstr/>
      </vt:variant>
      <vt:variant>
        <vt:lpwstr>_ENREF_57</vt:lpwstr>
      </vt:variant>
      <vt:variant>
        <vt:i4>4456508</vt:i4>
      </vt:variant>
      <vt:variant>
        <vt:i4>2161</vt:i4>
      </vt:variant>
      <vt:variant>
        <vt:i4>0</vt:i4>
      </vt:variant>
      <vt:variant>
        <vt:i4>5</vt:i4>
      </vt:variant>
      <vt:variant>
        <vt:lpwstr/>
      </vt:variant>
      <vt:variant>
        <vt:lpwstr>_ENREF_57</vt:lpwstr>
      </vt:variant>
      <vt:variant>
        <vt:i4>4390974</vt:i4>
      </vt:variant>
      <vt:variant>
        <vt:i4>2153</vt:i4>
      </vt:variant>
      <vt:variant>
        <vt:i4>0</vt:i4>
      </vt:variant>
      <vt:variant>
        <vt:i4>5</vt:i4>
      </vt:variant>
      <vt:variant>
        <vt:lpwstr/>
      </vt:variant>
      <vt:variant>
        <vt:lpwstr>_ENREF_25</vt:lpwstr>
      </vt:variant>
      <vt:variant>
        <vt:i4>4456508</vt:i4>
      </vt:variant>
      <vt:variant>
        <vt:i4>2147</vt:i4>
      </vt:variant>
      <vt:variant>
        <vt:i4>0</vt:i4>
      </vt:variant>
      <vt:variant>
        <vt:i4>5</vt:i4>
      </vt:variant>
      <vt:variant>
        <vt:lpwstr/>
      </vt:variant>
      <vt:variant>
        <vt:lpwstr>_ENREF_57</vt:lpwstr>
      </vt:variant>
      <vt:variant>
        <vt:i4>4390973</vt:i4>
      </vt:variant>
      <vt:variant>
        <vt:i4>2139</vt:i4>
      </vt:variant>
      <vt:variant>
        <vt:i4>0</vt:i4>
      </vt:variant>
      <vt:variant>
        <vt:i4>5</vt:i4>
      </vt:variant>
      <vt:variant>
        <vt:lpwstr/>
      </vt:variant>
      <vt:variant>
        <vt:lpwstr>_ENREF_26</vt:lpwstr>
      </vt:variant>
      <vt:variant>
        <vt:i4>4390973</vt:i4>
      </vt:variant>
      <vt:variant>
        <vt:i4>2131</vt:i4>
      </vt:variant>
      <vt:variant>
        <vt:i4>0</vt:i4>
      </vt:variant>
      <vt:variant>
        <vt:i4>5</vt:i4>
      </vt:variant>
      <vt:variant>
        <vt:lpwstr/>
      </vt:variant>
      <vt:variant>
        <vt:lpwstr>_ENREF_26</vt:lpwstr>
      </vt:variant>
      <vt:variant>
        <vt:i4>4522043</vt:i4>
      </vt:variant>
      <vt:variant>
        <vt:i4>2123</vt:i4>
      </vt:variant>
      <vt:variant>
        <vt:i4>0</vt:i4>
      </vt:variant>
      <vt:variant>
        <vt:i4>5</vt:i4>
      </vt:variant>
      <vt:variant>
        <vt:lpwstr/>
      </vt:variant>
      <vt:variant>
        <vt:lpwstr>_ENREF_40</vt:lpwstr>
      </vt:variant>
      <vt:variant>
        <vt:i4>4522044</vt:i4>
      </vt:variant>
      <vt:variant>
        <vt:i4>2115</vt:i4>
      </vt:variant>
      <vt:variant>
        <vt:i4>0</vt:i4>
      </vt:variant>
      <vt:variant>
        <vt:i4>5</vt:i4>
      </vt:variant>
      <vt:variant>
        <vt:lpwstr/>
      </vt:variant>
      <vt:variant>
        <vt:lpwstr>_ENREF_47</vt:lpwstr>
      </vt:variant>
      <vt:variant>
        <vt:i4>4325427</vt:i4>
      </vt:variant>
      <vt:variant>
        <vt:i4>2109</vt:i4>
      </vt:variant>
      <vt:variant>
        <vt:i4>0</vt:i4>
      </vt:variant>
      <vt:variant>
        <vt:i4>5</vt:i4>
      </vt:variant>
      <vt:variant>
        <vt:lpwstr/>
      </vt:variant>
      <vt:variant>
        <vt:lpwstr>_ENREF_38</vt:lpwstr>
      </vt:variant>
      <vt:variant>
        <vt:i4>4522035</vt:i4>
      </vt:variant>
      <vt:variant>
        <vt:i4>2103</vt:i4>
      </vt:variant>
      <vt:variant>
        <vt:i4>0</vt:i4>
      </vt:variant>
      <vt:variant>
        <vt:i4>5</vt:i4>
      </vt:variant>
      <vt:variant>
        <vt:lpwstr/>
      </vt:variant>
      <vt:variant>
        <vt:lpwstr>_ENREF_48</vt:lpwstr>
      </vt:variant>
      <vt:variant>
        <vt:i4>4587582</vt:i4>
      </vt:variant>
      <vt:variant>
        <vt:i4>2097</vt:i4>
      </vt:variant>
      <vt:variant>
        <vt:i4>0</vt:i4>
      </vt:variant>
      <vt:variant>
        <vt:i4>5</vt:i4>
      </vt:variant>
      <vt:variant>
        <vt:lpwstr/>
      </vt:variant>
      <vt:variant>
        <vt:lpwstr>_ENREF_75</vt:lpwstr>
      </vt:variant>
      <vt:variant>
        <vt:i4>4587570</vt:i4>
      </vt:variant>
      <vt:variant>
        <vt:i4>2091</vt:i4>
      </vt:variant>
      <vt:variant>
        <vt:i4>0</vt:i4>
      </vt:variant>
      <vt:variant>
        <vt:i4>5</vt:i4>
      </vt:variant>
      <vt:variant>
        <vt:lpwstr/>
      </vt:variant>
      <vt:variant>
        <vt:lpwstr>_ENREF_79</vt:lpwstr>
      </vt:variant>
      <vt:variant>
        <vt:i4>4587580</vt:i4>
      </vt:variant>
      <vt:variant>
        <vt:i4>2085</vt:i4>
      </vt:variant>
      <vt:variant>
        <vt:i4>0</vt:i4>
      </vt:variant>
      <vt:variant>
        <vt:i4>5</vt:i4>
      </vt:variant>
      <vt:variant>
        <vt:lpwstr/>
      </vt:variant>
      <vt:variant>
        <vt:lpwstr>_ENREF_77</vt:lpwstr>
      </vt:variant>
      <vt:variant>
        <vt:i4>4587581</vt:i4>
      </vt:variant>
      <vt:variant>
        <vt:i4>2079</vt:i4>
      </vt:variant>
      <vt:variant>
        <vt:i4>0</vt:i4>
      </vt:variant>
      <vt:variant>
        <vt:i4>5</vt:i4>
      </vt:variant>
      <vt:variant>
        <vt:lpwstr/>
      </vt:variant>
      <vt:variant>
        <vt:lpwstr>_ENREF_76</vt:lpwstr>
      </vt:variant>
      <vt:variant>
        <vt:i4>4718649</vt:i4>
      </vt:variant>
      <vt:variant>
        <vt:i4>2073</vt:i4>
      </vt:variant>
      <vt:variant>
        <vt:i4>0</vt:i4>
      </vt:variant>
      <vt:variant>
        <vt:i4>5</vt:i4>
      </vt:variant>
      <vt:variant>
        <vt:lpwstr/>
      </vt:variant>
      <vt:variant>
        <vt:lpwstr>_ENREF_92</vt:lpwstr>
      </vt:variant>
      <vt:variant>
        <vt:i4>4718649</vt:i4>
      </vt:variant>
      <vt:variant>
        <vt:i4>2067</vt:i4>
      </vt:variant>
      <vt:variant>
        <vt:i4>0</vt:i4>
      </vt:variant>
      <vt:variant>
        <vt:i4>5</vt:i4>
      </vt:variant>
      <vt:variant>
        <vt:lpwstr/>
      </vt:variant>
      <vt:variant>
        <vt:lpwstr>_ENREF_92</vt:lpwstr>
      </vt:variant>
      <vt:variant>
        <vt:i4>4718649</vt:i4>
      </vt:variant>
      <vt:variant>
        <vt:i4>2061</vt:i4>
      </vt:variant>
      <vt:variant>
        <vt:i4>0</vt:i4>
      </vt:variant>
      <vt:variant>
        <vt:i4>5</vt:i4>
      </vt:variant>
      <vt:variant>
        <vt:lpwstr/>
      </vt:variant>
      <vt:variant>
        <vt:lpwstr>_ENREF_92</vt:lpwstr>
      </vt:variant>
      <vt:variant>
        <vt:i4>7864379</vt:i4>
      </vt:variant>
      <vt:variant>
        <vt:i4>2055</vt:i4>
      </vt:variant>
      <vt:variant>
        <vt:i4>0</vt:i4>
      </vt:variant>
      <vt:variant>
        <vt:i4>5</vt:i4>
      </vt:variant>
      <vt:variant>
        <vt:lpwstr/>
      </vt:variant>
      <vt:variant>
        <vt:lpwstr>_ENREF_108</vt:lpwstr>
      </vt:variant>
      <vt:variant>
        <vt:i4>7864379</vt:i4>
      </vt:variant>
      <vt:variant>
        <vt:i4>2049</vt:i4>
      </vt:variant>
      <vt:variant>
        <vt:i4>0</vt:i4>
      </vt:variant>
      <vt:variant>
        <vt:i4>5</vt:i4>
      </vt:variant>
      <vt:variant>
        <vt:lpwstr/>
      </vt:variant>
      <vt:variant>
        <vt:lpwstr>_ENREF_108</vt:lpwstr>
      </vt:variant>
      <vt:variant>
        <vt:i4>4784190</vt:i4>
      </vt:variant>
      <vt:variant>
        <vt:i4>2043</vt:i4>
      </vt:variant>
      <vt:variant>
        <vt:i4>0</vt:i4>
      </vt:variant>
      <vt:variant>
        <vt:i4>5</vt:i4>
      </vt:variant>
      <vt:variant>
        <vt:lpwstr/>
      </vt:variant>
      <vt:variant>
        <vt:lpwstr>_ENREF_85</vt:lpwstr>
      </vt:variant>
      <vt:variant>
        <vt:i4>4784190</vt:i4>
      </vt:variant>
      <vt:variant>
        <vt:i4>2037</vt:i4>
      </vt:variant>
      <vt:variant>
        <vt:i4>0</vt:i4>
      </vt:variant>
      <vt:variant>
        <vt:i4>5</vt:i4>
      </vt:variant>
      <vt:variant>
        <vt:lpwstr/>
      </vt:variant>
      <vt:variant>
        <vt:lpwstr>_ENREF_85</vt:lpwstr>
      </vt:variant>
      <vt:variant>
        <vt:i4>4784190</vt:i4>
      </vt:variant>
      <vt:variant>
        <vt:i4>2031</vt:i4>
      </vt:variant>
      <vt:variant>
        <vt:i4>0</vt:i4>
      </vt:variant>
      <vt:variant>
        <vt:i4>5</vt:i4>
      </vt:variant>
      <vt:variant>
        <vt:lpwstr/>
      </vt:variant>
      <vt:variant>
        <vt:lpwstr>_ENREF_85</vt:lpwstr>
      </vt:variant>
      <vt:variant>
        <vt:i4>4390963</vt:i4>
      </vt:variant>
      <vt:variant>
        <vt:i4>2025</vt:i4>
      </vt:variant>
      <vt:variant>
        <vt:i4>0</vt:i4>
      </vt:variant>
      <vt:variant>
        <vt:i4>5</vt:i4>
      </vt:variant>
      <vt:variant>
        <vt:lpwstr/>
      </vt:variant>
      <vt:variant>
        <vt:lpwstr>_ENREF_28</vt:lpwstr>
      </vt:variant>
      <vt:variant>
        <vt:i4>4522046</vt:i4>
      </vt:variant>
      <vt:variant>
        <vt:i4>2019</vt:i4>
      </vt:variant>
      <vt:variant>
        <vt:i4>0</vt:i4>
      </vt:variant>
      <vt:variant>
        <vt:i4>5</vt:i4>
      </vt:variant>
      <vt:variant>
        <vt:lpwstr/>
      </vt:variant>
      <vt:variant>
        <vt:lpwstr>_ENREF_45</vt:lpwstr>
      </vt:variant>
      <vt:variant>
        <vt:i4>4522046</vt:i4>
      </vt:variant>
      <vt:variant>
        <vt:i4>2013</vt:i4>
      </vt:variant>
      <vt:variant>
        <vt:i4>0</vt:i4>
      </vt:variant>
      <vt:variant>
        <vt:i4>5</vt:i4>
      </vt:variant>
      <vt:variant>
        <vt:lpwstr/>
      </vt:variant>
      <vt:variant>
        <vt:lpwstr>_ENREF_45</vt:lpwstr>
      </vt:variant>
      <vt:variant>
        <vt:i4>4522046</vt:i4>
      </vt:variant>
      <vt:variant>
        <vt:i4>2007</vt:i4>
      </vt:variant>
      <vt:variant>
        <vt:i4>0</vt:i4>
      </vt:variant>
      <vt:variant>
        <vt:i4>5</vt:i4>
      </vt:variant>
      <vt:variant>
        <vt:lpwstr/>
      </vt:variant>
      <vt:variant>
        <vt:lpwstr>_ENREF_45</vt:lpwstr>
      </vt:variant>
      <vt:variant>
        <vt:i4>4390972</vt:i4>
      </vt:variant>
      <vt:variant>
        <vt:i4>2001</vt:i4>
      </vt:variant>
      <vt:variant>
        <vt:i4>0</vt:i4>
      </vt:variant>
      <vt:variant>
        <vt:i4>5</vt:i4>
      </vt:variant>
      <vt:variant>
        <vt:lpwstr/>
      </vt:variant>
      <vt:variant>
        <vt:lpwstr>_ENREF_27</vt:lpwstr>
      </vt:variant>
      <vt:variant>
        <vt:i4>4390972</vt:i4>
      </vt:variant>
      <vt:variant>
        <vt:i4>1995</vt:i4>
      </vt:variant>
      <vt:variant>
        <vt:i4>0</vt:i4>
      </vt:variant>
      <vt:variant>
        <vt:i4>5</vt:i4>
      </vt:variant>
      <vt:variant>
        <vt:lpwstr/>
      </vt:variant>
      <vt:variant>
        <vt:lpwstr>_ENREF_27</vt:lpwstr>
      </vt:variant>
      <vt:variant>
        <vt:i4>4390972</vt:i4>
      </vt:variant>
      <vt:variant>
        <vt:i4>1989</vt:i4>
      </vt:variant>
      <vt:variant>
        <vt:i4>0</vt:i4>
      </vt:variant>
      <vt:variant>
        <vt:i4>5</vt:i4>
      </vt:variant>
      <vt:variant>
        <vt:lpwstr/>
      </vt:variant>
      <vt:variant>
        <vt:lpwstr>_ENREF_27</vt:lpwstr>
      </vt:variant>
      <vt:variant>
        <vt:i4>4390972</vt:i4>
      </vt:variant>
      <vt:variant>
        <vt:i4>1983</vt:i4>
      </vt:variant>
      <vt:variant>
        <vt:i4>0</vt:i4>
      </vt:variant>
      <vt:variant>
        <vt:i4>5</vt:i4>
      </vt:variant>
      <vt:variant>
        <vt:lpwstr/>
      </vt:variant>
      <vt:variant>
        <vt:lpwstr>_ENREF_27</vt:lpwstr>
      </vt:variant>
      <vt:variant>
        <vt:i4>4653106</vt:i4>
      </vt:variant>
      <vt:variant>
        <vt:i4>1977</vt:i4>
      </vt:variant>
      <vt:variant>
        <vt:i4>0</vt:i4>
      </vt:variant>
      <vt:variant>
        <vt:i4>5</vt:i4>
      </vt:variant>
      <vt:variant>
        <vt:lpwstr/>
      </vt:variant>
      <vt:variant>
        <vt:lpwstr>_ENREF_69</vt:lpwstr>
      </vt:variant>
      <vt:variant>
        <vt:i4>4784178</vt:i4>
      </vt:variant>
      <vt:variant>
        <vt:i4>1971</vt:i4>
      </vt:variant>
      <vt:variant>
        <vt:i4>0</vt:i4>
      </vt:variant>
      <vt:variant>
        <vt:i4>5</vt:i4>
      </vt:variant>
      <vt:variant>
        <vt:lpwstr/>
      </vt:variant>
      <vt:variant>
        <vt:lpwstr>_ENREF_89</vt:lpwstr>
      </vt:variant>
      <vt:variant>
        <vt:i4>4718651</vt:i4>
      </vt:variant>
      <vt:variant>
        <vt:i4>1965</vt:i4>
      </vt:variant>
      <vt:variant>
        <vt:i4>0</vt:i4>
      </vt:variant>
      <vt:variant>
        <vt:i4>5</vt:i4>
      </vt:variant>
      <vt:variant>
        <vt:lpwstr/>
      </vt:variant>
      <vt:variant>
        <vt:lpwstr>_ENREF_90</vt:lpwstr>
      </vt:variant>
      <vt:variant>
        <vt:i4>4718651</vt:i4>
      </vt:variant>
      <vt:variant>
        <vt:i4>1959</vt:i4>
      </vt:variant>
      <vt:variant>
        <vt:i4>0</vt:i4>
      </vt:variant>
      <vt:variant>
        <vt:i4>5</vt:i4>
      </vt:variant>
      <vt:variant>
        <vt:lpwstr/>
      </vt:variant>
      <vt:variant>
        <vt:lpwstr>_ENREF_90</vt:lpwstr>
      </vt:variant>
      <vt:variant>
        <vt:i4>4784178</vt:i4>
      </vt:variant>
      <vt:variant>
        <vt:i4>1953</vt:i4>
      </vt:variant>
      <vt:variant>
        <vt:i4>0</vt:i4>
      </vt:variant>
      <vt:variant>
        <vt:i4>5</vt:i4>
      </vt:variant>
      <vt:variant>
        <vt:lpwstr/>
      </vt:variant>
      <vt:variant>
        <vt:lpwstr>_ENREF_89</vt:lpwstr>
      </vt:variant>
      <vt:variant>
        <vt:i4>4784178</vt:i4>
      </vt:variant>
      <vt:variant>
        <vt:i4>1947</vt:i4>
      </vt:variant>
      <vt:variant>
        <vt:i4>0</vt:i4>
      </vt:variant>
      <vt:variant>
        <vt:i4>5</vt:i4>
      </vt:variant>
      <vt:variant>
        <vt:lpwstr/>
      </vt:variant>
      <vt:variant>
        <vt:lpwstr>_ENREF_89</vt:lpwstr>
      </vt:variant>
      <vt:variant>
        <vt:i4>4718651</vt:i4>
      </vt:variant>
      <vt:variant>
        <vt:i4>1941</vt:i4>
      </vt:variant>
      <vt:variant>
        <vt:i4>0</vt:i4>
      </vt:variant>
      <vt:variant>
        <vt:i4>5</vt:i4>
      </vt:variant>
      <vt:variant>
        <vt:lpwstr/>
      </vt:variant>
      <vt:variant>
        <vt:lpwstr>_ENREF_90</vt:lpwstr>
      </vt:variant>
      <vt:variant>
        <vt:i4>4718651</vt:i4>
      </vt:variant>
      <vt:variant>
        <vt:i4>1935</vt:i4>
      </vt:variant>
      <vt:variant>
        <vt:i4>0</vt:i4>
      </vt:variant>
      <vt:variant>
        <vt:i4>5</vt:i4>
      </vt:variant>
      <vt:variant>
        <vt:lpwstr/>
      </vt:variant>
      <vt:variant>
        <vt:lpwstr>_ENREF_90</vt:lpwstr>
      </vt:variant>
      <vt:variant>
        <vt:i4>4784184</vt:i4>
      </vt:variant>
      <vt:variant>
        <vt:i4>1929</vt:i4>
      </vt:variant>
      <vt:variant>
        <vt:i4>0</vt:i4>
      </vt:variant>
      <vt:variant>
        <vt:i4>5</vt:i4>
      </vt:variant>
      <vt:variant>
        <vt:lpwstr/>
      </vt:variant>
      <vt:variant>
        <vt:lpwstr>_ENREF_83</vt:lpwstr>
      </vt:variant>
      <vt:variant>
        <vt:i4>4653114</vt:i4>
      </vt:variant>
      <vt:variant>
        <vt:i4>1926</vt:i4>
      </vt:variant>
      <vt:variant>
        <vt:i4>0</vt:i4>
      </vt:variant>
      <vt:variant>
        <vt:i4>5</vt:i4>
      </vt:variant>
      <vt:variant>
        <vt:lpwstr/>
      </vt:variant>
      <vt:variant>
        <vt:lpwstr>_ENREF_61</vt:lpwstr>
      </vt:variant>
      <vt:variant>
        <vt:i4>4653114</vt:i4>
      </vt:variant>
      <vt:variant>
        <vt:i4>1918</vt:i4>
      </vt:variant>
      <vt:variant>
        <vt:i4>0</vt:i4>
      </vt:variant>
      <vt:variant>
        <vt:i4>5</vt:i4>
      </vt:variant>
      <vt:variant>
        <vt:lpwstr/>
      </vt:variant>
      <vt:variant>
        <vt:lpwstr>_ENREF_61</vt:lpwstr>
      </vt:variant>
      <vt:variant>
        <vt:i4>4653114</vt:i4>
      </vt:variant>
      <vt:variant>
        <vt:i4>1912</vt:i4>
      </vt:variant>
      <vt:variant>
        <vt:i4>0</vt:i4>
      </vt:variant>
      <vt:variant>
        <vt:i4>5</vt:i4>
      </vt:variant>
      <vt:variant>
        <vt:lpwstr/>
      </vt:variant>
      <vt:variant>
        <vt:lpwstr>_ENREF_61</vt:lpwstr>
      </vt:variant>
      <vt:variant>
        <vt:i4>4653114</vt:i4>
      </vt:variant>
      <vt:variant>
        <vt:i4>1906</vt:i4>
      </vt:variant>
      <vt:variant>
        <vt:i4>0</vt:i4>
      </vt:variant>
      <vt:variant>
        <vt:i4>5</vt:i4>
      </vt:variant>
      <vt:variant>
        <vt:lpwstr/>
      </vt:variant>
      <vt:variant>
        <vt:lpwstr>_ENREF_61</vt:lpwstr>
      </vt:variant>
      <vt:variant>
        <vt:i4>4653114</vt:i4>
      </vt:variant>
      <vt:variant>
        <vt:i4>1900</vt:i4>
      </vt:variant>
      <vt:variant>
        <vt:i4>0</vt:i4>
      </vt:variant>
      <vt:variant>
        <vt:i4>5</vt:i4>
      </vt:variant>
      <vt:variant>
        <vt:lpwstr/>
      </vt:variant>
      <vt:variant>
        <vt:lpwstr>_ENREF_61</vt:lpwstr>
      </vt:variant>
      <vt:variant>
        <vt:i4>4653114</vt:i4>
      </vt:variant>
      <vt:variant>
        <vt:i4>1894</vt:i4>
      </vt:variant>
      <vt:variant>
        <vt:i4>0</vt:i4>
      </vt:variant>
      <vt:variant>
        <vt:i4>5</vt:i4>
      </vt:variant>
      <vt:variant>
        <vt:lpwstr/>
      </vt:variant>
      <vt:variant>
        <vt:lpwstr>_ENREF_61</vt:lpwstr>
      </vt:variant>
      <vt:variant>
        <vt:i4>4390962</vt:i4>
      </vt:variant>
      <vt:variant>
        <vt:i4>1888</vt:i4>
      </vt:variant>
      <vt:variant>
        <vt:i4>0</vt:i4>
      </vt:variant>
      <vt:variant>
        <vt:i4>5</vt:i4>
      </vt:variant>
      <vt:variant>
        <vt:lpwstr/>
      </vt:variant>
      <vt:variant>
        <vt:lpwstr>_ENREF_29</vt:lpwstr>
      </vt:variant>
      <vt:variant>
        <vt:i4>4784191</vt:i4>
      </vt:variant>
      <vt:variant>
        <vt:i4>1882</vt:i4>
      </vt:variant>
      <vt:variant>
        <vt:i4>0</vt:i4>
      </vt:variant>
      <vt:variant>
        <vt:i4>5</vt:i4>
      </vt:variant>
      <vt:variant>
        <vt:lpwstr/>
      </vt:variant>
      <vt:variant>
        <vt:lpwstr>_ENREF_84</vt:lpwstr>
      </vt:variant>
      <vt:variant>
        <vt:i4>4653114</vt:i4>
      </vt:variant>
      <vt:variant>
        <vt:i4>1876</vt:i4>
      </vt:variant>
      <vt:variant>
        <vt:i4>0</vt:i4>
      </vt:variant>
      <vt:variant>
        <vt:i4>5</vt:i4>
      </vt:variant>
      <vt:variant>
        <vt:lpwstr/>
      </vt:variant>
      <vt:variant>
        <vt:lpwstr>_ENREF_61</vt:lpwstr>
      </vt:variant>
      <vt:variant>
        <vt:i4>4587570</vt:i4>
      </vt:variant>
      <vt:variant>
        <vt:i4>1870</vt:i4>
      </vt:variant>
      <vt:variant>
        <vt:i4>0</vt:i4>
      </vt:variant>
      <vt:variant>
        <vt:i4>5</vt:i4>
      </vt:variant>
      <vt:variant>
        <vt:lpwstr/>
      </vt:variant>
      <vt:variant>
        <vt:lpwstr>_ENREF_79</vt:lpwstr>
      </vt:variant>
      <vt:variant>
        <vt:i4>4390975</vt:i4>
      </vt:variant>
      <vt:variant>
        <vt:i4>1864</vt:i4>
      </vt:variant>
      <vt:variant>
        <vt:i4>0</vt:i4>
      </vt:variant>
      <vt:variant>
        <vt:i4>5</vt:i4>
      </vt:variant>
      <vt:variant>
        <vt:lpwstr/>
      </vt:variant>
      <vt:variant>
        <vt:lpwstr>_ENREF_24</vt:lpwstr>
      </vt:variant>
      <vt:variant>
        <vt:i4>4390975</vt:i4>
      </vt:variant>
      <vt:variant>
        <vt:i4>1858</vt:i4>
      </vt:variant>
      <vt:variant>
        <vt:i4>0</vt:i4>
      </vt:variant>
      <vt:variant>
        <vt:i4>5</vt:i4>
      </vt:variant>
      <vt:variant>
        <vt:lpwstr/>
      </vt:variant>
      <vt:variant>
        <vt:lpwstr>_ENREF_24</vt:lpwstr>
      </vt:variant>
      <vt:variant>
        <vt:i4>4587571</vt:i4>
      </vt:variant>
      <vt:variant>
        <vt:i4>1852</vt:i4>
      </vt:variant>
      <vt:variant>
        <vt:i4>0</vt:i4>
      </vt:variant>
      <vt:variant>
        <vt:i4>5</vt:i4>
      </vt:variant>
      <vt:variant>
        <vt:lpwstr/>
      </vt:variant>
      <vt:variant>
        <vt:lpwstr>_ENREF_78</vt:lpwstr>
      </vt:variant>
      <vt:variant>
        <vt:i4>4587571</vt:i4>
      </vt:variant>
      <vt:variant>
        <vt:i4>1846</vt:i4>
      </vt:variant>
      <vt:variant>
        <vt:i4>0</vt:i4>
      </vt:variant>
      <vt:variant>
        <vt:i4>5</vt:i4>
      </vt:variant>
      <vt:variant>
        <vt:lpwstr/>
      </vt:variant>
      <vt:variant>
        <vt:lpwstr>_ENREF_78</vt:lpwstr>
      </vt:variant>
      <vt:variant>
        <vt:i4>4587571</vt:i4>
      </vt:variant>
      <vt:variant>
        <vt:i4>1840</vt:i4>
      </vt:variant>
      <vt:variant>
        <vt:i4>0</vt:i4>
      </vt:variant>
      <vt:variant>
        <vt:i4>5</vt:i4>
      </vt:variant>
      <vt:variant>
        <vt:lpwstr/>
      </vt:variant>
      <vt:variant>
        <vt:lpwstr>_ENREF_78</vt:lpwstr>
      </vt:variant>
      <vt:variant>
        <vt:i4>4587571</vt:i4>
      </vt:variant>
      <vt:variant>
        <vt:i4>1834</vt:i4>
      </vt:variant>
      <vt:variant>
        <vt:i4>0</vt:i4>
      </vt:variant>
      <vt:variant>
        <vt:i4>5</vt:i4>
      </vt:variant>
      <vt:variant>
        <vt:lpwstr/>
      </vt:variant>
      <vt:variant>
        <vt:lpwstr>_ENREF_78</vt:lpwstr>
      </vt:variant>
      <vt:variant>
        <vt:i4>4587580</vt:i4>
      </vt:variant>
      <vt:variant>
        <vt:i4>1828</vt:i4>
      </vt:variant>
      <vt:variant>
        <vt:i4>0</vt:i4>
      </vt:variant>
      <vt:variant>
        <vt:i4>5</vt:i4>
      </vt:variant>
      <vt:variant>
        <vt:lpwstr/>
      </vt:variant>
      <vt:variant>
        <vt:lpwstr>_ENREF_77</vt:lpwstr>
      </vt:variant>
      <vt:variant>
        <vt:i4>4390975</vt:i4>
      </vt:variant>
      <vt:variant>
        <vt:i4>1822</vt:i4>
      </vt:variant>
      <vt:variant>
        <vt:i4>0</vt:i4>
      </vt:variant>
      <vt:variant>
        <vt:i4>5</vt:i4>
      </vt:variant>
      <vt:variant>
        <vt:lpwstr/>
      </vt:variant>
      <vt:variant>
        <vt:lpwstr>_ENREF_24</vt:lpwstr>
      </vt:variant>
      <vt:variant>
        <vt:i4>4390975</vt:i4>
      </vt:variant>
      <vt:variant>
        <vt:i4>1816</vt:i4>
      </vt:variant>
      <vt:variant>
        <vt:i4>0</vt:i4>
      </vt:variant>
      <vt:variant>
        <vt:i4>5</vt:i4>
      </vt:variant>
      <vt:variant>
        <vt:lpwstr/>
      </vt:variant>
      <vt:variant>
        <vt:lpwstr>_ENREF_24</vt:lpwstr>
      </vt:variant>
      <vt:variant>
        <vt:i4>4587581</vt:i4>
      </vt:variant>
      <vt:variant>
        <vt:i4>1810</vt:i4>
      </vt:variant>
      <vt:variant>
        <vt:i4>0</vt:i4>
      </vt:variant>
      <vt:variant>
        <vt:i4>5</vt:i4>
      </vt:variant>
      <vt:variant>
        <vt:lpwstr/>
      </vt:variant>
      <vt:variant>
        <vt:lpwstr>_ENREF_76</vt:lpwstr>
      </vt:variant>
      <vt:variant>
        <vt:i4>4587581</vt:i4>
      </vt:variant>
      <vt:variant>
        <vt:i4>1804</vt:i4>
      </vt:variant>
      <vt:variant>
        <vt:i4>0</vt:i4>
      </vt:variant>
      <vt:variant>
        <vt:i4>5</vt:i4>
      </vt:variant>
      <vt:variant>
        <vt:lpwstr/>
      </vt:variant>
      <vt:variant>
        <vt:lpwstr>_ENREF_76</vt:lpwstr>
      </vt:variant>
      <vt:variant>
        <vt:i4>4587581</vt:i4>
      </vt:variant>
      <vt:variant>
        <vt:i4>1798</vt:i4>
      </vt:variant>
      <vt:variant>
        <vt:i4>0</vt:i4>
      </vt:variant>
      <vt:variant>
        <vt:i4>5</vt:i4>
      </vt:variant>
      <vt:variant>
        <vt:lpwstr/>
      </vt:variant>
      <vt:variant>
        <vt:lpwstr>_ENREF_76</vt:lpwstr>
      </vt:variant>
      <vt:variant>
        <vt:i4>4587570</vt:i4>
      </vt:variant>
      <vt:variant>
        <vt:i4>1792</vt:i4>
      </vt:variant>
      <vt:variant>
        <vt:i4>0</vt:i4>
      </vt:variant>
      <vt:variant>
        <vt:i4>5</vt:i4>
      </vt:variant>
      <vt:variant>
        <vt:lpwstr/>
      </vt:variant>
      <vt:variant>
        <vt:lpwstr>_ENREF_79</vt:lpwstr>
      </vt:variant>
      <vt:variant>
        <vt:i4>4587580</vt:i4>
      </vt:variant>
      <vt:variant>
        <vt:i4>1786</vt:i4>
      </vt:variant>
      <vt:variant>
        <vt:i4>0</vt:i4>
      </vt:variant>
      <vt:variant>
        <vt:i4>5</vt:i4>
      </vt:variant>
      <vt:variant>
        <vt:lpwstr/>
      </vt:variant>
      <vt:variant>
        <vt:lpwstr>_ENREF_77</vt:lpwstr>
      </vt:variant>
      <vt:variant>
        <vt:i4>4587581</vt:i4>
      </vt:variant>
      <vt:variant>
        <vt:i4>1780</vt:i4>
      </vt:variant>
      <vt:variant>
        <vt:i4>0</vt:i4>
      </vt:variant>
      <vt:variant>
        <vt:i4>5</vt:i4>
      </vt:variant>
      <vt:variant>
        <vt:lpwstr/>
      </vt:variant>
      <vt:variant>
        <vt:lpwstr>_ENREF_76</vt:lpwstr>
      </vt:variant>
      <vt:variant>
        <vt:i4>4390973</vt:i4>
      </vt:variant>
      <vt:variant>
        <vt:i4>1774</vt:i4>
      </vt:variant>
      <vt:variant>
        <vt:i4>0</vt:i4>
      </vt:variant>
      <vt:variant>
        <vt:i4>5</vt:i4>
      </vt:variant>
      <vt:variant>
        <vt:lpwstr/>
      </vt:variant>
      <vt:variant>
        <vt:lpwstr>_ENREF_26</vt:lpwstr>
      </vt:variant>
      <vt:variant>
        <vt:i4>4390973</vt:i4>
      </vt:variant>
      <vt:variant>
        <vt:i4>1766</vt:i4>
      </vt:variant>
      <vt:variant>
        <vt:i4>0</vt:i4>
      </vt:variant>
      <vt:variant>
        <vt:i4>5</vt:i4>
      </vt:variant>
      <vt:variant>
        <vt:lpwstr/>
      </vt:variant>
      <vt:variant>
        <vt:lpwstr>_ENREF_26</vt:lpwstr>
      </vt:variant>
      <vt:variant>
        <vt:i4>4194366</vt:i4>
      </vt:variant>
      <vt:variant>
        <vt:i4>1758</vt:i4>
      </vt:variant>
      <vt:variant>
        <vt:i4>0</vt:i4>
      </vt:variant>
      <vt:variant>
        <vt:i4>5</vt:i4>
      </vt:variant>
      <vt:variant>
        <vt:lpwstr/>
      </vt:variant>
      <vt:variant>
        <vt:lpwstr>_ENREF_15</vt:lpwstr>
      </vt:variant>
      <vt:variant>
        <vt:i4>4194367</vt:i4>
      </vt:variant>
      <vt:variant>
        <vt:i4>1755</vt:i4>
      </vt:variant>
      <vt:variant>
        <vt:i4>0</vt:i4>
      </vt:variant>
      <vt:variant>
        <vt:i4>5</vt:i4>
      </vt:variant>
      <vt:variant>
        <vt:lpwstr/>
      </vt:variant>
      <vt:variant>
        <vt:lpwstr>_ENREF_14</vt:lpwstr>
      </vt:variant>
      <vt:variant>
        <vt:i4>4194354</vt:i4>
      </vt:variant>
      <vt:variant>
        <vt:i4>1747</vt:i4>
      </vt:variant>
      <vt:variant>
        <vt:i4>0</vt:i4>
      </vt:variant>
      <vt:variant>
        <vt:i4>5</vt:i4>
      </vt:variant>
      <vt:variant>
        <vt:lpwstr/>
      </vt:variant>
      <vt:variant>
        <vt:lpwstr>_ENREF_19</vt:lpwstr>
      </vt:variant>
      <vt:variant>
        <vt:i4>4390973</vt:i4>
      </vt:variant>
      <vt:variant>
        <vt:i4>1741</vt:i4>
      </vt:variant>
      <vt:variant>
        <vt:i4>0</vt:i4>
      </vt:variant>
      <vt:variant>
        <vt:i4>5</vt:i4>
      </vt:variant>
      <vt:variant>
        <vt:lpwstr/>
      </vt:variant>
      <vt:variant>
        <vt:lpwstr>_ENREF_26</vt:lpwstr>
      </vt:variant>
      <vt:variant>
        <vt:i4>7864378</vt:i4>
      </vt:variant>
      <vt:variant>
        <vt:i4>1733</vt:i4>
      </vt:variant>
      <vt:variant>
        <vt:i4>0</vt:i4>
      </vt:variant>
      <vt:variant>
        <vt:i4>5</vt:i4>
      </vt:variant>
      <vt:variant>
        <vt:lpwstr/>
      </vt:variant>
      <vt:variant>
        <vt:lpwstr>_ENREF_118</vt:lpwstr>
      </vt:variant>
      <vt:variant>
        <vt:i4>4718643</vt:i4>
      </vt:variant>
      <vt:variant>
        <vt:i4>1730</vt:i4>
      </vt:variant>
      <vt:variant>
        <vt:i4>0</vt:i4>
      </vt:variant>
      <vt:variant>
        <vt:i4>5</vt:i4>
      </vt:variant>
      <vt:variant>
        <vt:lpwstr/>
      </vt:variant>
      <vt:variant>
        <vt:lpwstr>_ENREF_98</vt:lpwstr>
      </vt:variant>
      <vt:variant>
        <vt:i4>4784187</vt:i4>
      </vt:variant>
      <vt:variant>
        <vt:i4>1727</vt:i4>
      </vt:variant>
      <vt:variant>
        <vt:i4>0</vt:i4>
      </vt:variant>
      <vt:variant>
        <vt:i4>5</vt:i4>
      </vt:variant>
      <vt:variant>
        <vt:lpwstr/>
      </vt:variant>
      <vt:variant>
        <vt:lpwstr>_ENREF_80</vt:lpwstr>
      </vt:variant>
      <vt:variant>
        <vt:i4>4587576</vt:i4>
      </vt:variant>
      <vt:variant>
        <vt:i4>1724</vt:i4>
      </vt:variant>
      <vt:variant>
        <vt:i4>0</vt:i4>
      </vt:variant>
      <vt:variant>
        <vt:i4>5</vt:i4>
      </vt:variant>
      <vt:variant>
        <vt:lpwstr/>
      </vt:variant>
      <vt:variant>
        <vt:lpwstr>_ENREF_73</vt:lpwstr>
      </vt:variant>
      <vt:variant>
        <vt:i4>4653118</vt:i4>
      </vt:variant>
      <vt:variant>
        <vt:i4>1721</vt:i4>
      </vt:variant>
      <vt:variant>
        <vt:i4>0</vt:i4>
      </vt:variant>
      <vt:variant>
        <vt:i4>5</vt:i4>
      </vt:variant>
      <vt:variant>
        <vt:lpwstr/>
      </vt:variant>
      <vt:variant>
        <vt:lpwstr>_ENREF_65</vt:lpwstr>
      </vt:variant>
      <vt:variant>
        <vt:i4>4653112</vt:i4>
      </vt:variant>
      <vt:variant>
        <vt:i4>1718</vt:i4>
      </vt:variant>
      <vt:variant>
        <vt:i4>0</vt:i4>
      </vt:variant>
      <vt:variant>
        <vt:i4>5</vt:i4>
      </vt:variant>
      <vt:variant>
        <vt:lpwstr/>
      </vt:variant>
      <vt:variant>
        <vt:lpwstr>_ENREF_63</vt:lpwstr>
      </vt:variant>
      <vt:variant>
        <vt:i4>4522044</vt:i4>
      </vt:variant>
      <vt:variant>
        <vt:i4>1715</vt:i4>
      </vt:variant>
      <vt:variant>
        <vt:i4>0</vt:i4>
      </vt:variant>
      <vt:variant>
        <vt:i4>5</vt:i4>
      </vt:variant>
      <vt:variant>
        <vt:lpwstr/>
      </vt:variant>
      <vt:variant>
        <vt:lpwstr>_ENREF_47</vt:lpwstr>
      </vt:variant>
      <vt:variant>
        <vt:i4>7929914</vt:i4>
      </vt:variant>
      <vt:variant>
        <vt:i4>1707</vt:i4>
      </vt:variant>
      <vt:variant>
        <vt:i4>0</vt:i4>
      </vt:variant>
      <vt:variant>
        <vt:i4>5</vt:i4>
      </vt:variant>
      <vt:variant>
        <vt:lpwstr/>
      </vt:variant>
      <vt:variant>
        <vt:lpwstr>_ENREF_119</vt:lpwstr>
      </vt:variant>
      <vt:variant>
        <vt:i4>7798842</vt:i4>
      </vt:variant>
      <vt:variant>
        <vt:i4>1704</vt:i4>
      </vt:variant>
      <vt:variant>
        <vt:i4>0</vt:i4>
      </vt:variant>
      <vt:variant>
        <vt:i4>5</vt:i4>
      </vt:variant>
      <vt:variant>
        <vt:lpwstr/>
      </vt:variant>
      <vt:variant>
        <vt:lpwstr>_ENREF_117</vt:lpwstr>
      </vt:variant>
      <vt:variant>
        <vt:i4>7733306</vt:i4>
      </vt:variant>
      <vt:variant>
        <vt:i4>1701</vt:i4>
      </vt:variant>
      <vt:variant>
        <vt:i4>0</vt:i4>
      </vt:variant>
      <vt:variant>
        <vt:i4>5</vt:i4>
      </vt:variant>
      <vt:variant>
        <vt:lpwstr/>
      </vt:variant>
      <vt:variant>
        <vt:lpwstr>_ENREF_116</vt:lpwstr>
      </vt:variant>
      <vt:variant>
        <vt:i4>4456499</vt:i4>
      </vt:variant>
      <vt:variant>
        <vt:i4>1698</vt:i4>
      </vt:variant>
      <vt:variant>
        <vt:i4>0</vt:i4>
      </vt:variant>
      <vt:variant>
        <vt:i4>5</vt:i4>
      </vt:variant>
      <vt:variant>
        <vt:lpwstr/>
      </vt:variant>
      <vt:variant>
        <vt:lpwstr>_ENREF_58</vt:lpwstr>
      </vt:variant>
      <vt:variant>
        <vt:i4>4456505</vt:i4>
      </vt:variant>
      <vt:variant>
        <vt:i4>1695</vt:i4>
      </vt:variant>
      <vt:variant>
        <vt:i4>0</vt:i4>
      </vt:variant>
      <vt:variant>
        <vt:i4>5</vt:i4>
      </vt:variant>
      <vt:variant>
        <vt:lpwstr/>
      </vt:variant>
      <vt:variant>
        <vt:lpwstr>_ENREF_52</vt:lpwstr>
      </vt:variant>
      <vt:variant>
        <vt:i4>4522042</vt:i4>
      </vt:variant>
      <vt:variant>
        <vt:i4>1692</vt:i4>
      </vt:variant>
      <vt:variant>
        <vt:i4>0</vt:i4>
      </vt:variant>
      <vt:variant>
        <vt:i4>5</vt:i4>
      </vt:variant>
      <vt:variant>
        <vt:lpwstr/>
      </vt:variant>
      <vt:variant>
        <vt:lpwstr>_ENREF_41</vt:lpwstr>
      </vt:variant>
      <vt:variant>
        <vt:i4>4325439</vt:i4>
      </vt:variant>
      <vt:variant>
        <vt:i4>1689</vt:i4>
      </vt:variant>
      <vt:variant>
        <vt:i4>0</vt:i4>
      </vt:variant>
      <vt:variant>
        <vt:i4>5</vt:i4>
      </vt:variant>
      <vt:variant>
        <vt:lpwstr/>
      </vt:variant>
      <vt:variant>
        <vt:lpwstr>_ENREF_34</vt:lpwstr>
      </vt:variant>
      <vt:variant>
        <vt:i4>4390969</vt:i4>
      </vt:variant>
      <vt:variant>
        <vt:i4>1686</vt:i4>
      </vt:variant>
      <vt:variant>
        <vt:i4>0</vt:i4>
      </vt:variant>
      <vt:variant>
        <vt:i4>5</vt:i4>
      </vt:variant>
      <vt:variant>
        <vt:lpwstr/>
      </vt:variant>
      <vt:variant>
        <vt:lpwstr>_ENREF_22</vt:lpwstr>
      </vt:variant>
      <vt:variant>
        <vt:i4>4587582</vt:i4>
      </vt:variant>
      <vt:variant>
        <vt:i4>1678</vt:i4>
      </vt:variant>
      <vt:variant>
        <vt:i4>0</vt:i4>
      </vt:variant>
      <vt:variant>
        <vt:i4>5</vt:i4>
      </vt:variant>
      <vt:variant>
        <vt:lpwstr/>
      </vt:variant>
      <vt:variant>
        <vt:lpwstr>_ENREF_75</vt:lpwstr>
      </vt:variant>
      <vt:variant>
        <vt:i4>4587577</vt:i4>
      </vt:variant>
      <vt:variant>
        <vt:i4>1675</vt:i4>
      </vt:variant>
      <vt:variant>
        <vt:i4>0</vt:i4>
      </vt:variant>
      <vt:variant>
        <vt:i4>5</vt:i4>
      </vt:variant>
      <vt:variant>
        <vt:lpwstr/>
      </vt:variant>
      <vt:variant>
        <vt:lpwstr>_ENREF_72</vt:lpwstr>
      </vt:variant>
      <vt:variant>
        <vt:i4>4653115</vt:i4>
      </vt:variant>
      <vt:variant>
        <vt:i4>1672</vt:i4>
      </vt:variant>
      <vt:variant>
        <vt:i4>0</vt:i4>
      </vt:variant>
      <vt:variant>
        <vt:i4>5</vt:i4>
      </vt:variant>
      <vt:variant>
        <vt:lpwstr/>
      </vt:variant>
      <vt:variant>
        <vt:lpwstr>_ENREF_60</vt:lpwstr>
      </vt:variant>
      <vt:variant>
        <vt:i4>4522035</vt:i4>
      </vt:variant>
      <vt:variant>
        <vt:i4>1669</vt:i4>
      </vt:variant>
      <vt:variant>
        <vt:i4>0</vt:i4>
      </vt:variant>
      <vt:variant>
        <vt:i4>5</vt:i4>
      </vt:variant>
      <vt:variant>
        <vt:lpwstr/>
      </vt:variant>
      <vt:variant>
        <vt:lpwstr>_ENREF_48</vt:lpwstr>
      </vt:variant>
      <vt:variant>
        <vt:i4>4325427</vt:i4>
      </vt:variant>
      <vt:variant>
        <vt:i4>1666</vt:i4>
      </vt:variant>
      <vt:variant>
        <vt:i4>0</vt:i4>
      </vt:variant>
      <vt:variant>
        <vt:i4>5</vt:i4>
      </vt:variant>
      <vt:variant>
        <vt:lpwstr/>
      </vt:variant>
      <vt:variant>
        <vt:lpwstr>_ENREF_38</vt:lpwstr>
      </vt:variant>
      <vt:variant>
        <vt:i4>4390973</vt:i4>
      </vt:variant>
      <vt:variant>
        <vt:i4>1658</vt:i4>
      </vt:variant>
      <vt:variant>
        <vt:i4>0</vt:i4>
      </vt:variant>
      <vt:variant>
        <vt:i4>5</vt:i4>
      </vt:variant>
      <vt:variant>
        <vt:lpwstr/>
      </vt:variant>
      <vt:variant>
        <vt:lpwstr>_ENREF_26</vt:lpwstr>
      </vt:variant>
      <vt:variant>
        <vt:i4>4390973</vt:i4>
      </vt:variant>
      <vt:variant>
        <vt:i4>1650</vt:i4>
      </vt:variant>
      <vt:variant>
        <vt:i4>0</vt:i4>
      </vt:variant>
      <vt:variant>
        <vt:i4>5</vt:i4>
      </vt:variant>
      <vt:variant>
        <vt:lpwstr/>
      </vt:variant>
      <vt:variant>
        <vt:lpwstr>_ENREF_26</vt:lpwstr>
      </vt:variant>
      <vt:variant>
        <vt:i4>4194354</vt:i4>
      </vt:variant>
      <vt:variant>
        <vt:i4>1642</vt:i4>
      </vt:variant>
      <vt:variant>
        <vt:i4>0</vt:i4>
      </vt:variant>
      <vt:variant>
        <vt:i4>5</vt:i4>
      </vt:variant>
      <vt:variant>
        <vt:lpwstr/>
      </vt:variant>
      <vt:variant>
        <vt:lpwstr>_ENREF_19</vt:lpwstr>
      </vt:variant>
      <vt:variant>
        <vt:i4>4390973</vt:i4>
      </vt:variant>
      <vt:variant>
        <vt:i4>1636</vt:i4>
      </vt:variant>
      <vt:variant>
        <vt:i4>0</vt:i4>
      </vt:variant>
      <vt:variant>
        <vt:i4>5</vt:i4>
      </vt:variant>
      <vt:variant>
        <vt:lpwstr/>
      </vt:variant>
      <vt:variant>
        <vt:lpwstr>_ENREF_26</vt:lpwstr>
      </vt:variant>
      <vt:variant>
        <vt:i4>4194354</vt:i4>
      </vt:variant>
      <vt:variant>
        <vt:i4>1628</vt:i4>
      </vt:variant>
      <vt:variant>
        <vt:i4>0</vt:i4>
      </vt:variant>
      <vt:variant>
        <vt:i4>5</vt:i4>
      </vt:variant>
      <vt:variant>
        <vt:lpwstr/>
      </vt:variant>
      <vt:variant>
        <vt:lpwstr>_ENREF_19</vt:lpwstr>
      </vt:variant>
      <vt:variant>
        <vt:i4>4194365</vt:i4>
      </vt:variant>
      <vt:variant>
        <vt:i4>1622</vt:i4>
      </vt:variant>
      <vt:variant>
        <vt:i4>0</vt:i4>
      </vt:variant>
      <vt:variant>
        <vt:i4>5</vt:i4>
      </vt:variant>
      <vt:variant>
        <vt:lpwstr/>
      </vt:variant>
      <vt:variant>
        <vt:lpwstr>_ENREF_16</vt:lpwstr>
      </vt:variant>
      <vt:variant>
        <vt:i4>4194365</vt:i4>
      </vt:variant>
      <vt:variant>
        <vt:i4>1614</vt:i4>
      </vt:variant>
      <vt:variant>
        <vt:i4>0</vt:i4>
      </vt:variant>
      <vt:variant>
        <vt:i4>5</vt:i4>
      </vt:variant>
      <vt:variant>
        <vt:lpwstr/>
      </vt:variant>
      <vt:variant>
        <vt:lpwstr>_ENREF_16</vt:lpwstr>
      </vt:variant>
      <vt:variant>
        <vt:i4>4194366</vt:i4>
      </vt:variant>
      <vt:variant>
        <vt:i4>1606</vt:i4>
      </vt:variant>
      <vt:variant>
        <vt:i4>0</vt:i4>
      </vt:variant>
      <vt:variant>
        <vt:i4>5</vt:i4>
      </vt:variant>
      <vt:variant>
        <vt:lpwstr/>
      </vt:variant>
      <vt:variant>
        <vt:lpwstr>_ENREF_15</vt:lpwstr>
      </vt:variant>
      <vt:variant>
        <vt:i4>7471162</vt:i4>
      </vt:variant>
      <vt:variant>
        <vt:i4>1600</vt:i4>
      </vt:variant>
      <vt:variant>
        <vt:i4>0</vt:i4>
      </vt:variant>
      <vt:variant>
        <vt:i4>5</vt:i4>
      </vt:variant>
      <vt:variant>
        <vt:lpwstr/>
      </vt:variant>
      <vt:variant>
        <vt:lpwstr>_ENREF_112</vt:lpwstr>
      </vt:variant>
      <vt:variant>
        <vt:i4>7471162</vt:i4>
      </vt:variant>
      <vt:variant>
        <vt:i4>1594</vt:i4>
      </vt:variant>
      <vt:variant>
        <vt:i4>0</vt:i4>
      </vt:variant>
      <vt:variant>
        <vt:i4>5</vt:i4>
      </vt:variant>
      <vt:variant>
        <vt:lpwstr/>
      </vt:variant>
      <vt:variant>
        <vt:lpwstr>_ENREF_112</vt:lpwstr>
      </vt:variant>
      <vt:variant>
        <vt:i4>7405626</vt:i4>
      </vt:variant>
      <vt:variant>
        <vt:i4>1591</vt:i4>
      </vt:variant>
      <vt:variant>
        <vt:i4>0</vt:i4>
      </vt:variant>
      <vt:variant>
        <vt:i4>5</vt:i4>
      </vt:variant>
      <vt:variant>
        <vt:lpwstr/>
      </vt:variant>
      <vt:variant>
        <vt:lpwstr>_ENREF_111</vt:lpwstr>
      </vt:variant>
      <vt:variant>
        <vt:i4>7340090</vt:i4>
      </vt:variant>
      <vt:variant>
        <vt:i4>1588</vt:i4>
      </vt:variant>
      <vt:variant>
        <vt:i4>0</vt:i4>
      </vt:variant>
      <vt:variant>
        <vt:i4>5</vt:i4>
      </vt:variant>
      <vt:variant>
        <vt:lpwstr/>
      </vt:variant>
      <vt:variant>
        <vt:lpwstr>_ENREF_110</vt:lpwstr>
      </vt:variant>
      <vt:variant>
        <vt:i4>7929915</vt:i4>
      </vt:variant>
      <vt:variant>
        <vt:i4>1580</vt:i4>
      </vt:variant>
      <vt:variant>
        <vt:i4>0</vt:i4>
      </vt:variant>
      <vt:variant>
        <vt:i4>5</vt:i4>
      </vt:variant>
      <vt:variant>
        <vt:lpwstr/>
      </vt:variant>
      <vt:variant>
        <vt:lpwstr>_ENREF_109</vt:lpwstr>
      </vt:variant>
      <vt:variant>
        <vt:i4>4718652</vt:i4>
      </vt:variant>
      <vt:variant>
        <vt:i4>1574</vt:i4>
      </vt:variant>
      <vt:variant>
        <vt:i4>0</vt:i4>
      </vt:variant>
      <vt:variant>
        <vt:i4>5</vt:i4>
      </vt:variant>
      <vt:variant>
        <vt:lpwstr/>
      </vt:variant>
      <vt:variant>
        <vt:lpwstr>_ENREF_97</vt:lpwstr>
      </vt:variant>
      <vt:variant>
        <vt:i4>7536698</vt:i4>
      </vt:variant>
      <vt:variant>
        <vt:i4>1568</vt:i4>
      </vt:variant>
      <vt:variant>
        <vt:i4>0</vt:i4>
      </vt:variant>
      <vt:variant>
        <vt:i4>5</vt:i4>
      </vt:variant>
      <vt:variant>
        <vt:lpwstr/>
      </vt:variant>
      <vt:variant>
        <vt:lpwstr>_ENREF_113</vt:lpwstr>
      </vt:variant>
      <vt:variant>
        <vt:i4>4718653</vt:i4>
      </vt:variant>
      <vt:variant>
        <vt:i4>1562</vt:i4>
      </vt:variant>
      <vt:variant>
        <vt:i4>0</vt:i4>
      </vt:variant>
      <vt:variant>
        <vt:i4>5</vt:i4>
      </vt:variant>
      <vt:variant>
        <vt:lpwstr/>
      </vt:variant>
      <vt:variant>
        <vt:lpwstr>_ENREF_96</vt:lpwstr>
      </vt:variant>
      <vt:variant>
        <vt:i4>7536698</vt:i4>
      </vt:variant>
      <vt:variant>
        <vt:i4>1556</vt:i4>
      </vt:variant>
      <vt:variant>
        <vt:i4>0</vt:i4>
      </vt:variant>
      <vt:variant>
        <vt:i4>5</vt:i4>
      </vt:variant>
      <vt:variant>
        <vt:lpwstr/>
      </vt:variant>
      <vt:variant>
        <vt:lpwstr>_ENREF_113</vt:lpwstr>
      </vt:variant>
      <vt:variant>
        <vt:i4>7536698</vt:i4>
      </vt:variant>
      <vt:variant>
        <vt:i4>1550</vt:i4>
      </vt:variant>
      <vt:variant>
        <vt:i4>0</vt:i4>
      </vt:variant>
      <vt:variant>
        <vt:i4>5</vt:i4>
      </vt:variant>
      <vt:variant>
        <vt:lpwstr/>
      </vt:variant>
      <vt:variant>
        <vt:lpwstr>_ENREF_113</vt:lpwstr>
      </vt:variant>
      <vt:variant>
        <vt:i4>7536698</vt:i4>
      </vt:variant>
      <vt:variant>
        <vt:i4>1544</vt:i4>
      </vt:variant>
      <vt:variant>
        <vt:i4>0</vt:i4>
      </vt:variant>
      <vt:variant>
        <vt:i4>5</vt:i4>
      </vt:variant>
      <vt:variant>
        <vt:lpwstr/>
      </vt:variant>
      <vt:variant>
        <vt:lpwstr>_ENREF_113</vt:lpwstr>
      </vt:variant>
      <vt:variant>
        <vt:i4>4784188</vt:i4>
      </vt:variant>
      <vt:variant>
        <vt:i4>1538</vt:i4>
      </vt:variant>
      <vt:variant>
        <vt:i4>0</vt:i4>
      </vt:variant>
      <vt:variant>
        <vt:i4>5</vt:i4>
      </vt:variant>
      <vt:variant>
        <vt:lpwstr/>
      </vt:variant>
      <vt:variant>
        <vt:lpwstr>_ENREF_87</vt:lpwstr>
      </vt:variant>
      <vt:variant>
        <vt:i4>4784189</vt:i4>
      </vt:variant>
      <vt:variant>
        <vt:i4>1532</vt:i4>
      </vt:variant>
      <vt:variant>
        <vt:i4>0</vt:i4>
      </vt:variant>
      <vt:variant>
        <vt:i4>5</vt:i4>
      </vt:variant>
      <vt:variant>
        <vt:lpwstr/>
      </vt:variant>
      <vt:variant>
        <vt:lpwstr>_ENREF_86</vt:lpwstr>
      </vt:variant>
      <vt:variant>
        <vt:i4>4784189</vt:i4>
      </vt:variant>
      <vt:variant>
        <vt:i4>1526</vt:i4>
      </vt:variant>
      <vt:variant>
        <vt:i4>0</vt:i4>
      </vt:variant>
      <vt:variant>
        <vt:i4>5</vt:i4>
      </vt:variant>
      <vt:variant>
        <vt:lpwstr/>
      </vt:variant>
      <vt:variant>
        <vt:lpwstr>_ENREF_86</vt:lpwstr>
      </vt:variant>
      <vt:variant>
        <vt:i4>4784187</vt:i4>
      </vt:variant>
      <vt:variant>
        <vt:i4>1520</vt:i4>
      </vt:variant>
      <vt:variant>
        <vt:i4>0</vt:i4>
      </vt:variant>
      <vt:variant>
        <vt:i4>5</vt:i4>
      </vt:variant>
      <vt:variant>
        <vt:lpwstr/>
      </vt:variant>
      <vt:variant>
        <vt:lpwstr>_ENREF_80</vt:lpwstr>
      </vt:variant>
      <vt:variant>
        <vt:i4>4784187</vt:i4>
      </vt:variant>
      <vt:variant>
        <vt:i4>1514</vt:i4>
      </vt:variant>
      <vt:variant>
        <vt:i4>0</vt:i4>
      </vt:variant>
      <vt:variant>
        <vt:i4>5</vt:i4>
      </vt:variant>
      <vt:variant>
        <vt:lpwstr/>
      </vt:variant>
      <vt:variant>
        <vt:lpwstr>_ENREF_80</vt:lpwstr>
      </vt:variant>
      <vt:variant>
        <vt:i4>4522044</vt:i4>
      </vt:variant>
      <vt:variant>
        <vt:i4>1508</vt:i4>
      </vt:variant>
      <vt:variant>
        <vt:i4>0</vt:i4>
      </vt:variant>
      <vt:variant>
        <vt:i4>5</vt:i4>
      </vt:variant>
      <vt:variant>
        <vt:lpwstr/>
      </vt:variant>
      <vt:variant>
        <vt:lpwstr>_ENREF_47</vt:lpwstr>
      </vt:variant>
      <vt:variant>
        <vt:i4>4587576</vt:i4>
      </vt:variant>
      <vt:variant>
        <vt:i4>1502</vt:i4>
      </vt:variant>
      <vt:variant>
        <vt:i4>0</vt:i4>
      </vt:variant>
      <vt:variant>
        <vt:i4>5</vt:i4>
      </vt:variant>
      <vt:variant>
        <vt:lpwstr/>
      </vt:variant>
      <vt:variant>
        <vt:lpwstr>_ENREF_73</vt:lpwstr>
      </vt:variant>
      <vt:variant>
        <vt:i4>4653118</vt:i4>
      </vt:variant>
      <vt:variant>
        <vt:i4>1496</vt:i4>
      </vt:variant>
      <vt:variant>
        <vt:i4>0</vt:i4>
      </vt:variant>
      <vt:variant>
        <vt:i4>5</vt:i4>
      </vt:variant>
      <vt:variant>
        <vt:lpwstr/>
      </vt:variant>
      <vt:variant>
        <vt:lpwstr>_ENREF_65</vt:lpwstr>
      </vt:variant>
      <vt:variant>
        <vt:i4>4653118</vt:i4>
      </vt:variant>
      <vt:variant>
        <vt:i4>1490</vt:i4>
      </vt:variant>
      <vt:variant>
        <vt:i4>0</vt:i4>
      </vt:variant>
      <vt:variant>
        <vt:i4>5</vt:i4>
      </vt:variant>
      <vt:variant>
        <vt:lpwstr/>
      </vt:variant>
      <vt:variant>
        <vt:lpwstr>_ENREF_65</vt:lpwstr>
      </vt:variant>
      <vt:variant>
        <vt:i4>4653119</vt:i4>
      </vt:variant>
      <vt:variant>
        <vt:i4>1484</vt:i4>
      </vt:variant>
      <vt:variant>
        <vt:i4>0</vt:i4>
      </vt:variant>
      <vt:variant>
        <vt:i4>5</vt:i4>
      </vt:variant>
      <vt:variant>
        <vt:lpwstr/>
      </vt:variant>
      <vt:variant>
        <vt:lpwstr>_ENREF_64</vt:lpwstr>
      </vt:variant>
      <vt:variant>
        <vt:i4>4653112</vt:i4>
      </vt:variant>
      <vt:variant>
        <vt:i4>1476</vt:i4>
      </vt:variant>
      <vt:variant>
        <vt:i4>0</vt:i4>
      </vt:variant>
      <vt:variant>
        <vt:i4>5</vt:i4>
      </vt:variant>
      <vt:variant>
        <vt:lpwstr/>
      </vt:variant>
      <vt:variant>
        <vt:lpwstr>_ENREF_63</vt:lpwstr>
      </vt:variant>
      <vt:variant>
        <vt:i4>4653117</vt:i4>
      </vt:variant>
      <vt:variant>
        <vt:i4>1468</vt:i4>
      </vt:variant>
      <vt:variant>
        <vt:i4>0</vt:i4>
      </vt:variant>
      <vt:variant>
        <vt:i4>5</vt:i4>
      </vt:variant>
      <vt:variant>
        <vt:lpwstr/>
      </vt:variant>
      <vt:variant>
        <vt:lpwstr>_ENREF_66</vt:lpwstr>
      </vt:variant>
      <vt:variant>
        <vt:i4>4194366</vt:i4>
      </vt:variant>
      <vt:variant>
        <vt:i4>1462</vt:i4>
      </vt:variant>
      <vt:variant>
        <vt:i4>0</vt:i4>
      </vt:variant>
      <vt:variant>
        <vt:i4>5</vt:i4>
      </vt:variant>
      <vt:variant>
        <vt:lpwstr/>
      </vt:variant>
      <vt:variant>
        <vt:lpwstr>_ENREF_15</vt:lpwstr>
      </vt:variant>
      <vt:variant>
        <vt:i4>4390962</vt:i4>
      </vt:variant>
      <vt:variant>
        <vt:i4>1456</vt:i4>
      </vt:variant>
      <vt:variant>
        <vt:i4>0</vt:i4>
      </vt:variant>
      <vt:variant>
        <vt:i4>5</vt:i4>
      </vt:variant>
      <vt:variant>
        <vt:lpwstr/>
      </vt:variant>
      <vt:variant>
        <vt:lpwstr>_ENREF_29</vt:lpwstr>
      </vt:variant>
      <vt:variant>
        <vt:i4>4456498</vt:i4>
      </vt:variant>
      <vt:variant>
        <vt:i4>1450</vt:i4>
      </vt:variant>
      <vt:variant>
        <vt:i4>0</vt:i4>
      </vt:variant>
      <vt:variant>
        <vt:i4>5</vt:i4>
      </vt:variant>
      <vt:variant>
        <vt:lpwstr/>
      </vt:variant>
      <vt:variant>
        <vt:lpwstr>_ENREF_59</vt:lpwstr>
      </vt:variant>
      <vt:variant>
        <vt:i4>4718650</vt:i4>
      </vt:variant>
      <vt:variant>
        <vt:i4>1444</vt:i4>
      </vt:variant>
      <vt:variant>
        <vt:i4>0</vt:i4>
      </vt:variant>
      <vt:variant>
        <vt:i4>5</vt:i4>
      </vt:variant>
      <vt:variant>
        <vt:lpwstr/>
      </vt:variant>
      <vt:variant>
        <vt:lpwstr>_ENREF_91</vt:lpwstr>
      </vt:variant>
      <vt:variant>
        <vt:i4>4194361</vt:i4>
      </vt:variant>
      <vt:variant>
        <vt:i4>1438</vt:i4>
      </vt:variant>
      <vt:variant>
        <vt:i4>0</vt:i4>
      </vt:variant>
      <vt:variant>
        <vt:i4>5</vt:i4>
      </vt:variant>
      <vt:variant>
        <vt:lpwstr/>
      </vt:variant>
      <vt:variant>
        <vt:lpwstr>_ENREF_12</vt:lpwstr>
      </vt:variant>
      <vt:variant>
        <vt:i4>4194364</vt:i4>
      </vt:variant>
      <vt:variant>
        <vt:i4>1432</vt:i4>
      </vt:variant>
      <vt:variant>
        <vt:i4>0</vt:i4>
      </vt:variant>
      <vt:variant>
        <vt:i4>5</vt:i4>
      </vt:variant>
      <vt:variant>
        <vt:lpwstr/>
      </vt:variant>
      <vt:variant>
        <vt:lpwstr>_ENREF_17</vt:lpwstr>
      </vt:variant>
      <vt:variant>
        <vt:i4>4194364</vt:i4>
      </vt:variant>
      <vt:variant>
        <vt:i4>1426</vt:i4>
      </vt:variant>
      <vt:variant>
        <vt:i4>0</vt:i4>
      </vt:variant>
      <vt:variant>
        <vt:i4>5</vt:i4>
      </vt:variant>
      <vt:variant>
        <vt:lpwstr/>
      </vt:variant>
      <vt:variant>
        <vt:lpwstr>_ENREF_17</vt:lpwstr>
      </vt:variant>
      <vt:variant>
        <vt:i4>4194364</vt:i4>
      </vt:variant>
      <vt:variant>
        <vt:i4>1420</vt:i4>
      </vt:variant>
      <vt:variant>
        <vt:i4>0</vt:i4>
      </vt:variant>
      <vt:variant>
        <vt:i4>5</vt:i4>
      </vt:variant>
      <vt:variant>
        <vt:lpwstr/>
      </vt:variant>
      <vt:variant>
        <vt:lpwstr>_ENREF_17</vt:lpwstr>
      </vt:variant>
      <vt:variant>
        <vt:i4>4194364</vt:i4>
      </vt:variant>
      <vt:variant>
        <vt:i4>1414</vt:i4>
      </vt:variant>
      <vt:variant>
        <vt:i4>0</vt:i4>
      </vt:variant>
      <vt:variant>
        <vt:i4>5</vt:i4>
      </vt:variant>
      <vt:variant>
        <vt:lpwstr/>
      </vt:variant>
      <vt:variant>
        <vt:lpwstr>_ENREF_17</vt:lpwstr>
      </vt:variant>
      <vt:variant>
        <vt:i4>4325435</vt:i4>
      </vt:variant>
      <vt:variant>
        <vt:i4>1408</vt:i4>
      </vt:variant>
      <vt:variant>
        <vt:i4>0</vt:i4>
      </vt:variant>
      <vt:variant>
        <vt:i4>5</vt:i4>
      </vt:variant>
      <vt:variant>
        <vt:lpwstr/>
      </vt:variant>
      <vt:variant>
        <vt:lpwstr>_ENREF_30</vt:lpwstr>
      </vt:variant>
      <vt:variant>
        <vt:i4>4325435</vt:i4>
      </vt:variant>
      <vt:variant>
        <vt:i4>1402</vt:i4>
      </vt:variant>
      <vt:variant>
        <vt:i4>0</vt:i4>
      </vt:variant>
      <vt:variant>
        <vt:i4>5</vt:i4>
      </vt:variant>
      <vt:variant>
        <vt:lpwstr/>
      </vt:variant>
      <vt:variant>
        <vt:lpwstr>_ENREF_30</vt:lpwstr>
      </vt:variant>
      <vt:variant>
        <vt:i4>4325435</vt:i4>
      </vt:variant>
      <vt:variant>
        <vt:i4>1396</vt:i4>
      </vt:variant>
      <vt:variant>
        <vt:i4>0</vt:i4>
      </vt:variant>
      <vt:variant>
        <vt:i4>5</vt:i4>
      </vt:variant>
      <vt:variant>
        <vt:lpwstr/>
      </vt:variant>
      <vt:variant>
        <vt:lpwstr>_ENREF_30</vt:lpwstr>
      </vt:variant>
      <vt:variant>
        <vt:i4>7929914</vt:i4>
      </vt:variant>
      <vt:variant>
        <vt:i4>1390</vt:i4>
      </vt:variant>
      <vt:variant>
        <vt:i4>0</vt:i4>
      </vt:variant>
      <vt:variant>
        <vt:i4>5</vt:i4>
      </vt:variant>
      <vt:variant>
        <vt:lpwstr/>
      </vt:variant>
      <vt:variant>
        <vt:lpwstr>_ENREF_119</vt:lpwstr>
      </vt:variant>
      <vt:variant>
        <vt:i4>4325439</vt:i4>
      </vt:variant>
      <vt:variant>
        <vt:i4>1384</vt:i4>
      </vt:variant>
      <vt:variant>
        <vt:i4>0</vt:i4>
      </vt:variant>
      <vt:variant>
        <vt:i4>5</vt:i4>
      </vt:variant>
      <vt:variant>
        <vt:lpwstr/>
      </vt:variant>
      <vt:variant>
        <vt:lpwstr>_ENREF_34</vt:lpwstr>
      </vt:variant>
      <vt:variant>
        <vt:i4>4325433</vt:i4>
      </vt:variant>
      <vt:variant>
        <vt:i4>1378</vt:i4>
      </vt:variant>
      <vt:variant>
        <vt:i4>0</vt:i4>
      </vt:variant>
      <vt:variant>
        <vt:i4>5</vt:i4>
      </vt:variant>
      <vt:variant>
        <vt:lpwstr/>
      </vt:variant>
      <vt:variant>
        <vt:lpwstr>_ENREF_32</vt:lpwstr>
      </vt:variant>
      <vt:variant>
        <vt:i4>4522042</vt:i4>
      </vt:variant>
      <vt:variant>
        <vt:i4>1372</vt:i4>
      </vt:variant>
      <vt:variant>
        <vt:i4>0</vt:i4>
      </vt:variant>
      <vt:variant>
        <vt:i4>5</vt:i4>
      </vt:variant>
      <vt:variant>
        <vt:lpwstr/>
      </vt:variant>
      <vt:variant>
        <vt:lpwstr>_ENREF_41</vt:lpwstr>
      </vt:variant>
      <vt:variant>
        <vt:i4>4325426</vt:i4>
      </vt:variant>
      <vt:variant>
        <vt:i4>1366</vt:i4>
      </vt:variant>
      <vt:variant>
        <vt:i4>0</vt:i4>
      </vt:variant>
      <vt:variant>
        <vt:i4>5</vt:i4>
      </vt:variant>
      <vt:variant>
        <vt:lpwstr/>
      </vt:variant>
      <vt:variant>
        <vt:lpwstr>_ENREF_39</vt:lpwstr>
      </vt:variant>
      <vt:variant>
        <vt:i4>4325426</vt:i4>
      </vt:variant>
      <vt:variant>
        <vt:i4>1360</vt:i4>
      </vt:variant>
      <vt:variant>
        <vt:i4>0</vt:i4>
      </vt:variant>
      <vt:variant>
        <vt:i4>5</vt:i4>
      </vt:variant>
      <vt:variant>
        <vt:lpwstr/>
      </vt:variant>
      <vt:variant>
        <vt:lpwstr>_ENREF_39</vt:lpwstr>
      </vt:variant>
      <vt:variant>
        <vt:i4>4390969</vt:i4>
      </vt:variant>
      <vt:variant>
        <vt:i4>1354</vt:i4>
      </vt:variant>
      <vt:variant>
        <vt:i4>0</vt:i4>
      </vt:variant>
      <vt:variant>
        <vt:i4>5</vt:i4>
      </vt:variant>
      <vt:variant>
        <vt:lpwstr/>
      </vt:variant>
      <vt:variant>
        <vt:lpwstr>_ENREF_22</vt:lpwstr>
      </vt:variant>
      <vt:variant>
        <vt:i4>4456505</vt:i4>
      </vt:variant>
      <vt:variant>
        <vt:i4>1348</vt:i4>
      </vt:variant>
      <vt:variant>
        <vt:i4>0</vt:i4>
      </vt:variant>
      <vt:variant>
        <vt:i4>5</vt:i4>
      </vt:variant>
      <vt:variant>
        <vt:lpwstr/>
      </vt:variant>
      <vt:variant>
        <vt:lpwstr>_ENREF_52</vt:lpwstr>
      </vt:variant>
      <vt:variant>
        <vt:i4>7798842</vt:i4>
      </vt:variant>
      <vt:variant>
        <vt:i4>1342</vt:i4>
      </vt:variant>
      <vt:variant>
        <vt:i4>0</vt:i4>
      </vt:variant>
      <vt:variant>
        <vt:i4>5</vt:i4>
      </vt:variant>
      <vt:variant>
        <vt:lpwstr/>
      </vt:variant>
      <vt:variant>
        <vt:lpwstr>_ENREF_117</vt:lpwstr>
      </vt:variant>
      <vt:variant>
        <vt:i4>7733306</vt:i4>
      </vt:variant>
      <vt:variant>
        <vt:i4>1336</vt:i4>
      </vt:variant>
      <vt:variant>
        <vt:i4>0</vt:i4>
      </vt:variant>
      <vt:variant>
        <vt:i4>5</vt:i4>
      </vt:variant>
      <vt:variant>
        <vt:lpwstr/>
      </vt:variant>
      <vt:variant>
        <vt:lpwstr>_ENREF_116</vt:lpwstr>
      </vt:variant>
      <vt:variant>
        <vt:i4>4456499</vt:i4>
      </vt:variant>
      <vt:variant>
        <vt:i4>1330</vt:i4>
      </vt:variant>
      <vt:variant>
        <vt:i4>0</vt:i4>
      </vt:variant>
      <vt:variant>
        <vt:i4>5</vt:i4>
      </vt:variant>
      <vt:variant>
        <vt:lpwstr/>
      </vt:variant>
      <vt:variant>
        <vt:lpwstr>_ENREF_58</vt:lpwstr>
      </vt:variant>
      <vt:variant>
        <vt:i4>4456499</vt:i4>
      </vt:variant>
      <vt:variant>
        <vt:i4>1324</vt:i4>
      </vt:variant>
      <vt:variant>
        <vt:i4>0</vt:i4>
      </vt:variant>
      <vt:variant>
        <vt:i4>5</vt:i4>
      </vt:variant>
      <vt:variant>
        <vt:lpwstr/>
      </vt:variant>
      <vt:variant>
        <vt:lpwstr>_ENREF_58</vt:lpwstr>
      </vt:variant>
      <vt:variant>
        <vt:i4>4456499</vt:i4>
      </vt:variant>
      <vt:variant>
        <vt:i4>1318</vt:i4>
      </vt:variant>
      <vt:variant>
        <vt:i4>0</vt:i4>
      </vt:variant>
      <vt:variant>
        <vt:i4>5</vt:i4>
      </vt:variant>
      <vt:variant>
        <vt:lpwstr/>
      </vt:variant>
      <vt:variant>
        <vt:lpwstr>_ENREF_58</vt:lpwstr>
      </vt:variant>
      <vt:variant>
        <vt:i4>4587577</vt:i4>
      </vt:variant>
      <vt:variant>
        <vt:i4>1312</vt:i4>
      </vt:variant>
      <vt:variant>
        <vt:i4>0</vt:i4>
      </vt:variant>
      <vt:variant>
        <vt:i4>5</vt:i4>
      </vt:variant>
      <vt:variant>
        <vt:lpwstr/>
      </vt:variant>
      <vt:variant>
        <vt:lpwstr>_ENREF_72</vt:lpwstr>
      </vt:variant>
      <vt:variant>
        <vt:i4>4522035</vt:i4>
      </vt:variant>
      <vt:variant>
        <vt:i4>1306</vt:i4>
      </vt:variant>
      <vt:variant>
        <vt:i4>0</vt:i4>
      </vt:variant>
      <vt:variant>
        <vt:i4>5</vt:i4>
      </vt:variant>
      <vt:variant>
        <vt:lpwstr/>
      </vt:variant>
      <vt:variant>
        <vt:lpwstr>_ENREF_48</vt:lpwstr>
      </vt:variant>
      <vt:variant>
        <vt:i4>4718642</vt:i4>
      </vt:variant>
      <vt:variant>
        <vt:i4>1300</vt:i4>
      </vt:variant>
      <vt:variant>
        <vt:i4>0</vt:i4>
      </vt:variant>
      <vt:variant>
        <vt:i4>5</vt:i4>
      </vt:variant>
      <vt:variant>
        <vt:lpwstr/>
      </vt:variant>
      <vt:variant>
        <vt:lpwstr>_ENREF_99</vt:lpwstr>
      </vt:variant>
      <vt:variant>
        <vt:i4>4194366</vt:i4>
      </vt:variant>
      <vt:variant>
        <vt:i4>1297</vt:i4>
      </vt:variant>
      <vt:variant>
        <vt:i4>0</vt:i4>
      </vt:variant>
      <vt:variant>
        <vt:i4>5</vt:i4>
      </vt:variant>
      <vt:variant>
        <vt:lpwstr/>
      </vt:variant>
      <vt:variant>
        <vt:lpwstr>_ENREF_15</vt:lpwstr>
      </vt:variant>
      <vt:variant>
        <vt:i4>4522040</vt:i4>
      </vt:variant>
      <vt:variant>
        <vt:i4>1289</vt:i4>
      </vt:variant>
      <vt:variant>
        <vt:i4>0</vt:i4>
      </vt:variant>
      <vt:variant>
        <vt:i4>5</vt:i4>
      </vt:variant>
      <vt:variant>
        <vt:lpwstr/>
      </vt:variant>
      <vt:variant>
        <vt:lpwstr>_ENREF_43</vt:lpwstr>
      </vt:variant>
      <vt:variant>
        <vt:i4>4522040</vt:i4>
      </vt:variant>
      <vt:variant>
        <vt:i4>1283</vt:i4>
      </vt:variant>
      <vt:variant>
        <vt:i4>0</vt:i4>
      </vt:variant>
      <vt:variant>
        <vt:i4>5</vt:i4>
      </vt:variant>
      <vt:variant>
        <vt:lpwstr/>
      </vt:variant>
      <vt:variant>
        <vt:lpwstr>_ENREF_43</vt:lpwstr>
      </vt:variant>
      <vt:variant>
        <vt:i4>4522040</vt:i4>
      </vt:variant>
      <vt:variant>
        <vt:i4>1277</vt:i4>
      </vt:variant>
      <vt:variant>
        <vt:i4>0</vt:i4>
      </vt:variant>
      <vt:variant>
        <vt:i4>5</vt:i4>
      </vt:variant>
      <vt:variant>
        <vt:lpwstr/>
      </vt:variant>
      <vt:variant>
        <vt:lpwstr>_ENREF_43</vt:lpwstr>
      </vt:variant>
      <vt:variant>
        <vt:i4>4325427</vt:i4>
      </vt:variant>
      <vt:variant>
        <vt:i4>1271</vt:i4>
      </vt:variant>
      <vt:variant>
        <vt:i4>0</vt:i4>
      </vt:variant>
      <vt:variant>
        <vt:i4>5</vt:i4>
      </vt:variant>
      <vt:variant>
        <vt:lpwstr/>
      </vt:variant>
      <vt:variant>
        <vt:lpwstr>_ENREF_38</vt:lpwstr>
      </vt:variant>
      <vt:variant>
        <vt:i4>4587582</vt:i4>
      </vt:variant>
      <vt:variant>
        <vt:i4>1265</vt:i4>
      </vt:variant>
      <vt:variant>
        <vt:i4>0</vt:i4>
      </vt:variant>
      <vt:variant>
        <vt:i4>5</vt:i4>
      </vt:variant>
      <vt:variant>
        <vt:lpwstr/>
      </vt:variant>
      <vt:variant>
        <vt:lpwstr>_ENREF_75</vt:lpwstr>
      </vt:variant>
      <vt:variant>
        <vt:i4>4718643</vt:i4>
      </vt:variant>
      <vt:variant>
        <vt:i4>1259</vt:i4>
      </vt:variant>
      <vt:variant>
        <vt:i4>0</vt:i4>
      </vt:variant>
      <vt:variant>
        <vt:i4>5</vt:i4>
      </vt:variant>
      <vt:variant>
        <vt:lpwstr/>
      </vt:variant>
      <vt:variant>
        <vt:lpwstr>_ENREF_98</vt:lpwstr>
      </vt:variant>
      <vt:variant>
        <vt:i4>4718643</vt:i4>
      </vt:variant>
      <vt:variant>
        <vt:i4>1253</vt:i4>
      </vt:variant>
      <vt:variant>
        <vt:i4>0</vt:i4>
      </vt:variant>
      <vt:variant>
        <vt:i4>5</vt:i4>
      </vt:variant>
      <vt:variant>
        <vt:lpwstr/>
      </vt:variant>
      <vt:variant>
        <vt:lpwstr>_ENREF_98</vt:lpwstr>
      </vt:variant>
      <vt:variant>
        <vt:i4>7864378</vt:i4>
      </vt:variant>
      <vt:variant>
        <vt:i4>1247</vt:i4>
      </vt:variant>
      <vt:variant>
        <vt:i4>0</vt:i4>
      </vt:variant>
      <vt:variant>
        <vt:i4>5</vt:i4>
      </vt:variant>
      <vt:variant>
        <vt:lpwstr/>
      </vt:variant>
      <vt:variant>
        <vt:lpwstr>_ENREF_118</vt:lpwstr>
      </vt:variant>
      <vt:variant>
        <vt:i4>4194355</vt:i4>
      </vt:variant>
      <vt:variant>
        <vt:i4>1241</vt:i4>
      </vt:variant>
      <vt:variant>
        <vt:i4>0</vt:i4>
      </vt:variant>
      <vt:variant>
        <vt:i4>5</vt:i4>
      </vt:variant>
      <vt:variant>
        <vt:lpwstr/>
      </vt:variant>
      <vt:variant>
        <vt:lpwstr>_ENREF_18</vt:lpwstr>
      </vt:variant>
      <vt:variant>
        <vt:i4>4653115</vt:i4>
      </vt:variant>
      <vt:variant>
        <vt:i4>1235</vt:i4>
      </vt:variant>
      <vt:variant>
        <vt:i4>0</vt:i4>
      </vt:variant>
      <vt:variant>
        <vt:i4>5</vt:i4>
      </vt:variant>
      <vt:variant>
        <vt:lpwstr/>
      </vt:variant>
      <vt:variant>
        <vt:lpwstr>_ENREF_60</vt:lpwstr>
      </vt:variant>
      <vt:variant>
        <vt:i4>4653115</vt:i4>
      </vt:variant>
      <vt:variant>
        <vt:i4>1229</vt:i4>
      </vt:variant>
      <vt:variant>
        <vt:i4>0</vt:i4>
      </vt:variant>
      <vt:variant>
        <vt:i4>5</vt:i4>
      </vt:variant>
      <vt:variant>
        <vt:lpwstr/>
      </vt:variant>
      <vt:variant>
        <vt:lpwstr>_ENREF_60</vt:lpwstr>
      </vt:variant>
      <vt:variant>
        <vt:i4>4784186</vt:i4>
      </vt:variant>
      <vt:variant>
        <vt:i4>1223</vt:i4>
      </vt:variant>
      <vt:variant>
        <vt:i4>0</vt:i4>
      </vt:variant>
      <vt:variant>
        <vt:i4>5</vt:i4>
      </vt:variant>
      <vt:variant>
        <vt:lpwstr/>
      </vt:variant>
      <vt:variant>
        <vt:lpwstr>_ENREF_81</vt:lpwstr>
      </vt:variant>
      <vt:variant>
        <vt:i4>4390971</vt:i4>
      </vt:variant>
      <vt:variant>
        <vt:i4>1217</vt:i4>
      </vt:variant>
      <vt:variant>
        <vt:i4>0</vt:i4>
      </vt:variant>
      <vt:variant>
        <vt:i4>5</vt:i4>
      </vt:variant>
      <vt:variant>
        <vt:lpwstr/>
      </vt:variant>
      <vt:variant>
        <vt:lpwstr>_ENREF_20</vt:lpwstr>
      </vt:variant>
      <vt:variant>
        <vt:i4>4390971</vt:i4>
      </vt:variant>
      <vt:variant>
        <vt:i4>1211</vt:i4>
      </vt:variant>
      <vt:variant>
        <vt:i4>0</vt:i4>
      </vt:variant>
      <vt:variant>
        <vt:i4>5</vt:i4>
      </vt:variant>
      <vt:variant>
        <vt:lpwstr/>
      </vt:variant>
      <vt:variant>
        <vt:lpwstr>_ENREF_20</vt:lpwstr>
      </vt:variant>
      <vt:variant>
        <vt:i4>4718650</vt:i4>
      </vt:variant>
      <vt:variant>
        <vt:i4>1205</vt:i4>
      </vt:variant>
      <vt:variant>
        <vt:i4>0</vt:i4>
      </vt:variant>
      <vt:variant>
        <vt:i4>5</vt:i4>
      </vt:variant>
      <vt:variant>
        <vt:lpwstr/>
      </vt:variant>
      <vt:variant>
        <vt:lpwstr>_ENREF_91</vt:lpwstr>
      </vt:variant>
      <vt:variant>
        <vt:i4>4718650</vt:i4>
      </vt:variant>
      <vt:variant>
        <vt:i4>1199</vt:i4>
      </vt:variant>
      <vt:variant>
        <vt:i4>0</vt:i4>
      </vt:variant>
      <vt:variant>
        <vt:i4>5</vt:i4>
      </vt:variant>
      <vt:variant>
        <vt:lpwstr/>
      </vt:variant>
      <vt:variant>
        <vt:lpwstr>_ENREF_91</vt:lpwstr>
      </vt:variant>
      <vt:variant>
        <vt:i4>4784179</vt:i4>
      </vt:variant>
      <vt:variant>
        <vt:i4>1193</vt:i4>
      </vt:variant>
      <vt:variant>
        <vt:i4>0</vt:i4>
      </vt:variant>
      <vt:variant>
        <vt:i4>5</vt:i4>
      </vt:variant>
      <vt:variant>
        <vt:lpwstr/>
      </vt:variant>
      <vt:variant>
        <vt:lpwstr>_ENREF_88</vt:lpwstr>
      </vt:variant>
      <vt:variant>
        <vt:i4>4784179</vt:i4>
      </vt:variant>
      <vt:variant>
        <vt:i4>1185</vt:i4>
      </vt:variant>
      <vt:variant>
        <vt:i4>0</vt:i4>
      </vt:variant>
      <vt:variant>
        <vt:i4>5</vt:i4>
      </vt:variant>
      <vt:variant>
        <vt:lpwstr/>
      </vt:variant>
      <vt:variant>
        <vt:lpwstr>_ENREF_88</vt:lpwstr>
      </vt:variant>
      <vt:variant>
        <vt:i4>4784185</vt:i4>
      </vt:variant>
      <vt:variant>
        <vt:i4>1177</vt:i4>
      </vt:variant>
      <vt:variant>
        <vt:i4>0</vt:i4>
      </vt:variant>
      <vt:variant>
        <vt:i4>5</vt:i4>
      </vt:variant>
      <vt:variant>
        <vt:lpwstr/>
      </vt:variant>
      <vt:variant>
        <vt:lpwstr>_ENREF_82</vt:lpwstr>
      </vt:variant>
      <vt:variant>
        <vt:i4>7602234</vt:i4>
      </vt:variant>
      <vt:variant>
        <vt:i4>1171</vt:i4>
      </vt:variant>
      <vt:variant>
        <vt:i4>0</vt:i4>
      </vt:variant>
      <vt:variant>
        <vt:i4>5</vt:i4>
      </vt:variant>
      <vt:variant>
        <vt:lpwstr/>
      </vt:variant>
      <vt:variant>
        <vt:lpwstr>_ENREF_114</vt:lpwstr>
      </vt:variant>
      <vt:variant>
        <vt:i4>4587583</vt:i4>
      </vt:variant>
      <vt:variant>
        <vt:i4>1165</vt:i4>
      </vt:variant>
      <vt:variant>
        <vt:i4>0</vt:i4>
      </vt:variant>
      <vt:variant>
        <vt:i4>5</vt:i4>
      </vt:variant>
      <vt:variant>
        <vt:lpwstr/>
      </vt:variant>
      <vt:variant>
        <vt:lpwstr>_ENREF_74</vt:lpwstr>
      </vt:variant>
      <vt:variant>
        <vt:i4>4194354</vt:i4>
      </vt:variant>
      <vt:variant>
        <vt:i4>1159</vt:i4>
      </vt:variant>
      <vt:variant>
        <vt:i4>0</vt:i4>
      </vt:variant>
      <vt:variant>
        <vt:i4>5</vt:i4>
      </vt:variant>
      <vt:variant>
        <vt:lpwstr/>
      </vt:variant>
      <vt:variant>
        <vt:lpwstr>_ENREF_19</vt:lpwstr>
      </vt:variant>
      <vt:variant>
        <vt:i4>7405626</vt:i4>
      </vt:variant>
      <vt:variant>
        <vt:i4>1153</vt:i4>
      </vt:variant>
      <vt:variant>
        <vt:i4>0</vt:i4>
      </vt:variant>
      <vt:variant>
        <vt:i4>5</vt:i4>
      </vt:variant>
      <vt:variant>
        <vt:lpwstr/>
      </vt:variant>
      <vt:variant>
        <vt:lpwstr>_ENREF_111</vt:lpwstr>
      </vt:variant>
      <vt:variant>
        <vt:i4>4390973</vt:i4>
      </vt:variant>
      <vt:variant>
        <vt:i4>1147</vt:i4>
      </vt:variant>
      <vt:variant>
        <vt:i4>0</vt:i4>
      </vt:variant>
      <vt:variant>
        <vt:i4>5</vt:i4>
      </vt:variant>
      <vt:variant>
        <vt:lpwstr/>
      </vt:variant>
      <vt:variant>
        <vt:lpwstr>_ENREF_26</vt:lpwstr>
      </vt:variant>
      <vt:variant>
        <vt:i4>4784188</vt:i4>
      </vt:variant>
      <vt:variant>
        <vt:i4>1139</vt:i4>
      </vt:variant>
      <vt:variant>
        <vt:i4>0</vt:i4>
      </vt:variant>
      <vt:variant>
        <vt:i4>5</vt:i4>
      </vt:variant>
      <vt:variant>
        <vt:lpwstr/>
      </vt:variant>
      <vt:variant>
        <vt:lpwstr>_ENREF_87</vt:lpwstr>
      </vt:variant>
      <vt:variant>
        <vt:i4>4784189</vt:i4>
      </vt:variant>
      <vt:variant>
        <vt:i4>1136</vt:i4>
      </vt:variant>
      <vt:variant>
        <vt:i4>0</vt:i4>
      </vt:variant>
      <vt:variant>
        <vt:i4>5</vt:i4>
      </vt:variant>
      <vt:variant>
        <vt:lpwstr/>
      </vt:variant>
      <vt:variant>
        <vt:lpwstr>_ENREF_86</vt:lpwstr>
      </vt:variant>
      <vt:variant>
        <vt:i4>4653113</vt:i4>
      </vt:variant>
      <vt:variant>
        <vt:i4>1128</vt:i4>
      </vt:variant>
      <vt:variant>
        <vt:i4>0</vt:i4>
      </vt:variant>
      <vt:variant>
        <vt:i4>5</vt:i4>
      </vt:variant>
      <vt:variant>
        <vt:lpwstr/>
      </vt:variant>
      <vt:variant>
        <vt:lpwstr>_ENREF_62</vt:lpwstr>
      </vt:variant>
      <vt:variant>
        <vt:i4>4456509</vt:i4>
      </vt:variant>
      <vt:variant>
        <vt:i4>1120</vt:i4>
      </vt:variant>
      <vt:variant>
        <vt:i4>0</vt:i4>
      </vt:variant>
      <vt:variant>
        <vt:i4>5</vt:i4>
      </vt:variant>
      <vt:variant>
        <vt:lpwstr/>
      </vt:variant>
      <vt:variant>
        <vt:lpwstr>_ENREF_56</vt:lpwstr>
      </vt:variant>
      <vt:variant>
        <vt:i4>4456510</vt:i4>
      </vt:variant>
      <vt:variant>
        <vt:i4>1117</vt:i4>
      </vt:variant>
      <vt:variant>
        <vt:i4>0</vt:i4>
      </vt:variant>
      <vt:variant>
        <vt:i4>5</vt:i4>
      </vt:variant>
      <vt:variant>
        <vt:lpwstr/>
      </vt:variant>
      <vt:variant>
        <vt:lpwstr>_ENREF_55</vt:lpwstr>
      </vt:variant>
      <vt:variant>
        <vt:i4>7798843</vt:i4>
      </vt:variant>
      <vt:variant>
        <vt:i4>1109</vt:i4>
      </vt:variant>
      <vt:variant>
        <vt:i4>0</vt:i4>
      </vt:variant>
      <vt:variant>
        <vt:i4>5</vt:i4>
      </vt:variant>
      <vt:variant>
        <vt:lpwstr/>
      </vt:variant>
      <vt:variant>
        <vt:lpwstr>_ENREF_107</vt:lpwstr>
      </vt:variant>
      <vt:variant>
        <vt:i4>7667770</vt:i4>
      </vt:variant>
      <vt:variant>
        <vt:i4>1103</vt:i4>
      </vt:variant>
      <vt:variant>
        <vt:i4>0</vt:i4>
      </vt:variant>
      <vt:variant>
        <vt:i4>5</vt:i4>
      </vt:variant>
      <vt:variant>
        <vt:lpwstr/>
      </vt:variant>
      <vt:variant>
        <vt:lpwstr>_ENREF_115</vt:lpwstr>
      </vt:variant>
      <vt:variant>
        <vt:i4>7667770</vt:i4>
      </vt:variant>
      <vt:variant>
        <vt:i4>1097</vt:i4>
      </vt:variant>
      <vt:variant>
        <vt:i4>0</vt:i4>
      </vt:variant>
      <vt:variant>
        <vt:i4>5</vt:i4>
      </vt:variant>
      <vt:variant>
        <vt:lpwstr/>
      </vt:variant>
      <vt:variant>
        <vt:lpwstr>_ENREF_115</vt:lpwstr>
      </vt:variant>
      <vt:variant>
        <vt:i4>7602234</vt:i4>
      </vt:variant>
      <vt:variant>
        <vt:i4>1091</vt:i4>
      </vt:variant>
      <vt:variant>
        <vt:i4>0</vt:i4>
      </vt:variant>
      <vt:variant>
        <vt:i4>5</vt:i4>
      </vt:variant>
      <vt:variant>
        <vt:lpwstr/>
      </vt:variant>
      <vt:variant>
        <vt:lpwstr>_ENREF_114</vt:lpwstr>
      </vt:variant>
      <vt:variant>
        <vt:i4>4784186</vt:i4>
      </vt:variant>
      <vt:variant>
        <vt:i4>1085</vt:i4>
      </vt:variant>
      <vt:variant>
        <vt:i4>0</vt:i4>
      </vt:variant>
      <vt:variant>
        <vt:i4>5</vt:i4>
      </vt:variant>
      <vt:variant>
        <vt:lpwstr/>
      </vt:variant>
      <vt:variant>
        <vt:lpwstr>_ENREF_81</vt:lpwstr>
      </vt:variant>
      <vt:variant>
        <vt:i4>4784186</vt:i4>
      </vt:variant>
      <vt:variant>
        <vt:i4>1079</vt:i4>
      </vt:variant>
      <vt:variant>
        <vt:i4>0</vt:i4>
      </vt:variant>
      <vt:variant>
        <vt:i4>5</vt:i4>
      </vt:variant>
      <vt:variant>
        <vt:lpwstr/>
      </vt:variant>
      <vt:variant>
        <vt:lpwstr>_ENREF_81</vt:lpwstr>
      </vt:variant>
      <vt:variant>
        <vt:i4>4456459</vt:i4>
      </vt:variant>
      <vt:variant>
        <vt:i4>1073</vt:i4>
      </vt:variant>
      <vt:variant>
        <vt:i4>0</vt:i4>
      </vt:variant>
      <vt:variant>
        <vt:i4>5</vt:i4>
      </vt:variant>
      <vt:variant>
        <vt:lpwstr/>
      </vt:variant>
      <vt:variant>
        <vt:lpwstr>_ENREF_5</vt:lpwstr>
      </vt:variant>
      <vt:variant>
        <vt:i4>4587583</vt:i4>
      </vt:variant>
      <vt:variant>
        <vt:i4>1067</vt:i4>
      </vt:variant>
      <vt:variant>
        <vt:i4>0</vt:i4>
      </vt:variant>
      <vt:variant>
        <vt:i4>5</vt:i4>
      </vt:variant>
      <vt:variant>
        <vt:lpwstr/>
      </vt:variant>
      <vt:variant>
        <vt:lpwstr>_ENREF_74</vt:lpwstr>
      </vt:variant>
      <vt:variant>
        <vt:i4>4718650</vt:i4>
      </vt:variant>
      <vt:variant>
        <vt:i4>1061</vt:i4>
      </vt:variant>
      <vt:variant>
        <vt:i4>0</vt:i4>
      </vt:variant>
      <vt:variant>
        <vt:i4>5</vt:i4>
      </vt:variant>
      <vt:variant>
        <vt:lpwstr/>
      </vt:variant>
      <vt:variant>
        <vt:lpwstr>_ENREF_91</vt:lpwstr>
      </vt:variant>
      <vt:variant>
        <vt:i4>4784185</vt:i4>
      </vt:variant>
      <vt:variant>
        <vt:i4>1058</vt:i4>
      </vt:variant>
      <vt:variant>
        <vt:i4>0</vt:i4>
      </vt:variant>
      <vt:variant>
        <vt:i4>5</vt:i4>
      </vt:variant>
      <vt:variant>
        <vt:lpwstr/>
      </vt:variant>
      <vt:variant>
        <vt:lpwstr>_ENREF_82</vt:lpwstr>
      </vt:variant>
      <vt:variant>
        <vt:i4>4653107</vt:i4>
      </vt:variant>
      <vt:variant>
        <vt:i4>1055</vt:i4>
      </vt:variant>
      <vt:variant>
        <vt:i4>0</vt:i4>
      </vt:variant>
      <vt:variant>
        <vt:i4>5</vt:i4>
      </vt:variant>
      <vt:variant>
        <vt:lpwstr/>
      </vt:variant>
      <vt:variant>
        <vt:lpwstr>_ENREF_68</vt:lpwstr>
      </vt:variant>
      <vt:variant>
        <vt:i4>7602234</vt:i4>
      </vt:variant>
      <vt:variant>
        <vt:i4>1047</vt:i4>
      </vt:variant>
      <vt:variant>
        <vt:i4>0</vt:i4>
      </vt:variant>
      <vt:variant>
        <vt:i4>5</vt:i4>
      </vt:variant>
      <vt:variant>
        <vt:lpwstr/>
      </vt:variant>
      <vt:variant>
        <vt:lpwstr>_ENREF_114</vt:lpwstr>
      </vt:variant>
      <vt:variant>
        <vt:i4>4390923</vt:i4>
      </vt:variant>
      <vt:variant>
        <vt:i4>1044</vt:i4>
      </vt:variant>
      <vt:variant>
        <vt:i4>0</vt:i4>
      </vt:variant>
      <vt:variant>
        <vt:i4>5</vt:i4>
      </vt:variant>
      <vt:variant>
        <vt:lpwstr/>
      </vt:variant>
      <vt:variant>
        <vt:lpwstr>_ENREF_2</vt:lpwstr>
      </vt:variant>
      <vt:variant>
        <vt:i4>4390923</vt:i4>
      </vt:variant>
      <vt:variant>
        <vt:i4>1036</vt:i4>
      </vt:variant>
      <vt:variant>
        <vt:i4>0</vt:i4>
      </vt:variant>
      <vt:variant>
        <vt:i4>5</vt:i4>
      </vt:variant>
      <vt:variant>
        <vt:lpwstr/>
      </vt:variant>
      <vt:variant>
        <vt:lpwstr>_ENREF_2</vt:lpwstr>
      </vt:variant>
      <vt:variant>
        <vt:i4>4390923</vt:i4>
      </vt:variant>
      <vt:variant>
        <vt:i4>1030</vt:i4>
      </vt:variant>
      <vt:variant>
        <vt:i4>0</vt:i4>
      </vt:variant>
      <vt:variant>
        <vt:i4>5</vt:i4>
      </vt:variant>
      <vt:variant>
        <vt:lpwstr/>
      </vt:variant>
      <vt:variant>
        <vt:lpwstr>_ENREF_2</vt:lpwstr>
      </vt:variant>
      <vt:variant>
        <vt:i4>4718650</vt:i4>
      </vt:variant>
      <vt:variant>
        <vt:i4>1024</vt:i4>
      </vt:variant>
      <vt:variant>
        <vt:i4>0</vt:i4>
      </vt:variant>
      <vt:variant>
        <vt:i4>5</vt:i4>
      </vt:variant>
      <vt:variant>
        <vt:lpwstr/>
      </vt:variant>
      <vt:variant>
        <vt:lpwstr>_ENREF_91</vt:lpwstr>
      </vt:variant>
      <vt:variant>
        <vt:i4>4718650</vt:i4>
      </vt:variant>
      <vt:variant>
        <vt:i4>1018</vt:i4>
      </vt:variant>
      <vt:variant>
        <vt:i4>0</vt:i4>
      </vt:variant>
      <vt:variant>
        <vt:i4>5</vt:i4>
      </vt:variant>
      <vt:variant>
        <vt:lpwstr/>
      </vt:variant>
      <vt:variant>
        <vt:lpwstr>_ENREF_91</vt:lpwstr>
      </vt:variant>
      <vt:variant>
        <vt:i4>4718650</vt:i4>
      </vt:variant>
      <vt:variant>
        <vt:i4>1012</vt:i4>
      </vt:variant>
      <vt:variant>
        <vt:i4>0</vt:i4>
      </vt:variant>
      <vt:variant>
        <vt:i4>5</vt:i4>
      </vt:variant>
      <vt:variant>
        <vt:lpwstr/>
      </vt:variant>
      <vt:variant>
        <vt:lpwstr>_ENREF_91</vt:lpwstr>
      </vt:variant>
      <vt:variant>
        <vt:i4>4456459</vt:i4>
      </vt:variant>
      <vt:variant>
        <vt:i4>1006</vt:i4>
      </vt:variant>
      <vt:variant>
        <vt:i4>0</vt:i4>
      </vt:variant>
      <vt:variant>
        <vt:i4>5</vt:i4>
      </vt:variant>
      <vt:variant>
        <vt:lpwstr/>
      </vt:variant>
      <vt:variant>
        <vt:lpwstr>_ENREF_5</vt:lpwstr>
      </vt:variant>
      <vt:variant>
        <vt:i4>4718650</vt:i4>
      </vt:variant>
      <vt:variant>
        <vt:i4>1000</vt:i4>
      </vt:variant>
      <vt:variant>
        <vt:i4>0</vt:i4>
      </vt:variant>
      <vt:variant>
        <vt:i4>5</vt:i4>
      </vt:variant>
      <vt:variant>
        <vt:lpwstr/>
      </vt:variant>
      <vt:variant>
        <vt:lpwstr>_ENREF_91</vt:lpwstr>
      </vt:variant>
      <vt:variant>
        <vt:i4>4718650</vt:i4>
      </vt:variant>
      <vt:variant>
        <vt:i4>994</vt:i4>
      </vt:variant>
      <vt:variant>
        <vt:i4>0</vt:i4>
      </vt:variant>
      <vt:variant>
        <vt:i4>5</vt:i4>
      </vt:variant>
      <vt:variant>
        <vt:lpwstr/>
      </vt:variant>
      <vt:variant>
        <vt:lpwstr>_ENREF_91</vt:lpwstr>
      </vt:variant>
      <vt:variant>
        <vt:i4>4718655</vt:i4>
      </vt:variant>
      <vt:variant>
        <vt:i4>988</vt:i4>
      </vt:variant>
      <vt:variant>
        <vt:i4>0</vt:i4>
      </vt:variant>
      <vt:variant>
        <vt:i4>5</vt:i4>
      </vt:variant>
      <vt:variant>
        <vt:lpwstr/>
      </vt:variant>
      <vt:variant>
        <vt:lpwstr>_ENREF_94</vt:lpwstr>
      </vt:variant>
      <vt:variant>
        <vt:i4>4718655</vt:i4>
      </vt:variant>
      <vt:variant>
        <vt:i4>982</vt:i4>
      </vt:variant>
      <vt:variant>
        <vt:i4>0</vt:i4>
      </vt:variant>
      <vt:variant>
        <vt:i4>5</vt:i4>
      </vt:variant>
      <vt:variant>
        <vt:lpwstr/>
      </vt:variant>
      <vt:variant>
        <vt:lpwstr>_ENREF_94</vt:lpwstr>
      </vt:variant>
      <vt:variant>
        <vt:i4>7602234</vt:i4>
      </vt:variant>
      <vt:variant>
        <vt:i4>976</vt:i4>
      </vt:variant>
      <vt:variant>
        <vt:i4>0</vt:i4>
      </vt:variant>
      <vt:variant>
        <vt:i4>5</vt:i4>
      </vt:variant>
      <vt:variant>
        <vt:lpwstr/>
      </vt:variant>
      <vt:variant>
        <vt:lpwstr>_ENREF_114</vt:lpwstr>
      </vt:variant>
      <vt:variant>
        <vt:i4>7602234</vt:i4>
      </vt:variant>
      <vt:variant>
        <vt:i4>970</vt:i4>
      </vt:variant>
      <vt:variant>
        <vt:i4>0</vt:i4>
      </vt:variant>
      <vt:variant>
        <vt:i4>5</vt:i4>
      </vt:variant>
      <vt:variant>
        <vt:lpwstr/>
      </vt:variant>
      <vt:variant>
        <vt:lpwstr>_ENREF_114</vt:lpwstr>
      </vt:variant>
      <vt:variant>
        <vt:i4>4653107</vt:i4>
      </vt:variant>
      <vt:variant>
        <vt:i4>964</vt:i4>
      </vt:variant>
      <vt:variant>
        <vt:i4>0</vt:i4>
      </vt:variant>
      <vt:variant>
        <vt:i4>5</vt:i4>
      </vt:variant>
      <vt:variant>
        <vt:lpwstr/>
      </vt:variant>
      <vt:variant>
        <vt:lpwstr>_ENREF_68</vt:lpwstr>
      </vt:variant>
      <vt:variant>
        <vt:i4>4653107</vt:i4>
      </vt:variant>
      <vt:variant>
        <vt:i4>958</vt:i4>
      </vt:variant>
      <vt:variant>
        <vt:i4>0</vt:i4>
      </vt:variant>
      <vt:variant>
        <vt:i4>5</vt:i4>
      </vt:variant>
      <vt:variant>
        <vt:lpwstr/>
      </vt:variant>
      <vt:variant>
        <vt:lpwstr>_ENREF_68</vt:lpwstr>
      </vt:variant>
      <vt:variant>
        <vt:i4>4653107</vt:i4>
      </vt:variant>
      <vt:variant>
        <vt:i4>952</vt:i4>
      </vt:variant>
      <vt:variant>
        <vt:i4>0</vt:i4>
      </vt:variant>
      <vt:variant>
        <vt:i4>5</vt:i4>
      </vt:variant>
      <vt:variant>
        <vt:lpwstr/>
      </vt:variant>
      <vt:variant>
        <vt:lpwstr>_ENREF_68</vt:lpwstr>
      </vt:variant>
      <vt:variant>
        <vt:i4>4587583</vt:i4>
      </vt:variant>
      <vt:variant>
        <vt:i4>946</vt:i4>
      </vt:variant>
      <vt:variant>
        <vt:i4>0</vt:i4>
      </vt:variant>
      <vt:variant>
        <vt:i4>5</vt:i4>
      </vt:variant>
      <vt:variant>
        <vt:lpwstr/>
      </vt:variant>
      <vt:variant>
        <vt:lpwstr>_ENREF_74</vt:lpwstr>
      </vt:variant>
      <vt:variant>
        <vt:i4>4587583</vt:i4>
      </vt:variant>
      <vt:variant>
        <vt:i4>940</vt:i4>
      </vt:variant>
      <vt:variant>
        <vt:i4>0</vt:i4>
      </vt:variant>
      <vt:variant>
        <vt:i4>5</vt:i4>
      </vt:variant>
      <vt:variant>
        <vt:lpwstr/>
      </vt:variant>
      <vt:variant>
        <vt:lpwstr>_ENREF_74</vt:lpwstr>
      </vt:variant>
      <vt:variant>
        <vt:i4>4784185</vt:i4>
      </vt:variant>
      <vt:variant>
        <vt:i4>934</vt:i4>
      </vt:variant>
      <vt:variant>
        <vt:i4>0</vt:i4>
      </vt:variant>
      <vt:variant>
        <vt:i4>5</vt:i4>
      </vt:variant>
      <vt:variant>
        <vt:lpwstr/>
      </vt:variant>
      <vt:variant>
        <vt:lpwstr>_ENREF_82</vt:lpwstr>
      </vt:variant>
      <vt:variant>
        <vt:i4>4784185</vt:i4>
      </vt:variant>
      <vt:variant>
        <vt:i4>928</vt:i4>
      </vt:variant>
      <vt:variant>
        <vt:i4>0</vt:i4>
      </vt:variant>
      <vt:variant>
        <vt:i4>5</vt:i4>
      </vt:variant>
      <vt:variant>
        <vt:lpwstr/>
      </vt:variant>
      <vt:variant>
        <vt:lpwstr>_ENREF_82</vt:lpwstr>
      </vt:variant>
      <vt:variant>
        <vt:i4>4784185</vt:i4>
      </vt:variant>
      <vt:variant>
        <vt:i4>922</vt:i4>
      </vt:variant>
      <vt:variant>
        <vt:i4>0</vt:i4>
      </vt:variant>
      <vt:variant>
        <vt:i4>5</vt:i4>
      </vt:variant>
      <vt:variant>
        <vt:lpwstr/>
      </vt:variant>
      <vt:variant>
        <vt:lpwstr>_ENREF_82</vt:lpwstr>
      </vt:variant>
      <vt:variant>
        <vt:i4>7405627</vt:i4>
      </vt:variant>
      <vt:variant>
        <vt:i4>916</vt:i4>
      </vt:variant>
      <vt:variant>
        <vt:i4>0</vt:i4>
      </vt:variant>
      <vt:variant>
        <vt:i4>5</vt:i4>
      </vt:variant>
      <vt:variant>
        <vt:lpwstr/>
      </vt:variant>
      <vt:variant>
        <vt:lpwstr>_ENREF_101</vt:lpwstr>
      </vt:variant>
      <vt:variant>
        <vt:i4>7340091</vt:i4>
      </vt:variant>
      <vt:variant>
        <vt:i4>910</vt:i4>
      </vt:variant>
      <vt:variant>
        <vt:i4>0</vt:i4>
      </vt:variant>
      <vt:variant>
        <vt:i4>5</vt:i4>
      </vt:variant>
      <vt:variant>
        <vt:lpwstr/>
      </vt:variant>
      <vt:variant>
        <vt:lpwstr>_ENREF_100</vt:lpwstr>
      </vt:variant>
      <vt:variant>
        <vt:i4>7340091</vt:i4>
      </vt:variant>
      <vt:variant>
        <vt:i4>904</vt:i4>
      </vt:variant>
      <vt:variant>
        <vt:i4>0</vt:i4>
      </vt:variant>
      <vt:variant>
        <vt:i4>5</vt:i4>
      </vt:variant>
      <vt:variant>
        <vt:lpwstr/>
      </vt:variant>
      <vt:variant>
        <vt:lpwstr>_ENREF_100</vt:lpwstr>
      </vt:variant>
      <vt:variant>
        <vt:i4>7405627</vt:i4>
      </vt:variant>
      <vt:variant>
        <vt:i4>898</vt:i4>
      </vt:variant>
      <vt:variant>
        <vt:i4>0</vt:i4>
      </vt:variant>
      <vt:variant>
        <vt:i4>5</vt:i4>
      </vt:variant>
      <vt:variant>
        <vt:lpwstr/>
      </vt:variant>
      <vt:variant>
        <vt:lpwstr>_ENREF_101</vt:lpwstr>
      </vt:variant>
      <vt:variant>
        <vt:i4>7340091</vt:i4>
      </vt:variant>
      <vt:variant>
        <vt:i4>892</vt:i4>
      </vt:variant>
      <vt:variant>
        <vt:i4>0</vt:i4>
      </vt:variant>
      <vt:variant>
        <vt:i4>5</vt:i4>
      </vt:variant>
      <vt:variant>
        <vt:lpwstr/>
      </vt:variant>
      <vt:variant>
        <vt:lpwstr>_ENREF_100</vt:lpwstr>
      </vt:variant>
      <vt:variant>
        <vt:i4>4456504</vt:i4>
      </vt:variant>
      <vt:variant>
        <vt:i4>886</vt:i4>
      </vt:variant>
      <vt:variant>
        <vt:i4>0</vt:i4>
      </vt:variant>
      <vt:variant>
        <vt:i4>5</vt:i4>
      </vt:variant>
      <vt:variant>
        <vt:lpwstr/>
      </vt:variant>
      <vt:variant>
        <vt:lpwstr>_ENREF_53</vt:lpwstr>
      </vt:variant>
      <vt:variant>
        <vt:i4>4522034</vt:i4>
      </vt:variant>
      <vt:variant>
        <vt:i4>883</vt:i4>
      </vt:variant>
      <vt:variant>
        <vt:i4>0</vt:i4>
      </vt:variant>
      <vt:variant>
        <vt:i4>5</vt:i4>
      </vt:variant>
      <vt:variant>
        <vt:lpwstr/>
      </vt:variant>
      <vt:variant>
        <vt:lpwstr>_ENREF_49</vt:lpwstr>
      </vt:variant>
      <vt:variant>
        <vt:i4>4194315</vt:i4>
      </vt:variant>
      <vt:variant>
        <vt:i4>880</vt:i4>
      </vt:variant>
      <vt:variant>
        <vt:i4>0</vt:i4>
      </vt:variant>
      <vt:variant>
        <vt:i4>5</vt:i4>
      </vt:variant>
      <vt:variant>
        <vt:lpwstr/>
      </vt:variant>
      <vt:variant>
        <vt:lpwstr>_ENREF_1</vt:lpwstr>
      </vt:variant>
      <vt:variant>
        <vt:i4>7405627</vt:i4>
      </vt:variant>
      <vt:variant>
        <vt:i4>872</vt:i4>
      </vt:variant>
      <vt:variant>
        <vt:i4>0</vt:i4>
      </vt:variant>
      <vt:variant>
        <vt:i4>5</vt:i4>
      </vt:variant>
      <vt:variant>
        <vt:lpwstr/>
      </vt:variant>
      <vt:variant>
        <vt:lpwstr>_ENREF_101</vt:lpwstr>
      </vt:variant>
      <vt:variant>
        <vt:i4>7340091</vt:i4>
      </vt:variant>
      <vt:variant>
        <vt:i4>869</vt:i4>
      </vt:variant>
      <vt:variant>
        <vt:i4>0</vt:i4>
      </vt:variant>
      <vt:variant>
        <vt:i4>5</vt:i4>
      </vt:variant>
      <vt:variant>
        <vt:lpwstr/>
      </vt:variant>
      <vt:variant>
        <vt:lpwstr>_ENREF_100</vt:lpwstr>
      </vt:variant>
      <vt:variant>
        <vt:i4>4325434</vt:i4>
      </vt:variant>
      <vt:variant>
        <vt:i4>861</vt:i4>
      </vt:variant>
      <vt:variant>
        <vt:i4>0</vt:i4>
      </vt:variant>
      <vt:variant>
        <vt:i4>5</vt:i4>
      </vt:variant>
      <vt:variant>
        <vt:lpwstr/>
      </vt:variant>
      <vt:variant>
        <vt:lpwstr>_ENREF_31</vt:lpwstr>
      </vt:variant>
      <vt:variant>
        <vt:i4>7340091</vt:i4>
      </vt:variant>
      <vt:variant>
        <vt:i4>855</vt:i4>
      </vt:variant>
      <vt:variant>
        <vt:i4>0</vt:i4>
      </vt:variant>
      <vt:variant>
        <vt:i4>5</vt:i4>
      </vt:variant>
      <vt:variant>
        <vt:lpwstr/>
      </vt:variant>
      <vt:variant>
        <vt:lpwstr>_ENREF_100</vt:lpwstr>
      </vt:variant>
      <vt:variant>
        <vt:i4>7340091</vt:i4>
      </vt:variant>
      <vt:variant>
        <vt:i4>849</vt:i4>
      </vt:variant>
      <vt:variant>
        <vt:i4>0</vt:i4>
      </vt:variant>
      <vt:variant>
        <vt:i4>5</vt:i4>
      </vt:variant>
      <vt:variant>
        <vt:lpwstr/>
      </vt:variant>
      <vt:variant>
        <vt:lpwstr>_ENREF_100</vt:lpwstr>
      </vt:variant>
      <vt:variant>
        <vt:i4>4587531</vt:i4>
      </vt:variant>
      <vt:variant>
        <vt:i4>843</vt:i4>
      </vt:variant>
      <vt:variant>
        <vt:i4>0</vt:i4>
      </vt:variant>
      <vt:variant>
        <vt:i4>5</vt:i4>
      </vt:variant>
      <vt:variant>
        <vt:lpwstr/>
      </vt:variant>
      <vt:variant>
        <vt:lpwstr>_ENREF_7</vt:lpwstr>
      </vt:variant>
      <vt:variant>
        <vt:i4>7471163</vt:i4>
      </vt:variant>
      <vt:variant>
        <vt:i4>837</vt:i4>
      </vt:variant>
      <vt:variant>
        <vt:i4>0</vt:i4>
      </vt:variant>
      <vt:variant>
        <vt:i4>5</vt:i4>
      </vt:variant>
      <vt:variant>
        <vt:lpwstr/>
      </vt:variant>
      <vt:variant>
        <vt:lpwstr>_ENREF_102</vt:lpwstr>
      </vt:variant>
      <vt:variant>
        <vt:i4>4325387</vt:i4>
      </vt:variant>
      <vt:variant>
        <vt:i4>834</vt:i4>
      </vt:variant>
      <vt:variant>
        <vt:i4>0</vt:i4>
      </vt:variant>
      <vt:variant>
        <vt:i4>5</vt:i4>
      </vt:variant>
      <vt:variant>
        <vt:lpwstr/>
      </vt:variant>
      <vt:variant>
        <vt:lpwstr>_ENREF_3</vt:lpwstr>
      </vt:variant>
      <vt:variant>
        <vt:i4>4390968</vt:i4>
      </vt:variant>
      <vt:variant>
        <vt:i4>826</vt:i4>
      </vt:variant>
      <vt:variant>
        <vt:i4>0</vt:i4>
      </vt:variant>
      <vt:variant>
        <vt:i4>5</vt:i4>
      </vt:variant>
      <vt:variant>
        <vt:lpwstr/>
      </vt:variant>
      <vt:variant>
        <vt:lpwstr>_ENREF_23</vt:lpwstr>
      </vt:variant>
      <vt:variant>
        <vt:i4>4587578</vt:i4>
      </vt:variant>
      <vt:variant>
        <vt:i4>820</vt:i4>
      </vt:variant>
      <vt:variant>
        <vt:i4>0</vt:i4>
      </vt:variant>
      <vt:variant>
        <vt:i4>5</vt:i4>
      </vt:variant>
      <vt:variant>
        <vt:lpwstr/>
      </vt:variant>
      <vt:variant>
        <vt:lpwstr>_ENREF_71</vt:lpwstr>
      </vt:variant>
      <vt:variant>
        <vt:i4>4587579</vt:i4>
      </vt:variant>
      <vt:variant>
        <vt:i4>817</vt:i4>
      </vt:variant>
      <vt:variant>
        <vt:i4>0</vt:i4>
      </vt:variant>
      <vt:variant>
        <vt:i4>5</vt:i4>
      </vt:variant>
      <vt:variant>
        <vt:lpwstr/>
      </vt:variant>
      <vt:variant>
        <vt:lpwstr>_ENREF_70</vt:lpwstr>
      </vt:variant>
      <vt:variant>
        <vt:i4>7536699</vt:i4>
      </vt:variant>
      <vt:variant>
        <vt:i4>809</vt:i4>
      </vt:variant>
      <vt:variant>
        <vt:i4>0</vt:i4>
      </vt:variant>
      <vt:variant>
        <vt:i4>5</vt:i4>
      </vt:variant>
      <vt:variant>
        <vt:lpwstr/>
      </vt:variant>
      <vt:variant>
        <vt:lpwstr>_ENREF_103</vt:lpwstr>
      </vt:variant>
      <vt:variant>
        <vt:i4>7536699</vt:i4>
      </vt:variant>
      <vt:variant>
        <vt:i4>803</vt:i4>
      </vt:variant>
      <vt:variant>
        <vt:i4>0</vt:i4>
      </vt:variant>
      <vt:variant>
        <vt:i4>5</vt:i4>
      </vt:variant>
      <vt:variant>
        <vt:lpwstr/>
      </vt:variant>
      <vt:variant>
        <vt:lpwstr>_ENREF_103</vt:lpwstr>
      </vt:variant>
      <vt:variant>
        <vt:i4>4325432</vt:i4>
      </vt:variant>
      <vt:variant>
        <vt:i4>797</vt:i4>
      </vt:variant>
      <vt:variant>
        <vt:i4>0</vt:i4>
      </vt:variant>
      <vt:variant>
        <vt:i4>5</vt:i4>
      </vt:variant>
      <vt:variant>
        <vt:lpwstr/>
      </vt:variant>
      <vt:variant>
        <vt:lpwstr>_ENREF_33</vt:lpwstr>
      </vt:variant>
      <vt:variant>
        <vt:i4>4587531</vt:i4>
      </vt:variant>
      <vt:variant>
        <vt:i4>791</vt:i4>
      </vt:variant>
      <vt:variant>
        <vt:i4>0</vt:i4>
      </vt:variant>
      <vt:variant>
        <vt:i4>5</vt:i4>
      </vt:variant>
      <vt:variant>
        <vt:lpwstr/>
      </vt:variant>
      <vt:variant>
        <vt:lpwstr>_ENREF_7</vt:lpwstr>
      </vt:variant>
      <vt:variant>
        <vt:i4>4325432</vt:i4>
      </vt:variant>
      <vt:variant>
        <vt:i4>785</vt:i4>
      </vt:variant>
      <vt:variant>
        <vt:i4>0</vt:i4>
      </vt:variant>
      <vt:variant>
        <vt:i4>5</vt:i4>
      </vt:variant>
      <vt:variant>
        <vt:lpwstr/>
      </vt:variant>
      <vt:variant>
        <vt:lpwstr>_ENREF_33</vt:lpwstr>
      </vt:variant>
      <vt:variant>
        <vt:i4>4325432</vt:i4>
      </vt:variant>
      <vt:variant>
        <vt:i4>779</vt:i4>
      </vt:variant>
      <vt:variant>
        <vt:i4>0</vt:i4>
      </vt:variant>
      <vt:variant>
        <vt:i4>5</vt:i4>
      </vt:variant>
      <vt:variant>
        <vt:lpwstr/>
      </vt:variant>
      <vt:variant>
        <vt:lpwstr>_ENREF_33</vt:lpwstr>
      </vt:variant>
      <vt:variant>
        <vt:i4>7471163</vt:i4>
      </vt:variant>
      <vt:variant>
        <vt:i4>773</vt:i4>
      </vt:variant>
      <vt:variant>
        <vt:i4>0</vt:i4>
      </vt:variant>
      <vt:variant>
        <vt:i4>5</vt:i4>
      </vt:variant>
      <vt:variant>
        <vt:lpwstr/>
      </vt:variant>
      <vt:variant>
        <vt:lpwstr>_ENREF_102</vt:lpwstr>
      </vt:variant>
      <vt:variant>
        <vt:i4>7471163</vt:i4>
      </vt:variant>
      <vt:variant>
        <vt:i4>767</vt:i4>
      </vt:variant>
      <vt:variant>
        <vt:i4>0</vt:i4>
      </vt:variant>
      <vt:variant>
        <vt:i4>5</vt:i4>
      </vt:variant>
      <vt:variant>
        <vt:lpwstr/>
      </vt:variant>
      <vt:variant>
        <vt:lpwstr>_ENREF_102</vt:lpwstr>
      </vt:variant>
      <vt:variant>
        <vt:i4>4325387</vt:i4>
      </vt:variant>
      <vt:variant>
        <vt:i4>761</vt:i4>
      </vt:variant>
      <vt:variant>
        <vt:i4>0</vt:i4>
      </vt:variant>
      <vt:variant>
        <vt:i4>5</vt:i4>
      </vt:variant>
      <vt:variant>
        <vt:lpwstr/>
      </vt:variant>
      <vt:variant>
        <vt:lpwstr>_ENREF_3</vt:lpwstr>
      </vt:variant>
      <vt:variant>
        <vt:i4>7733307</vt:i4>
      </vt:variant>
      <vt:variant>
        <vt:i4>755</vt:i4>
      </vt:variant>
      <vt:variant>
        <vt:i4>0</vt:i4>
      </vt:variant>
      <vt:variant>
        <vt:i4>5</vt:i4>
      </vt:variant>
      <vt:variant>
        <vt:lpwstr/>
      </vt:variant>
      <vt:variant>
        <vt:lpwstr>_ENREF_106</vt:lpwstr>
      </vt:variant>
      <vt:variant>
        <vt:i4>7733307</vt:i4>
      </vt:variant>
      <vt:variant>
        <vt:i4>749</vt:i4>
      </vt:variant>
      <vt:variant>
        <vt:i4>0</vt:i4>
      </vt:variant>
      <vt:variant>
        <vt:i4>5</vt:i4>
      </vt:variant>
      <vt:variant>
        <vt:lpwstr/>
      </vt:variant>
      <vt:variant>
        <vt:lpwstr>_ENREF_106</vt:lpwstr>
      </vt:variant>
      <vt:variant>
        <vt:i4>4325387</vt:i4>
      </vt:variant>
      <vt:variant>
        <vt:i4>743</vt:i4>
      </vt:variant>
      <vt:variant>
        <vt:i4>0</vt:i4>
      </vt:variant>
      <vt:variant>
        <vt:i4>5</vt:i4>
      </vt:variant>
      <vt:variant>
        <vt:lpwstr/>
      </vt:variant>
      <vt:variant>
        <vt:lpwstr>_ENREF_3</vt:lpwstr>
      </vt:variant>
      <vt:variant>
        <vt:i4>4587531</vt:i4>
      </vt:variant>
      <vt:variant>
        <vt:i4>737</vt:i4>
      </vt:variant>
      <vt:variant>
        <vt:i4>0</vt:i4>
      </vt:variant>
      <vt:variant>
        <vt:i4>5</vt:i4>
      </vt:variant>
      <vt:variant>
        <vt:lpwstr/>
      </vt:variant>
      <vt:variant>
        <vt:lpwstr>_ENREF_7</vt:lpwstr>
      </vt:variant>
      <vt:variant>
        <vt:i4>4784139</vt:i4>
      </vt:variant>
      <vt:variant>
        <vt:i4>731</vt:i4>
      </vt:variant>
      <vt:variant>
        <vt:i4>0</vt:i4>
      </vt:variant>
      <vt:variant>
        <vt:i4>5</vt:i4>
      </vt:variant>
      <vt:variant>
        <vt:lpwstr/>
      </vt:variant>
      <vt:variant>
        <vt:lpwstr>_ENREF_8</vt:lpwstr>
      </vt:variant>
      <vt:variant>
        <vt:i4>4718603</vt:i4>
      </vt:variant>
      <vt:variant>
        <vt:i4>725</vt:i4>
      </vt:variant>
      <vt:variant>
        <vt:i4>0</vt:i4>
      </vt:variant>
      <vt:variant>
        <vt:i4>5</vt:i4>
      </vt:variant>
      <vt:variant>
        <vt:lpwstr/>
      </vt:variant>
      <vt:variant>
        <vt:lpwstr>_ENREF_9</vt:lpwstr>
      </vt:variant>
      <vt:variant>
        <vt:i4>4784186</vt:i4>
      </vt:variant>
      <vt:variant>
        <vt:i4>719</vt:i4>
      </vt:variant>
      <vt:variant>
        <vt:i4>0</vt:i4>
      </vt:variant>
      <vt:variant>
        <vt:i4>5</vt:i4>
      </vt:variant>
      <vt:variant>
        <vt:lpwstr/>
      </vt:variant>
      <vt:variant>
        <vt:lpwstr>_ENREF_81</vt:lpwstr>
      </vt:variant>
      <vt:variant>
        <vt:i4>4522047</vt:i4>
      </vt:variant>
      <vt:variant>
        <vt:i4>713</vt:i4>
      </vt:variant>
      <vt:variant>
        <vt:i4>0</vt:i4>
      </vt:variant>
      <vt:variant>
        <vt:i4>5</vt:i4>
      </vt:variant>
      <vt:variant>
        <vt:lpwstr/>
      </vt:variant>
      <vt:variant>
        <vt:lpwstr>_ENREF_44</vt:lpwstr>
      </vt:variant>
      <vt:variant>
        <vt:i4>7667771</vt:i4>
      </vt:variant>
      <vt:variant>
        <vt:i4>707</vt:i4>
      </vt:variant>
      <vt:variant>
        <vt:i4>0</vt:i4>
      </vt:variant>
      <vt:variant>
        <vt:i4>5</vt:i4>
      </vt:variant>
      <vt:variant>
        <vt:lpwstr/>
      </vt:variant>
      <vt:variant>
        <vt:lpwstr>_ENREF_105</vt:lpwstr>
      </vt:variant>
      <vt:variant>
        <vt:i4>7667771</vt:i4>
      </vt:variant>
      <vt:variant>
        <vt:i4>701</vt:i4>
      </vt:variant>
      <vt:variant>
        <vt:i4>0</vt:i4>
      </vt:variant>
      <vt:variant>
        <vt:i4>5</vt:i4>
      </vt:variant>
      <vt:variant>
        <vt:lpwstr/>
      </vt:variant>
      <vt:variant>
        <vt:lpwstr>_ENREF_105</vt:lpwstr>
      </vt:variant>
      <vt:variant>
        <vt:i4>4653067</vt:i4>
      </vt:variant>
      <vt:variant>
        <vt:i4>695</vt:i4>
      </vt:variant>
      <vt:variant>
        <vt:i4>0</vt:i4>
      </vt:variant>
      <vt:variant>
        <vt:i4>5</vt:i4>
      </vt:variant>
      <vt:variant>
        <vt:lpwstr/>
      </vt:variant>
      <vt:variant>
        <vt:lpwstr>_ENREF_6</vt:lpwstr>
      </vt:variant>
      <vt:variant>
        <vt:i4>4456459</vt:i4>
      </vt:variant>
      <vt:variant>
        <vt:i4>689</vt:i4>
      </vt:variant>
      <vt:variant>
        <vt:i4>0</vt:i4>
      </vt:variant>
      <vt:variant>
        <vt:i4>5</vt:i4>
      </vt:variant>
      <vt:variant>
        <vt:lpwstr/>
      </vt:variant>
      <vt:variant>
        <vt:lpwstr>_ENREF_5</vt:lpwstr>
      </vt:variant>
      <vt:variant>
        <vt:i4>4521995</vt:i4>
      </vt:variant>
      <vt:variant>
        <vt:i4>683</vt:i4>
      </vt:variant>
      <vt:variant>
        <vt:i4>0</vt:i4>
      </vt:variant>
      <vt:variant>
        <vt:i4>5</vt:i4>
      </vt:variant>
      <vt:variant>
        <vt:lpwstr/>
      </vt:variant>
      <vt:variant>
        <vt:lpwstr>_ENREF_4</vt:lpwstr>
      </vt:variant>
      <vt:variant>
        <vt:i4>4522041</vt:i4>
      </vt:variant>
      <vt:variant>
        <vt:i4>677</vt:i4>
      </vt:variant>
      <vt:variant>
        <vt:i4>0</vt:i4>
      </vt:variant>
      <vt:variant>
        <vt:i4>5</vt:i4>
      </vt:variant>
      <vt:variant>
        <vt:lpwstr/>
      </vt:variant>
      <vt:variant>
        <vt:lpwstr>_ENREF_42</vt:lpwstr>
      </vt:variant>
      <vt:variant>
        <vt:i4>7602235</vt:i4>
      </vt:variant>
      <vt:variant>
        <vt:i4>669</vt:i4>
      </vt:variant>
      <vt:variant>
        <vt:i4>0</vt:i4>
      </vt:variant>
      <vt:variant>
        <vt:i4>5</vt:i4>
      </vt:variant>
      <vt:variant>
        <vt:lpwstr/>
      </vt:variant>
      <vt:variant>
        <vt:lpwstr>_ENREF_104</vt:lpwstr>
      </vt:variant>
      <vt:variant>
        <vt:i4>4390970</vt:i4>
      </vt:variant>
      <vt:variant>
        <vt:i4>661</vt:i4>
      </vt:variant>
      <vt:variant>
        <vt:i4>0</vt:i4>
      </vt:variant>
      <vt:variant>
        <vt:i4>5</vt:i4>
      </vt:variant>
      <vt:variant>
        <vt:lpwstr/>
      </vt:variant>
      <vt:variant>
        <vt:lpwstr>_ENREF_21</vt:lpwstr>
      </vt:variant>
      <vt:variant>
        <vt:i4>4194360</vt:i4>
      </vt:variant>
      <vt:variant>
        <vt:i4>655</vt:i4>
      </vt:variant>
      <vt:variant>
        <vt:i4>0</vt:i4>
      </vt:variant>
      <vt:variant>
        <vt:i4>5</vt:i4>
      </vt:variant>
      <vt:variant>
        <vt:lpwstr/>
      </vt:variant>
      <vt:variant>
        <vt:lpwstr>_ENREF_13</vt:lpwstr>
      </vt:variant>
      <vt:variant>
        <vt:i4>4194362</vt:i4>
      </vt:variant>
      <vt:variant>
        <vt:i4>649</vt:i4>
      </vt:variant>
      <vt:variant>
        <vt:i4>0</vt:i4>
      </vt:variant>
      <vt:variant>
        <vt:i4>5</vt:i4>
      </vt:variant>
      <vt:variant>
        <vt:lpwstr/>
      </vt:variant>
      <vt:variant>
        <vt:lpwstr>_ENREF_11</vt:lpwstr>
      </vt:variant>
      <vt:variant>
        <vt:i4>4325438</vt:i4>
      </vt:variant>
      <vt:variant>
        <vt:i4>643</vt:i4>
      </vt:variant>
      <vt:variant>
        <vt:i4>0</vt:i4>
      </vt:variant>
      <vt:variant>
        <vt:i4>5</vt:i4>
      </vt:variant>
      <vt:variant>
        <vt:lpwstr/>
      </vt:variant>
      <vt:variant>
        <vt:lpwstr>_ENREF_35</vt:lpwstr>
      </vt:variant>
      <vt:variant>
        <vt:i4>4325438</vt:i4>
      </vt:variant>
      <vt:variant>
        <vt:i4>637</vt:i4>
      </vt:variant>
      <vt:variant>
        <vt:i4>0</vt:i4>
      </vt:variant>
      <vt:variant>
        <vt:i4>5</vt:i4>
      </vt:variant>
      <vt:variant>
        <vt:lpwstr/>
      </vt:variant>
      <vt:variant>
        <vt:lpwstr>_ENREF_35</vt:lpwstr>
      </vt:variant>
      <vt:variant>
        <vt:i4>4456507</vt:i4>
      </vt:variant>
      <vt:variant>
        <vt:i4>631</vt:i4>
      </vt:variant>
      <vt:variant>
        <vt:i4>0</vt:i4>
      </vt:variant>
      <vt:variant>
        <vt:i4>5</vt:i4>
      </vt:variant>
      <vt:variant>
        <vt:lpwstr/>
      </vt:variant>
      <vt:variant>
        <vt:lpwstr>_ENREF_50</vt:lpwstr>
      </vt:variant>
      <vt:variant>
        <vt:i4>4456506</vt:i4>
      </vt:variant>
      <vt:variant>
        <vt:i4>623</vt:i4>
      </vt:variant>
      <vt:variant>
        <vt:i4>0</vt:i4>
      </vt:variant>
      <vt:variant>
        <vt:i4>5</vt:i4>
      </vt:variant>
      <vt:variant>
        <vt:lpwstr/>
      </vt:variant>
      <vt:variant>
        <vt:lpwstr>_ENREF_51</vt:lpwstr>
      </vt:variant>
      <vt:variant>
        <vt:i4>4522045</vt:i4>
      </vt:variant>
      <vt:variant>
        <vt:i4>617</vt:i4>
      </vt:variant>
      <vt:variant>
        <vt:i4>0</vt:i4>
      </vt:variant>
      <vt:variant>
        <vt:i4>5</vt:i4>
      </vt:variant>
      <vt:variant>
        <vt:lpwstr/>
      </vt:variant>
      <vt:variant>
        <vt:lpwstr>_ENREF_46</vt:lpwstr>
      </vt:variant>
      <vt:variant>
        <vt:i4>4718654</vt:i4>
      </vt:variant>
      <vt:variant>
        <vt:i4>609</vt:i4>
      </vt:variant>
      <vt:variant>
        <vt:i4>0</vt:i4>
      </vt:variant>
      <vt:variant>
        <vt:i4>5</vt:i4>
      </vt:variant>
      <vt:variant>
        <vt:lpwstr/>
      </vt:variant>
      <vt:variant>
        <vt:lpwstr>_ENREF_95</vt:lpwstr>
      </vt:variant>
      <vt:variant>
        <vt:i4>4718654</vt:i4>
      </vt:variant>
      <vt:variant>
        <vt:i4>599</vt:i4>
      </vt:variant>
      <vt:variant>
        <vt:i4>0</vt:i4>
      </vt:variant>
      <vt:variant>
        <vt:i4>5</vt:i4>
      </vt:variant>
      <vt:variant>
        <vt:lpwstr/>
      </vt:variant>
      <vt:variant>
        <vt:lpwstr>_ENREF_95</vt:lpwstr>
      </vt:variant>
      <vt:variant>
        <vt:i4>4718648</vt:i4>
      </vt:variant>
      <vt:variant>
        <vt:i4>589</vt:i4>
      </vt:variant>
      <vt:variant>
        <vt:i4>0</vt:i4>
      </vt:variant>
      <vt:variant>
        <vt:i4>5</vt:i4>
      </vt:variant>
      <vt:variant>
        <vt:lpwstr/>
      </vt:variant>
      <vt:variant>
        <vt:lpwstr>_ENREF_93</vt:lpwstr>
      </vt:variant>
      <vt:variant>
        <vt:i4>4325427</vt:i4>
      </vt:variant>
      <vt:variant>
        <vt:i4>581</vt:i4>
      </vt:variant>
      <vt:variant>
        <vt:i4>0</vt:i4>
      </vt:variant>
      <vt:variant>
        <vt:i4>5</vt:i4>
      </vt:variant>
      <vt:variant>
        <vt:lpwstr/>
      </vt:variant>
      <vt:variant>
        <vt:lpwstr>_ENREF_38</vt:lpwstr>
      </vt:variant>
      <vt:variant>
        <vt:i4>4325437</vt:i4>
      </vt:variant>
      <vt:variant>
        <vt:i4>575</vt:i4>
      </vt:variant>
      <vt:variant>
        <vt:i4>0</vt:i4>
      </vt:variant>
      <vt:variant>
        <vt:i4>5</vt:i4>
      </vt:variant>
      <vt:variant>
        <vt:lpwstr/>
      </vt:variant>
      <vt:variant>
        <vt:lpwstr>_ENREF_36</vt:lpwstr>
      </vt:variant>
      <vt:variant>
        <vt:i4>4325436</vt:i4>
      </vt:variant>
      <vt:variant>
        <vt:i4>569</vt:i4>
      </vt:variant>
      <vt:variant>
        <vt:i4>0</vt:i4>
      </vt:variant>
      <vt:variant>
        <vt:i4>5</vt:i4>
      </vt:variant>
      <vt:variant>
        <vt:lpwstr/>
      </vt:variant>
      <vt:variant>
        <vt:lpwstr>_ENREF_37</vt:lpwstr>
      </vt:variant>
      <vt:variant>
        <vt:i4>4456511</vt:i4>
      </vt:variant>
      <vt:variant>
        <vt:i4>563</vt:i4>
      </vt:variant>
      <vt:variant>
        <vt:i4>0</vt:i4>
      </vt:variant>
      <vt:variant>
        <vt:i4>5</vt:i4>
      </vt:variant>
      <vt:variant>
        <vt:lpwstr/>
      </vt:variant>
      <vt:variant>
        <vt:lpwstr>_ENREF_54</vt:lpwstr>
      </vt:variant>
      <vt:variant>
        <vt:i4>1507338</vt:i4>
      </vt:variant>
      <vt:variant>
        <vt:i4>554</vt:i4>
      </vt:variant>
      <vt:variant>
        <vt:i4>0</vt:i4>
      </vt:variant>
      <vt:variant>
        <vt:i4>5</vt:i4>
      </vt:variant>
      <vt:variant>
        <vt:lpwstr/>
      </vt:variant>
      <vt:variant>
        <vt:lpwstr>_Toc318537537</vt:lpwstr>
      </vt:variant>
      <vt:variant>
        <vt:i4>1507339</vt:i4>
      </vt:variant>
      <vt:variant>
        <vt:i4>548</vt:i4>
      </vt:variant>
      <vt:variant>
        <vt:i4>0</vt:i4>
      </vt:variant>
      <vt:variant>
        <vt:i4>5</vt:i4>
      </vt:variant>
      <vt:variant>
        <vt:lpwstr/>
      </vt:variant>
      <vt:variant>
        <vt:lpwstr>_Toc318537536</vt:lpwstr>
      </vt:variant>
      <vt:variant>
        <vt:i4>1507336</vt:i4>
      </vt:variant>
      <vt:variant>
        <vt:i4>542</vt:i4>
      </vt:variant>
      <vt:variant>
        <vt:i4>0</vt:i4>
      </vt:variant>
      <vt:variant>
        <vt:i4>5</vt:i4>
      </vt:variant>
      <vt:variant>
        <vt:lpwstr/>
      </vt:variant>
      <vt:variant>
        <vt:lpwstr>_Toc318537535</vt:lpwstr>
      </vt:variant>
      <vt:variant>
        <vt:i4>1507337</vt:i4>
      </vt:variant>
      <vt:variant>
        <vt:i4>536</vt:i4>
      </vt:variant>
      <vt:variant>
        <vt:i4>0</vt:i4>
      </vt:variant>
      <vt:variant>
        <vt:i4>5</vt:i4>
      </vt:variant>
      <vt:variant>
        <vt:lpwstr/>
      </vt:variant>
      <vt:variant>
        <vt:lpwstr>_Toc318537534</vt:lpwstr>
      </vt:variant>
      <vt:variant>
        <vt:i4>1507342</vt:i4>
      </vt:variant>
      <vt:variant>
        <vt:i4>530</vt:i4>
      </vt:variant>
      <vt:variant>
        <vt:i4>0</vt:i4>
      </vt:variant>
      <vt:variant>
        <vt:i4>5</vt:i4>
      </vt:variant>
      <vt:variant>
        <vt:lpwstr/>
      </vt:variant>
      <vt:variant>
        <vt:lpwstr>_Toc318537533</vt:lpwstr>
      </vt:variant>
      <vt:variant>
        <vt:i4>1507343</vt:i4>
      </vt:variant>
      <vt:variant>
        <vt:i4>524</vt:i4>
      </vt:variant>
      <vt:variant>
        <vt:i4>0</vt:i4>
      </vt:variant>
      <vt:variant>
        <vt:i4>5</vt:i4>
      </vt:variant>
      <vt:variant>
        <vt:lpwstr/>
      </vt:variant>
      <vt:variant>
        <vt:lpwstr>_Toc318537532</vt:lpwstr>
      </vt:variant>
      <vt:variant>
        <vt:i4>1507340</vt:i4>
      </vt:variant>
      <vt:variant>
        <vt:i4>518</vt:i4>
      </vt:variant>
      <vt:variant>
        <vt:i4>0</vt:i4>
      </vt:variant>
      <vt:variant>
        <vt:i4>5</vt:i4>
      </vt:variant>
      <vt:variant>
        <vt:lpwstr/>
      </vt:variant>
      <vt:variant>
        <vt:lpwstr>_Toc318537531</vt:lpwstr>
      </vt:variant>
      <vt:variant>
        <vt:i4>1507341</vt:i4>
      </vt:variant>
      <vt:variant>
        <vt:i4>512</vt:i4>
      </vt:variant>
      <vt:variant>
        <vt:i4>0</vt:i4>
      </vt:variant>
      <vt:variant>
        <vt:i4>5</vt:i4>
      </vt:variant>
      <vt:variant>
        <vt:lpwstr/>
      </vt:variant>
      <vt:variant>
        <vt:lpwstr>_Toc318537530</vt:lpwstr>
      </vt:variant>
      <vt:variant>
        <vt:i4>1441796</vt:i4>
      </vt:variant>
      <vt:variant>
        <vt:i4>506</vt:i4>
      </vt:variant>
      <vt:variant>
        <vt:i4>0</vt:i4>
      </vt:variant>
      <vt:variant>
        <vt:i4>5</vt:i4>
      </vt:variant>
      <vt:variant>
        <vt:lpwstr/>
      </vt:variant>
      <vt:variant>
        <vt:lpwstr>_Toc318537529</vt:lpwstr>
      </vt:variant>
      <vt:variant>
        <vt:i4>1441797</vt:i4>
      </vt:variant>
      <vt:variant>
        <vt:i4>500</vt:i4>
      </vt:variant>
      <vt:variant>
        <vt:i4>0</vt:i4>
      </vt:variant>
      <vt:variant>
        <vt:i4>5</vt:i4>
      </vt:variant>
      <vt:variant>
        <vt:lpwstr/>
      </vt:variant>
      <vt:variant>
        <vt:lpwstr>_Toc318537528</vt:lpwstr>
      </vt:variant>
      <vt:variant>
        <vt:i4>1441802</vt:i4>
      </vt:variant>
      <vt:variant>
        <vt:i4>494</vt:i4>
      </vt:variant>
      <vt:variant>
        <vt:i4>0</vt:i4>
      </vt:variant>
      <vt:variant>
        <vt:i4>5</vt:i4>
      </vt:variant>
      <vt:variant>
        <vt:lpwstr/>
      </vt:variant>
      <vt:variant>
        <vt:lpwstr>_Toc318537527</vt:lpwstr>
      </vt:variant>
      <vt:variant>
        <vt:i4>1441803</vt:i4>
      </vt:variant>
      <vt:variant>
        <vt:i4>488</vt:i4>
      </vt:variant>
      <vt:variant>
        <vt:i4>0</vt:i4>
      </vt:variant>
      <vt:variant>
        <vt:i4>5</vt:i4>
      </vt:variant>
      <vt:variant>
        <vt:lpwstr/>
      </vt:variant>
      <vt:variant>
        <vt:lpwstr>_Toc318537526</vt:lpwstr>
      </vt:variant>
      <vt:variant>
        <vt:i4>1441800</vt:i4>
      </vt:variant>
      <vt:variant>
        <vt:i4>482</vt:i4>
      </vt:variant>
      <vt:variant>
        <vt:i4>0</vt:i4>
      </vt:variant>
      <vt:variant>
        <vt:i4>5</vt:i4>
      </vt:variant>
      <vt:variant>
        <vt:lpwstr/>
      </vt:variant>
      <vt:variant>
        <vt:lpwstr>_Toc318537525</vt:lpwstr>
      </vt:variant>
      <vt:variant>
        <vt:i4>1441801</vt:i4>
      </vt:variant>
      <vt:variant>
        <vt:i4>476</vt:i4>
      </vt:variant>
      <vt:variant>
        <vt:i4>0</vt:i4>
      </vt:variant>
      <vt:variant>
        <vt:i4>5</vt:i4>
      </vt:variant>
      <vt:variant>
        <vt:lpwstr/>
      </vt:variant>
      <vt:variant>
        <vt:lpwstr>_Toc318537524</vt:lpwstr>
      </vt:variant>
      <vt:variant>
        <vt:i4>1441806</vt:i4>
      </vt:variant>
      <vt:variant>
        <vt:i4>470</vt:i4>
      </vt:variant>
      <vt:variant>
        <vt:i4>0</vt:i4>
      </vt:variant>
      <vt:variant>
        <vt:i4>5</vt:i4>
      </vt:variant>
      <vt:variant>
        <vt:lpwstr/>
      </vt:variant>
      <vt:variant>
        <vt:lpwstr>_Toc318537523</vt:lpwstr>
      </vt:variant>
      <vt:variant>
        <vt:i4>1441807</vt:i4>
      </vt:variant>
      <vt:variant>
        <vt:i4>464</vt:i4>
      </vt:variant>
      <vt:variant>
        <vt:i4>0</vt:i4>
      </vt:variant>
      <vt:variant>
        <vt:i4>5</vt:i4>
      </vt:variant>
      <vt:variant>
        <vt:lpwstr/>
      </vt:variant>
      <vt:variant>
        <vt:lpwstr>_Toc318537522</vt:lpwstr>
      </vt:variant>
      <vt:variant>
        <vt:i4>1441804</vt:i4>
      </vt:variant>
      <vt:variant>
        <vt:i4>458</vt:i4>
      </vt:variant>
      <vt:variant>
        <vt:i4>0</vt:i4>
      </vt:variant>
      <vt:variant>
        <vt:i4>5</vt:i4>
      </vt:variant>
      <vt:variant>
        <vt:lpwstr/>
      </vt:variant>
      <vt:variant>
        <vt:lpwstr>_Toc318537521</vt:lpwstr>
      </vt:variant>
      <vt:variant>
        <vt:i4>1441805</vt:i4>
      </vt:variant>
      <vt:variant>
        <vt:i4>452</vt:i4>
      </vt:variant>
      <vt:variant>
        <vt:i4>0</vt:i4>
      </vt:variant>
      <vt:variant>
        <vt:i4>5</vt:i4>
      </vt:variant>
      <vt:variant>
        <vt:lpwstr/>
      </vt:variant>
      <vt:variant>
        <vt:lpwstr>_Toc318537520</vt:lpwstr>
      </vt:variant>
      <vt:variant>
        <vt:i4>1376260</vt:i4>
      </vt:variant>
      <vt:variant>
        <vt:i4>446</vt:i4>
      </vt:variant>
      <vt:variant>
        <vt:i4>0</vt:i4>
      </vt:variant>
      <vt:variant>
        <vt:i4>5</vt:i4>
      </vt:variant>
      <vt:variant>
        <vt:lpwstr/>
      </vt:variant>
      <vt:variant>
        <vt:lpwstr>_Toc318537519</vt:lpwstr>
      </vt:variant>
      <vt:variant>
        <vt:i4>1376261</vt:i4>
      </vt:variant>
      <vt:variant>
        <vt:i4>440</vt:i4>
      </vt:variant>
      <vt:variant>
        <vt:i4>0</vt:i4>
      </vt:variant>
      <vt:variant>
        <vt:i4>5</vt:i4>
      </vt:variant>
      <vt:variant>
        <vt:lpwstr/>
      </vt:variant>
      <vt:variant>
        <vt:lpwstr>_Toc318537518</vt:lpwstr>
      </vt:variant>
      <vt:variant>
        <vt:i4>1376266</vt:i4>
      </vt:variant>
      <vt:variant>
        <vt:i4>434</vt:i4>
      </vt:variant>
      <vt:variant>
        <vt:i4>0</vt:i4>
      </vt:variant>
      <vt:variant>
        <vt:i4>5</vt:i4>
      </vt:variant>
      <vt:variant>
        <vt:lpwstr/>
      </vt:variant>
      <vt:variant>
        <vt:lpwstr>_Toc318537517</vt:lpwstr>
      </vt:variant>
      <vt:variant>
        <vt:i4>1376267</vt:i4>
      </vt:variant>
      <vt:variant>
        <vt:i4>428</vt:i4>
      </vt:variant>
      <vt:variant>
        <vt:i4>0</vt:i4>
      </vt:variant>
      <vt:variant>
        <vt:i4>5</vt:i4>
      </vt:variant>
      <vt:variant>
        <vt:lpwstr/>
      </vt:variant>
      <vt:variant>
        <vt:lpwstr>_Toc318537516</vt:lpwstr>
      </vt:variant>
      <vt:variant>
        <vt:i4>1376264</vt:i4>
      </vt:variant>
      <vt:variant>
        <vt:i4>422</vt:i4>
      </vt:variant>
      <vt:variant>
        <vt:i4>0</vt:i4>
      </vt:variant>
      <vt:variant>
        <vt:i4>5</vt:i4>
      </vt:variant>
      <vt:variant>
        <vt:lpwstr/>
      </vt:variant>
      <vt:variant>
        <vt:lpwstr>_Toc318537515</vt:lpwstr>
      </vt:variant>
      <vt:variant>
        <vt:i4>1376265</vt:i4>
      </vt:variant>
      <vt:variant>
        <vt:i4>416</vt:i4>
      </vt:variant>
      <vt:variant>
        <vt:i4>0</vt:i4>
      </vt:variant>
      <vt:variant>
        <vt:i4>5</vt:i4>
      </vt:variant>
      <vt:variant>
        <vt:lpwstr/>
      </vt:variant>
      <vt:variant>
        <vt:lpwstr>_Toc318537514</vt:lpwstr>
      </vt:variant>
      <vt:variant>
        <vt:i4>1376270</vt:i4>
      </vt:variant>
      <vt:variant>
        <vt:i4>410</vt:i4>
      </vt:variant>
      <vt:variant>
        <vt:i4>0</vt:i4>
      </vt:variant>
      <vt:variant>
        <vt:i4>5</vt:i4>
      </vt:variant>
      <vt:variant>
        <vt:lpwstr/>
      </vt:variant>
      <vt:variant>
        <vt:lpwstr>_Toc318537513</vt:lpwstr>
      </vt:variant>
      <vt:variant>
        <vt:i4>1376271</vt:i4>
      </vt:variant>
      <vt:variant>
        <vt:i4>404</vt:i4>
      </vt:variant>
      <vt:variant>
        <vt:i4>0</vt:i4>
      </vt:variant>
      <vt:variant>
        <vt:i4>5</vt:i4>
      </vt:variant>
      <vt:variant>
        <vt:lpwstr/>
      </vt:variant>
      <vt:variant>
        <vt:lpwstr>_Toc318537512</vt:lpwstr>
      </vt:variant>
      <vt:variant>
        <vt:i4>1376268</vt:i4>
      </vt:variant>
      <vt:variant>
        <vt:i4>398</vt:i4>
      </vt:variant>
      <vt:variant>
        <vt:i4>0</vt:i4>
      </vt:variant>
      <vt:variant>
        <vt:i4>5</vt:i4>
      </vt:variant>
      <vt:variant>
        <vt:lpwstr/>
      </vt:variant>
      <vt:variant>
        <vt:lpwstr>_Toc318537511</vt:lpwstr>
      </vt:variant>
      <vt:variant>
        <vt:i4>1376269</vt:i4>
      </vt:variant>
      <vt:variant>
        <vt:i4>392</vt:i4>
      </vt:variant>
      <vt:variant>
        <vt:i4>0</vt:i4>
      </vt:variant>
      <vt:variant>
        <vt:i4>5</vt:i4>
      </vt:variant>
      <vt:variant>
        <vt:lpwstr/>
      </vt:variant>
      <vt:variant>
        <vt:lpwstr>_Toc318537510</vt:lpwstr>
      </vt:variant>
      <vt:variant>
        <vt:i4>1310724</vt:i4>
      </vt:variant>
      <vt:variant>
        <vt:i4>386</vt:i4>
      </vt:variant>
      <vt:variant>
        <vt:i4>0</vt:i4>
      </vt:variant>
      <vt:variant>
        <vt:i4>5</vt:i4>
      </vt:variant>
      <vt:variant>
        <vt:lpwstr/>
      </vt:variant>
      <vt:variant>
        <vt:lpwstr>_Toc318537509</vt:lpwstr>
      </vt:variant>
      <vt:variant>
        <vt:i4>1310725</vt:i4>
      </vt:variant>
      <vt:variant>
        <vt:i4>380</vt:i4>
      </vt:variant>
      <vt:variant>
        <vt:i4>0</vt:i4>
      </vt:variant>
      <vt:variant>
        <vt:i4>5</vt:i4>
      </vt:variant>
      <vt:variant>
        <vt:lpwstr/>
      </vt:variant>
      <vt:variant>
        <vt:lpwstr>_Toc318537508</vt:lpwstr>
      </vt:variant>
      <vt:variant>
        <vt:i4>1310730</vt:i4>
      </vt:variant>
      <vt:variant>
        <vt:i4>374</vt:i4>
      </vt:variant>
      <vt:variant>
        <vt:i4>0</vt:i4>
      </vt:variant>
      <vt:variant>
        <vt:i4>5</vt:i4>
      </vt:variant>
      <vt:variant>
        <vt:lpwstr/>
      </vt:variant>
      <vt:variant>
        <vt:lpwstr>_Toc318537507</vt:lpwstr>
      </vt:variant>
      <vt:variant>
        <vt:i4>1310731</vt:i4>
      </vt:variant>
      <vt:variant>
        <vt:i4>368</vt:i4>
      </vt:variant>
      <vt:variant>
        <vt:i4>0</vt:i4>
      </vt:variant>
      <vt:variant>
        <vt:i4>5</vt:i4>
      </vt:variant>
      <vt:variant>
        <vt:lpwstr/>
      </vt:variant>
      <vt:variant>
        <vt:lpwstr>_Toc318537506</vt:lpwstr>
      </vt:variant>
      <vt:variant>
        <vt:i4>1310728</vt:i4>
      </vt:variant>
      <vt:variant>
        <vt:i4>362</vt:i4>
      </vt:variant>
      <vt:variant>
        <vt:i4>0</vt:i4>
      </vt:variant>
      <vt:variant>
        <vt:i4>5</vt:i4>
      </vt:variant>
      <vt:variant>
        <vt:lpwstr/>
      </vt:variant>
      <vt:variant>
        <vt:lpwstr>_Toc318537505</vt:lpwstr>
      </vt:variant>
      <vt:variant>
        <vt:i4>1310729</vt:i4>
      </vt:variant>
      <vt:variant>
        <vt:i4>356</vt:i4>
      </vt:variant>
      <vt:variant>
        <vt:i4>0</vt:i4>
      </vt:variant>
      <vt:variant>
        <vt:i4>5</vt:i4>
      </vt:variant>
      <vt:variant>
        <vt:lpwstr/>
      </vt:variant>
      <vt:variant>
        <vt:lpwstr>_Toc318537504</vt:lpwstr>
      </vt:variant>
      <vt:variant>
        <vt:i4>1310734</vt:i4>
      </vt:variant>
      <vt:variant>
        <vt:i4>350</vt:i4>
      </vt:variant>
      <vt:variant>
        <vt:i4>0</vt:i4>
      </vt:variant>
      <vt:variant>
        <vt:i4>5</vt:i4>
      </vt:variant>
      <vt:variant>
        <vt:lpwstr/>
      </vt:variant>
      <vt:variant>
        <vt:lpwstr>_Toc318537503</vt:lpwstr>
      </vt:variant>
      <vt:variant>
        <vt:i4>1310735</vt:i4>
      </vt:variant>
      <vt:variant>
        <vt:i4>344</vt:i4>
      </vt:variant>
      <vt:variant>
        <vt:i4>0</vt:i4>
      </vt:variant>
      <vt:variant>
        <vt:i4>5</vt:i4>
      </vt:variant>
      <vt:variant>
        <vt:lpwstr/>
      </vt:variant>
      <vt:variant>
        <vt:lpwstr>_Toc318537502</vt:lpwstr>
      </vt:variant>
      <vt:variant>
        <vt:i4>1310732</vt:i4>
      </vt:variant>
      <vt:variant>
        <vt:i4>338</vt:i4>
      </vt:variant>
      <vt:variant>
        <vt:i4>0</vt:i4>
      </vt:variant>
      <vt:variant>
        <vt:i4>5</vt:i4>
      </vt:variant>
      <vt:variant>
        <vt:lpwstr/>
      </vt:variant>
      <vt:variant>
        <vt:lpwstr>_Toc318537501</vt:lpwstr>
      </vt:variant>
      <vt:variant>
        <vt:i4>1310733</vt:i4>
      </vt:variant>
      <vt:variant>
        <vt:i4>332</vt:i4>
      </vt:variant>
      <vt:variant>
        <vt:i4>0</vt:i4>
      </vt:variant>
      <vt:variant>
        <vt:i4>5</vt:i4>
      </vt:variant>
      <vt:variant>
        <vt:lpwstr/>
      </vt:variant>
      <vt:variant>
        <vt:lpwstr>_Toc318537500</vt:lpwstr>
      </vt:variant>
      <vt:variant>
        <vt:i4>1900549</vt:i4>
      </vt:variant>
      <vt:variant>
        <vt:i4>326</vt:i4>
      </vt:variant>
      <vt:variant>
        <vt:i4>0</vt:i4>
      </vt:variant>
      <vt:variant>
        <vt:i4>5</vt:i4>
      </vt:variant>
      <vt:variant>
        <vt:lpwstr/>
      </vt:variant>
      <vt:variant>
        <vt:lpwstr>_Toc318537499</vt:lpwstr>
      </vt:variant>
      <vt:variant>
        <vt:i4>1900548</vt:i4>
      </vt:variant>
      <vt:variant>
        <vt:i4>320</vt:i4>
      </vt:variant>
      <vt:variant>
        <vt:i4>0</vt:i4>
      </vt:variant>
      <vt:variant>
        <vt:i4>5</vt:i4>
      </vt:variant>
      <vt:variant>
        <vt:lpwstr/>
      </vt:variant>
      <vt:variant>
        <vt:lpwstr>_Toc318537498</vt:lpwstr>
      </vt:variant>
      <vt:variant>
        <vt:i4>1900555</vt:i4>
      </vt:variant>
      <vt:variant>
        <vt:i4>314</vt:i4>
      </vt:variant>
      <vt:variant>
        <vt:i4>0</vt:i4>
      </vt:variant>
      <vt:variant>
        <vt:i4>5</vt:i4>
      </vt:variant>
      <vt:variant>
        <vt:lpwstr/>
      </vt:variant>
      <vt:variant>
        <vt:lpwstr>_Toc318537497</vt:lpwstr>
      </vt:variant>
      <vt:variant>
        <vt:i4>1900554</vt:i4>
      </vt:variant>
      <vt:variant>
        <vt:i4>308</vt:i4>
      </vt:variant>
      <vt:variant>
        <vt:i4>0</vt:i4>
      </vt:variant>
      <vt:variant>
        <vt:i4>5</vt:i4>
      </vt:variant>
      <vt:variant>
        <vt:lpwstr/>
      </vt:variant>
      <vt:variant>
        <vt:lpwstr>_Toc318537496</vt:lpwstr>
      </vt:variant>
      <vt:variant>
        <vt:i4>1900553</vt:i4>
      </vt:variant>
      <vt:variant>
        <vt:i4>302</vt:i4>
      </vt:variant>
      <vt:variant>
        <vt:i4>0</vt:i4>
      </vt:variant>
      <vt:variant>
        <vt:i4>5</vt:i4>
      </vt:variant>
      <vt:variant>
        <vt:lpwstr/>
      </vt:variant>
      <vt:variant>
        <vt:lpwstr>_Toc318537495</vt:lpwstr>
      </vt:variant>
      <vt:variant>
        <vt:i4>1900552</vt:i4>
      </vt:variant>
      <vt:variant>
        <vt:i4>296</vt:i4>
      </vt:variant>
      <vt:variant>
        <vt:i4>0</vt:i4>
      </vt:variant>
      <vt:variant>
        <vt:i4>5</vt:i4>
      </vt:variant>
      <vt:variant>
        <vt:lpwstr/>
      </vt:variant>
      <vt:variant>
        <vt:lpwstr>_Toc318537494</vt:lpwstr>
      </vt:variant>
      <vt:variant>
        <vt:i4>1900559</vt:i4>
      </vt:variant>
      <vt:variant>
        <vt:i4>290</vt:i4>
      </vt:variant>
      <vt:variant>
        <vt:i4>0</vt:i4>
      </vt:variant>
      <vt:variant>
        <vt:i4>5</vt:i4>
      </vt:variant>
      <vt:variant>
        <vt:lpwstr/>
      </vt:variant>
      <vt:variant>
        <vt:lpwstr>_Toc318537493</vt:lpwstr>
      </vt:variant>
      <vt:variant>
        <vt:i4>1900558</vt:i4>
      </vt:variant>
      <vt:variant>
        <vt:i4>284</vt:i4>
      </vt:variant>
      <vt:variant>
        <vt:i4>0</vt:i4>
      </vt:variant>
      <vt:variant>
        <vt:i4>5</vt:i4>
      </vt:variant>
      <vt:variant>
        <vt:lpwstr/>
      </vt:variant>
      <vt:variant>
        <vt:lpwstr>_Toc318537492</vt:lpwstr>
      </vt:variant>
      <vt:variant>
        <vt:i4>1900557</vt:i4>
      </vt:variant>
      <vt:variant>
        <vt:i4>278</vt:i4>
      </vt:variant>
      <vt:variant>
        <vt:i4>0</vt:i4>
      </vt:variant>
      <vt:variant>
        <vt:i4>5</vt:i4>
      </vt:variant>
      <vt:variant>
        <vt:lpwstr/>
      </vt:variant>
      <vt:variant>
        <vt:lpwstr>_Toc318537491</vt:lpwstr>
      </vt:variant>
      <vt:variant>
        <vt:i4>1900556</vt:i4>
      </vt:variant>
      <vt:variant>
        <vt:i4>272</vt:i4>
      </vt:variant>
      <vt:variant>
        <vt:i4>0</vt:i4>
      </vt:variant>
      <vt:variant>
        <vt:i4>5</vt:i4>
      </vt:variant>
      <vt:variant>
        <vt:lpwstr/>
      </vt:variant>
      <vt:variant>
        <vt:lpwstr>_Toc318537490</vt:lpwstr>
      </vt:variant>
      <vt:variant>
        <vt:i4>1835013</vt:i4>
      </vt:variant>
      <vt:variant>
        <vt:i4>266</vt:i4>
      </vt:variant>
      <vt:variant>
        <vt:i4>0</vt:i4>
      </vt:variant>
      <vt:variant>
        <vt:i4>5</vt:i4>
      </vt:variant>
      <vt:variant>
        <vt:lpwstr/>
      </vt:variant>
      <vt:variant>
        <vt:lpwstr>_Toc318537489</vt:lpwstr>
      </vt:variant>
      <vt:variant>
        <vt:i4>1835012</vt:i4>
      </vt:variant>
      <vt:variant>
        <vt:i4>260</vt:i4>
      </vt:variant>
      <vt:variant>
        <vt:i4>0</vt:i4>
      </vt:variant>
      <vt:variant>
        <vt:i4>5</vt:i4>
      </vt:variant>
      <vt:variant>
        <vt:lpwstr/>
      </vt:variant>
      <vt:variant>
        <vt:lpwstr>_Toc318537488</vt:lpwstr>
      </vt:variant>
      <vt:variant>
        <vt:i4>1835019</vt:i4>
      </vt:variant>
      <vt:variant>
        <vt:i4>254</vt:i4>
      </vt:variant>
      <vt:variant>
        <vt:i4>0</vt:i4>
      </vt:variant>
      <vt:variant>
        <vt:i4>5</vt:i4>
      </vt:variant>
      <vt:variant>
        <vt:lpwstr/>
      </vt:variant>
      <vt:variant>
        <vt:lpwstr>_Toc318537487</vt:lpwstr>
      </vt:variant>
      <vt:variant>
        <vt:i4>1835018</vt:i4>
      </vt:variant>
      <vt:variant>
        <vt:i4>248</vt:i4>
      </vt:variant>
      <vt:variant>
        <vt:i4>0</vt:i4>
      </vt:variant>
      <vt:variant>
        <vt:i4>5</vt:i4>
      </vt:variant>
      <vt:variant>
        <vt:lpwstr/>
      </vt:variant>
      <vt:variant>
        <vt:lpwstr>_Toc318537486</vt:lpwstr>
      </vt:variant>
      <vt:variant>
        <vt:i4>1835017</vt:i4>
      </vt:variant>
      <vt:variant>
        <vt:i4>242</vt:i4>
      </vt:variant>
      <vt:variant>
        <vt:i4>0</vt:i4>
      </vt:variant>
      <vt:variant>
        <vt:i4>5</vt:i4>
      </vt:variant>
      <vt:variant>
        <vt:lpwstr/>
      </vt:variant>
      <vt:variant>
        <vt:lpwstr>_Toc318537485</vt:lpwstr>
      </vt:variant>
      <vt:variant>
        <vt:i4>1835016</vt:i4>
      </vt:variant>
      <vt:variant>
        <vt:i4>236</vt:i4>
      </vt:variant>
      <vt:variant>
        <vt:i4>0</vt:i4>
      </vt:variant>
      <vt:variant>
        <vt:i4>5</vt:i4>
      </vt:variant>
      <vt:variant>
        <vt:lpwstr/>
      </vt:variant>
      <vt:variant>
        <vt:lpwstr>_Toc318537484</vt:lpwstr>
      </vt:variant>
      <vt:variant>
        <vt:i4>1835023</vt:i4>
      </vt:variant>
      <vt:variant>
        <vt:i4>230</vt:i4>
      </vt:variant>
      <vt:variant>
        <vt:i4>0</vt:i4>
      </vt:variant>
      <vt:variant>
        <vt:i4>5</vt:i4>
      </vt:variant>
      <vt:variant>
        <vt:lpwstr/>
      </vt:variant>
      <vt:variant>
        <vt:lpwstr>_Toc318537483</vt:lpwstr>
      </vt:variant>
      <vt:variant>
        <vt:i4>1835022</vt:i4>
      </vt:variant>
      <vt:variant>
        <vt:i4>224</vt:i4>
      </vt:variant>
      <vt:variant>
        <vt:i4>0</vt:i4>
      </vt:variant>
      <vt:variant>
        <vt:i4>5</vt:i4>
      </vt:variant>
      <vt:variant>
        <vt:lpwstr/>
      </vt:variant>
      <vt:variant>
        <vt:lpwstr>_Toc318537482</vt:lpwstr>
      </vt:variant>
      <vt:variant>
        <vt:i4>1835021</vt:i4>
      </vt:variant>
      <vt:variant>
        <vt:i4>218</vt:i4>
      </vt:variant>
      <vt:variant>
        <vt:i4>0</vt:i4>
      </vt:variant>
      <vt:variant>
        <vt:i4>5</vt:i4>
      </vt:variant>
      <vt:variant>
        <vt:lpwstr/>
      </vt:variant>
      <vt:variant>
        <vt:lpwstr>_Toc318537481</vt:lpwstr>
      </vt:variant>
      <vt:variant>
        <vt:i4>1835020</vt:i4>
      </vt:variant>
      <vt:variant>
        <vt:i4>212</vt:i4>
      </vt:variant>
      <vt:variant>
        <vt:i4>0</vt:i4>
      </vt:variant>
      <vt:variant>
        <vt:i4>5</vt:i4>
      </vt:variant>
      <vt:variant>
        <vt:lpwstr/>
      </vt:variant>
      <vt:variant>
        <vt:lpwstr>_Toc318537480</vt:lpwstr>
      </vt:variant>
      <vt:variant>
        <vt:i4>1245189</vt:i4>
      </vt:variant>
      <vt:variant>
        <vt:i4>206</vt:i4>
      </vt:variant>
      <vt:variant>
        <vt:i4>0</vt:i4>
      </vt:variant>
      <vt:variant>
        <vt:i4>5</vt:i4>
      </vt:variant>
      <vt:variant>
        <vt:lpwstr/>
      </vt:variant>
      <vt:variant>
        <vt:lpwstr>_Toc318537479</vt:lpwstr>
      </vt:variant>
      <vt:variant>
        <vt:i4>1245188</vt:i4>
      </vt:variant>
      <vt:variant>
        <vt:i4>200</vt:i4>
      </vt:variant>
      <vt:variant>
        <vt:i4>0</vt:i4>
      </vt:variant>
      <vt:variant>
        <vt:i4>5</vt:i4>
      </vt:variant>
      <vt:variant>
        <vt:lpwstr/>
      </vt:variant>
      <vt:variant>
        <vt:lpwstr>_Toc318537478</vt:lpwstr>
      </vt:variant>
      <vt:variant>
        <vt:i4>1245195</vt:i4>
      </vt:variant>
      <vt:variant>
        <vt:i4>194</vt:i4>
      </vt:variant>
      <vt:variant>
        <vt:i4>0</vt:i4>
      </vt:variant>
      <vt:variant>
        <vt:i4>5</vt:i4>
      </vt:variant>
      <vt:variant>
        <vt:lpwstr/>
      </vt:variant>
      <vt:variant>
        <vt:lpwstr>_Toc318537477</vt:lpwstr>
      </vt:variant>
      <vt:variant>
        <vt:i4>1245194</vt:i4>
      </vt:variant>
      <vt:variant>
        <vt:i4>188</vt:i4>
      </vt:variant>
      <vt:variant>
        <vt:i4>0</vt:i4>
      </vt:variant>
      <vt:variant>
        <vt:i4>5</vt:i4>
      </vt:variant>
      <vt:variant>
        <vt:lpwstr/>
      </vt:variant>
      <vt:variant>
        <vt:lpwstr>_Toc318537476</vt:lpwstr>
      </vt:variant>
      <vt:variant>
        <vt:i4>1245193</vt:i4>
      </vt:variant>
      <vt:variant>
        <vt:i4>182</vt:i4>
      </vt:variant>
      <vt:variant>
        <vt:i4>0</vt:i4>
      </vt:variant>
      <vt:variant>
        <vt:i4>5</vt:i4>
      </vt:variant>
      <vt:variant>
        <vt:lpwstr/>
      </vt:variant>
      <vt:variant>
        <vt:lpwstr>_Toc318537475</vt:lpwstr>
      </vt:variant>
      <vt:variant>
        <vt:i4>1245192</vt:i4>
      </vt:variant>
      <vt:variant>
        <vt:i4>176</vt:i4>
      </vt:variant>
      <vt:variant>
        <vt:i4>0</vt:i4>
      </vt:variant>
      <vt:variant>
        <vt:i4>5</vt:i4>
      </vt:variant>
      <vt:variant>
        <vt:lpwstr/>
      </vt:variant>
      <vt:variant>
        <vt:lpwstr>_Toc318537474</vt:lpwstr>
      </vt:variant>
      <vt:variant>
        <vt:i4>1245199</vt:i4>
      </vt:variant>
      <vt:variant>
        <vt:i4>170</vt:i4>
      </vt:variant>
      <vt:variant>
        <vt:i4>0</vt:i4>
      </vt:variant>
      <vt:variant>
        <vt:i4>5</vt:i4>
      </vt:variant>
      <vt:variant>
        <vt:lpwstr/>
      </vt:variant>
      <vt:variant>
        <vt:lpwstr>_Toc318537473</vt:lpwstr>
      </vt:variant>
      <vt:variant>
        <vt:i4>1245198</vt:i4>
      </vt:variant>
      <vt:variant>
        <vt:i4>164</vt:i4>
      </vt:variant>
      <vt:variant>
        <vt:i4>0</vt:i4>
      </vt:variant>
      <vt:variant>
        <vt:i4>5</vt:i4>
      </vt:variant>
      <vt:variant>
        <vt:lpwstr/>
      </vt:variant>
      <vt:variant>
        <vt:lpwstr>_Toc318537472</vt:lpwstr>
      </vt:variant>
      <vt:variant>
        <vt:i4>1245197</vt:i4>
      </vt:variant>
      <vt:variant>
        <vt:i4>158</vt:i4>
      </vt:variant>
      <vt:variant>
        <vt:i4>0</vt:i4>
      </vt:variant>
      <vt:variant>
        <vt:i4>5</vt:i4>
      </vt:variant>
      <vt:variant>
        <vt:lpwstr/>
      </vt:variant>
      <vt:variant>
        <vt:lpwstr>_Toc318537471</vt:lpwstr>
      </vt:variant>
      <vt:variant>
        <vt:i4>1245196</vt:i4>
      </vt:variant>
      <vt:variant>
        <vt:i4>152</vt:i4>
      </vt:variant>
      <vt:variant>
        <vt:i4>0</vt:i4>
      </vt:variant>
      <vt:variant>
        <vt:i4>5</vt:i4>
      </vt:variant>
      <vt:variant>
        <vt:lpwstr/>
      </vt:variant>
      <vt:variant>
        <vt:lpwstr>_Toc318537470</vt:lpwstr>
      </vt:variant>
      <vt:variant>
        <vt:i4>1179653</vt:i4>
      </vt:variant>
      <vt:variant>
        <vt:i4>146</vt:i4>
      </vt:variant>
      <vt:variant>
        <vt:i4>0</vt:i4>
      </vt:variant>
      <vt:variant>
        <vt:i4>5</vt:i4>
      </vt:variant>
      <vt:variant>
        <vt:lpwstr/>
      </vt:variant>
      <vt:variant>
        <vt:lpwstr>_Toc318537469</vt:lpwstr>
      </vt:variant>
      <vt:variant>
        <vt:i4>1179652</vt:i4>
      </vt:variant>
      <vt:variant>
        <vt:i4>140</vt:i4>
      </vt:variant>
      <vt:variant>
        <vt:i4>0</vt:i4>
      </vt:variant>
      <vt:variant>
        <vt:i4>5</vt:i4>
      </vt:variant>
      <vt:variant>
        <vt:lpwstr/>
      </vt:variant>
      <vt:variant>
        <vt:lpwstr>_Toc318537468</vt:lpwstr>
      </vt:variant>
      <vt:variant>
        <vt:i4>1179659</vt:i4>
      </vt:variant>
      <vt:variant>
        <vt:i4>134</vt:i4>
      </vt:variant>
      <vt:variant>
        <vt:i4>0</vt:i4>
      </vt:variant>
      <vt:variant>
        <vt:i4>5</vt:i4>
      </vt:variant>
      <vt:variant>
        <vt:lpwstr/>
      </vt:variant>
      <vt:variant>
        <vt:lpwstr>_Toc318537467</vt:lpwstr>
      </vt:variant>
      <vt:variant>
        <vt:i4>1179658</vt:i4>
      </vt:variant>
      <vt:variant>
        <vt:i4>128</vt:i4>
      </vt:variant>
      <vt:variant>
        <vt:i4>0</vt:i4>
      </vt:variant>
      <vt:variant>
        <vt:i4>5</vt:i4>
      </vt:variant>
      <vt:variant>
        <vt:lpwstr/>
      </vt:variant>
      <vt:variant>
        <vt:lpwstr>_Toc318537466</vt:lpwstr>
      </vt:variant>
      <vt:variant>
        <vt:i4>1179657</vt:i4>
      </vt:variant>
      <vt:variant>
        <vt:i4>122</vt:i4>
      </vt:variant>
      <vt:variant>
        <vt:i4>0</vt:i4>
      </vt:variant>
      <vt:variant>
        <vt:i4>5</vt:i4>
      </vt:variant>
      <vt:variant>
        <vt:lpwstr/>
      </vt:variant>
      <vt:variant>
        <vt:lpwstr>_Toc318537465</vt:lpwstr>
      </vt:variant>
      <vt:variant>
        <vt:i4>1179656</vt:i4>
      </vt:variant>
      <vt:variant>
        <vt:i4>116</vt:i4>
      </vt:variant>
      <vt:variant>
        <vt:i4>0</vt:i4>
      </vt:variant>
      <vt:variant>
        <vt:i4>5</vt:i4>
      </vt:variant>
      <vt:variant>
        <vt:lpwstr/>
      </vt:variant>
      <vt:variant>
        <vt:lpwstr>_Toc318537464</vt:lpwstr>
      </vt:variant>
      <vt:variant>
        <vt:i4>1179663</vt:i4>
      </vt:variant>
      <vt:variant>
        <vt:i4>110</vt:i4>
      </vt:variant>
      <vt:variant>
        <vt:i4>0</vt:i4>
      </vt:variant>
      <vt:variant>
        <vt:i4>5</vt:i4>
      </vt:variant>
      <vt:variant>
        <vt:lpwstr/>
      </vt:variant>
      <vt:variant>
        <vt:lpwstr>_Toc318537463</vt:lpwstr>
      </vt:variant>
      <vt:variant>
        <vt:i4>1179662</vt:i4>
      </vt:variant>
      <vt:variant>
        <vt:i4>104</vt:i4>
      </vt:variant>
      <vt:variant>
        <vt:i4>0</vt:i4>
      </vt:variant>
      <vt:variant>
        <vt:i4>5</vt:i4>
      </vt:variant>
      <vt:variant>
        <vt:lpwstr/>
      </vt:variant>
      <vt:variant>
        <vt:lpwstr>_Toc318537462</vt:lpwstr>
      </vt:variant>
      <vt:variant>
        <vt:i4>1179661</vt:i4>
      </vt:variant>
      <vt:variant>
        <vt:i4>98</vt:i4>
      </vt:variant>
      <vt:variant>
        <vt:i4>0</vt:i4>
      </vt:variant>
      <vt:variant>
        <vt:i4>5</vt:i4>
      </vt:variant>
      <vt:variant>
        <vt:lpwstr/>
      </vt:variant>
      <vt:variant>
        <vt:lpwstr>_Toc318537461</vt:lpwstr>
      </vt:variant>
      <vt:variant>
        <vt:i4>1179660</vt:i4>
      </vt:variant>
      <vt:variant>
        <vt:i4>92</vt:i4>
      </vt:variant>
      <vt:variant>
        <vt:i4>0</vt:i4>
      </vt:variant>
      <vt:variant>
        <vt:i4>5</vt:i4>
      </vt:variant>
      <vt:variant>
        <vt:lpwstr/>
      </vt:variant>
      <vt:variant>
        <vt:lpwstr>_Toc318537460</vt:lpwstr>
      </vt:variant>
      <vt:variant>
        <vt:i4>1114117</vt:i4>
      </vt:variant>
      <vt:variant>
        <vt:i4>86</vt:i4>
      </vt:variant>
      <vt:variant>
        <vt:i4>0</vt:i4>
      </vt:variant>
      <vt:variant>
        <vt:i4>5</vt:i4>
      </vt:variant>
      <vt:variant>
        <vt:lpwstr/>
      </vt:variant>
      <vt:variant>
        <vt:lpwstr>_Toc318537459</vt:lpwstr>
      </vt:variant>
      <vt:variant>
        <vt:i4>1114116</vt:i4>
      </vt:variant>
      <vt:variant>
        <vt:i4>80</vt:i4>
      </vt:variant>
      <vt:variant>
        <vt:i4>0</vt:i4>
      </vt:variant>
      <vt:variant>
        <vt:i4>5</vt:i4>
      </vt:variant>
      <vt:variant>
        <vt:lpwstr/>
      </vt:variant>
      <vt:variant>
        <vt:lpwstr>_Toc318537458</vt:lpwstr>
      </vt:variant>
      <vt:variant>
        <vt:i4>1114123</vt:i4>
      </vt:variant>
      <vt:variant>
        <vt:i4>74</vt:i4>
      </vt:variant>
      <vt:variant>
        <vt:i4>0</vt:i4>
      </vt:variant>
      <vt:variant>
        <vt:i4>5</vt:i4>
      </vt:variant>
      <vt:variant>
        <vt:lpwstr/>
      </vt:variant>
      <vt:variant>
        <vt:lpwstr>_Toc318537457</vt:lpwstr>
      </vt:variant>
      <vt:variant>
        <vt:i4>1114122</vt:i4>
      </vt:variant>
      <vt:variant>
        <vt:i4>68</vt:i4>
      </vt:variant>
      <vt:variant>
        <vt:i4>0</vt:i4>
      </vt:variant>
      <vt:variant>
        <vt:i4>5</vt:i4>
      </vt:variant>
      <vt:variant>
        <vt:lpwstr/>
      </vt:variant>
      <vt:variant>
        <vt:lpwstr>_Toc318537456</vt:lpwstr>
      </vt:variant>
      <vt:variant>
        <vt:i4>1114121</vt:i4>
      </vt:variant>
      <vt:variant>
        <vt:i4>62</vt:i4>
      </vt:variant>
      <vt:variant>
        <vt:i4>0</vt:i4>
      </vt:variant>
      <vt:variant>
        <vt:i4>5</vt:i4>
      </vt:variant>
      <vt:variant>
        <vt:lpwstr/>
      </vt:variant>
      <vt:variant>
        <vt:lpwstr>_Toc318537455</vt:lpwstr>
      </vt:variant>
      <vt:variant>
        <vt:i4>1114120</vt:i4>
      </vt:variant>
      <vt:variant>
        <vt:i4>56</vt:i4>
      </vt:variant>
      <vt:variant>
        <vt:i4>0</vt:i4>
      </vt:variant>
      <vt:variant>
        <vt:i4>5</vt:i4>
      </vt:variant>
      <vt:variant>
        <vt:lpwstr/>
      </vt:variant>
      <vt:variant>
        <vt:lpwstr>_Toc318537454</vt:lpwstr>
      </vt:variant>
      <vt:variant>
        <vt:i4>1114127</vt:i4>
      </vt:variant>
      <vt:variant>
        <vt:i4>50</vt:i4>
      </vt:variant>
      <vt:variant>
        <vt:i4>0</vt:i4>
      </vt:variant>
      <vt:variant>
        <vt:i4>5</vt:i4>
      </vt:variant>
      <vt:variant>
        <vt:lpwstr/>
      </vt:variant>
      <vt:variant>
        <vt:lpwstr>_Toc318537453</vt:lpwstr>
      </vt:variant>
      <vt:variant>
        <vt:i4>1114126</vt:i4>
      </vt:variant>
      <vt:variant>
        <vt:i4>44</vt:i4>
      </vt:variant>
      <vt:variant>
        <vt:i4>0</vt:i4>
      </vt:variant>
      <vt:variant>
        <vt:i4>5</vt:i4>
      </vt:variant>
      <vt:variant>
        <vt:lpwstr/>
      </vt:variant>
      <vt:variant>
        <vt:lpwstr>_Toc318537452</vt:lpwstr>
      </vt:variant>
      <vt:variant>
        <vt:i4>1114125</vt:i4>
      </vt:variant>
      <vt:variant>
        <vt:i4>38</vt:i4>
      </vt:variant>
      <vt:variant>
        <vt:i4>0</vt:i4>
      </vt:variant>
      <vt:variant>
        <vt:i4>5</vt:i4>
      </vt:variant>
      <vt:variant>
        <vt:lpwstr/>
      </vt:variant>
      <vt:variant>
        <vt:lpwstr>_Toc318537451</vt:lpwstr>
      </vt:variant>
      <vt:variant>
        <vt:i4>1114124</vt:i4>
      </vt:variant>
      <vt:variant>
        <vt:i4>32</vt:i4>
      </vt:variant>
      <vt:variant>
        <vt:i4>0</vt:i4>
      </vt:variant>
      <vt:variant>
        <vt:i4>5</vt:i4>
      </vt:variant>
      <vt:variant>
        <vt:lpwstr/>
      </vt:variant>
      <vt:variant>
        <vt:lpwstr>_Toc318537450</vt:lpwstr>
      </vt:variant>
      <vt:variant>
        <vt:i4>1048581</vt:i4>
      </vt:variant>
      <vt:variant>
        <vt:i4>26</vt:i4>
      </vt:variant>
      <vt:variant>
        <vt:i4>0</vt:i4>
      </vt:variant>
      <vt:variant>
        <vt:i4>5</vt:i4>
      </vt:variant>
      <vt:variant>
        <vt:lpwstr/>
      </vt:variant>
      <vt:variant>
        <vt:lpwstr>_Toc318537449</vt:lpwstr>
      </vt:variant>
      <vt:variant>
        <vt:i4>1048580</vt:i4>
      </vt:variant>
      <vt:variant>
        <vt:i4>20</vt:i4>
      </vt:variant>
      <vt:variant>
        <vt:i4>0</vt:i4>
      </vt:variant>
      <vt:variant>
        <vt:i4>5</vt:i4>
      </vt:variant>
      <vt:variant>
        <vt:lpwstr/>
      </vt:variant>
      <vt:variant>
        <vt:lpwstr>_Toc318537448</vt:lpwstr>
      </vt:variant>
      <vt:variant>
        <vt:i4>1048587</vt:i4>
      </vt:variant>
      <vt:variant>
        <vt:i4>14</vt:i4>
      </vt:variant>
      <vt:variant>
        <vt:i4>0</vt:i4>
      </vt:variant>
      <vt:variant>
        <vt:i4>5</vt:i4>
      </vt:variant>
      <vt:variant>
        <vt:lpwstr/>
      </vt:variant>
      <vt:variant>
        <vt:lpwstr>_Toc318537447</vt:lpwstr>
      </vt:variant>
      <vt:variant>
        <vt:i4>1048586</vt:i4>
      </vt:variant>
      <vt:variant>
        <vt:i4>8</vt:i4>
      </vt:variant>
      <vt:variant>
        <vt:i4>0</vt:i4>
      </vt:variant>
      <vt:variant>
        <vt:i4>5</vt:i4>
      </vt:variant>
      <vt:variant>
        <vt:lpwstr/>
      </vt:variant>
      <vt:variant>
        <vt:lpwstr>_Toc318537446</vt:lpwstr>
      </vt:variant>
      <vt:variant>
        <vt:i4>1048585</vt:i4>
      </vt:variant>
      <vt:variant>
        <vt:i4>2</vt:i4>
      </vt:variant>
      <vt:variant>
        <vt:i4>0</vt:i4>
      </vt:variant>
      <vt:variant>
        <vt:i4>5</vt:i4>
      </vt:variant>
      <vt:variant>
        <vt:lpwstr/>
      </vt:variant>
      <vt:variant>
        <vt:lpwstr>_Toc318537445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LIBRARY IMPACT ON STUDENT PERSISTENCE</dc:title>
  <dc:creator>Mark Emmons</dc:creator>
  <cp:lastModifiedBy>Mark Emmons</cp:lastModifiedBy>
  <cp:revision>89</cp:revision>
  <cp:lastPrinted>2013-05-27T22:57:00Z</cp:lastPrinted>
  <dcterms:created xsi:type="dcterms:W3CDTF">2013-05-23T15:02:00Z</dcterms:created>
  <dcterms:modified xsi:type="dcterms:W3CDTF">2016-03-17T22:38:00Z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TC100763231033</vt:lpwstr>
  </property>
</Properties>
</file>